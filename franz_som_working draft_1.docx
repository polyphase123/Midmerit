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07FAB0" w14:textId="77777777" w:rsidR="0071449B" w:rsidRPr="00E40D63" w:rsidRDefault="004C0B06" w:rsidP="00F70D98">
      <w:pPr>
        <w:tabs>
          <w:tab w:val="left" w:pos="2660"/>
          <w:tab w:val="center" w:pos="4513"/>
        </w:tabs>
        <w:jc w:val="center"/>
        <w:rPr>
          <w:rFonts w:ascii="Georgia" w:eastAsia="Georgia" w:hAnsi="Georgia" w:cs="Georgia"/>
          <w:sz w:val="28"/>
          <w:szCs w:val="28"/>
        </w:rPr>
      </w:pPr>
      <w:r>
        <w:rPr>
          <w:rFonts w:ascii="Georgia" w:eastAsia="Georgia" w:hAnsi="Georgia" w:cs="Georgia"/>
          <w:sz w:val="28"/>
          <w:szCs w:val="28"/>
        </w:rPr>
        <w:t xml:space="preserve"> Republic of the Philippines</w:t>
      </w:r>
    </w:p>
    <w:p w14:paraId="5B2920D4" w14:textId="77777777" w:rsidR="0071449B" w:rsidRPr="00E40D63" w:rsidRDefault="004C0B06">
      <w:pPr>
        <w:jc w:val="center"/>
        <w:rPr>
          <w:rFonts w:ascii="Georgia" w:eastAsia="Georgia" w:hAnsi="Georgia" w:cs="Georgia"/>
          <w:sz w:val="28"/>
          <w:szCs w:val="28"/>
        </w:rPr>
      </w:pPr>
      <w:r>
        <w:rPr>
          <w:rFonts w:ascii="Georgia" w:eastAsia="Georgia" w:hAnsi="Georgia" w:cs="Georgia"/>
          <w:sz w:val="28"/>
          <w:szCs w:val="28"/>
        </w:rPr>
        <w:t>ENERGY REGULATORY COMMISSION</w:t>
      </w:r>
    </w:p>
    <w:p w14:paraId="53DD5EA0" w14:textId="77777777" w:rsidR="0071449B" w:rsidRPr="00E40D63" w:rsidRDefault="004C0B06">
      <w:pPr>
        <w:jc w:val="center"/>
        <w:rPr>
          <w:rFonts w:ascii="Georgia" w:eastAsia="Georgia" w:hAnsi="Georgia" w:cs="Georgia"/>
          <w:sz w:val="28"/>
          <w:szCs w:val="28"/>
        </w:rPr>
      </w:pPr>
      <w:r>
        <w:rPr>
          <w:rFonts w:ascii="Georgia" w:eastAsia="Georgia" w:hAnsi="Georgia" w:cs="Georgia"/>
          <w:sz w:val="28"/>
          <w:szCs w:val="28"/>
        </w:rPr>
        <w:t>Pasig City</w:t>
      </w:r>
    </w:p>
    <w:p w14:paraId="6E83F265" w14:textId="77777777" w:rsidR="0071449B" w:rsidRPr="00E40D63" w:rsidRDefault="0071449B">
      <w:pPr>
        <w:jc w:val="center"/>
        <w:rPr>
          <w:rFonts w:ascii="Georgia" w:eastAsia="Georgia" w:hAnsi="Georgia" w:cs="Georgia"/>
        </w:rPr>
      </w:pPr>
    </w:p>
    <w:p w14:paraId="56F6F777" w14:textId="77777777" w:rsidR="0071449B" w:rsidRPr="00E40D63" w:rsidRDefault="0071449B">
      <w:pPr>
        <w:jc w:val="center"/>
        <w:rPr>
          <w:rFonts w:ascii="Georgia" w:eastAsia="Georgia" w:hAnsi="Georgia" w:cs="Georgia"/>
        </w:rPr>
      </w:pPr>
    </w:p>
    <w:p w14:paraId="5B8063ED" w14:textId="77777777" w:rsidR="0071449B" w:rsidRPr="00E40D63" w:rsidRDefault="004C0B06">
      <w:pPr>
        <w:jc w:val="center"/>
        <w:rPr>
          <w:rFonts w:ascii="Georgia" w:eastAsia="Georgia" w:hAnsi="Georgia" w:cs="Georgia"/>
          <w:sz w:val="28"/>
          <w:szCs w:val="28"/>
        </w:rPr>
      </w:pPr>
      <w:r>
        <w:rPr>
          <w:rFonts w:ascii="Georgia" w:eastAsia="Georgia" w:hAnsi="Georgia" w:cs="Georgia"/>
          <w:sz w:val="28"/>
          <w:szCs w:val="28"/>
        </w:rPr>
        <w:t>Resolution No. __, Series of 2026</w:t>
      </w:r>
    </w:p>
    <w:p w14:paraId="678650D0" w14:textId="77777777" w:rsidR="0071449B" w:rsidRPr="00E40D63" w:rsidRDefault="0071449B">
      <w:pPr>
        <w:tabs>
          <w:tab w:val="left" w:pos="3795"/>
        </w:tabs>
        <w:rPr>
          <w:rFonts w:ascii="Georgia" w:eastAsia="Georgia" w:hAnsi="Georgia" w:cs="Georgia"/>
          <w:sz w:val="28"/>
          <w:szCs w:val="28"/>
        </w:rPr>
      </w:pPr>
    </w:p>
    <w:p w14:paraId="26D733F9" w14:textId="77777777" w:rsidR="00E40D63" w:rsidRPr="00E40D63" w:rsidRDefault="00E40D63" w:rsidP="00E40D63">
      <w:pPr>
        <w:ind w:firstLine="720"/>
        <w:jc w:val="center"/>
        <w:rPr>
          <w:rFonts w:ascii="Georgia" w:eastAsia="Georgia" w:hAnsi="Georgia" w:cs="Georgia"/>
          <w:b/>
          <w:bCs/>
          <w:sz w:val="28"/>
          <w:szCs w:val="28"/>
          <w:lang w:val="en-PH"/>
        </w:rPr>
      </w:pPr>
    </w:p>
    <w:p w14:paraId="28F1AD54" w14:textId="77777777" w:rsidR="008E1161" w:rsidRPr="008E1161" w:rsidRDefault="008E1161" w:rsidP="00915078">
      <w:pPr>
        <w:ind w:left="709" w:right="713" w:firstLine="720"/>
        <w:jc w:val="center"/>
        <w:rPr>
          <w:rFonts w:ascii="Georgia" w:eastAsia="Georgia" w:hAnsi="Georgia" w:cs="Georgia"/>
          <w:b/>
          <w:bCs/>
          <w:sz w:val="28"/>
          <w:szCs w:val="28"/>
          <w:lang w:val="en-PH"/>
        </w:rPr>
      </w:pPr>
      <w:bookmarkStart w:id="0" w:name="_btxqb189h4e5" w:colFirst="0" w:colLast="0"/>
      <w:bookmarkEnd w:id="0"/>
      <w:r>
        <w:rPr>
          <w:rFonts w:ascii="Georgia" w:eastAsia="Georgia" w:hAnsi="Georgia" w:cs="Georgia"/>
          <w:b/>
          <w:bCs/>
          <w:sz w:val="28"/>
          <w:szCs w:val="28"/>
          <w:lang w:val="en-PH"/>
        </w:rPr>
        <w:t>A RESOLUTION ADOPTING THE RULES ON THE GAS AUCTION THRESHOLD PRICE DETERMINATION METHODOLOGY, GAS PRICE BENCHMARK, AND SETTLEMENT MECHANISM FOR THE MID-MERIT NATURAL GAS CAPACITY AUCTION PROGRAM UNDER DEPARTMENT OF ENERGY DEPARTMENT CIRCULAR NO. DC2026-06-0013</w:t>
      </w:r>
    </w:p>
    <w:p w14:paraId="5A932922" w14:textId="77777777" w:rsidR="008E1161" w:rsidRDefault="008E1161" w:rsidP="008E1161">
      <w:pPr>
        <w:ind w:left="709" w:right="713" w:firstLine="720"/>
        <w:jc w:val="both"/>
        <w:rPr>
          <w:rFonts w:ascii="Georgia" w:eastAsia="Georgia" w:hAnsi="Georgia" w:cs="Georgia"/>
          <w:b/>
          <w:bCs/>
          <w:sz w:val="28"/>
          <w:szCs w:val="28"/>
          <w:lang w:val="en-PH"/>
        </w:rPr>
      </w:pPr>
    </w:p>
    <w:p w14:paraId="5A9DF157" w14:textId="77777777" w:rsidR="00290476" w:rsidRPr="008E1161" w:rsidRDefault="00290476" w:rsidP="008E1161">
      <w:pPr>
        <w:ind w:left="709" w:right="713" w:firstLine="720"/>
        <w:jc w:val="both"/>
        <w:rPr>
          <w:rFonts w:ascii="Georgia" w:eastAsia="Georgia" w:hAnsi="Georgia" w:cs="Georgia"/>
          <w:b/>
          <w:bCs/>
          <w:sz w:val="28"/>
          <w:szCs w:val="28"/>
          <w:lang w:val="en-PH"/>
        </w:rPr>
      </w:pPr>
    </w:p>
    <w:p w14:paraId="78407756"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xml:space="preserve">, Section 43 of Republic Act No. 9136, otherwise known as the </w:t>
      </w:r>
      <w:r>
        <w:rPr>
          <w:rFonts w:ascii="Georgia" w:eastAsia="Georgia" w:hAnsi="Georgia" w:cs="Georgia"/>
          <w:i/>
          <w:iCs/>
          <w:sz w:val="28"/>
          <w:szCs w:val="28"/>
          <w:lang w:val="en-PH"/>
        </w:rPr>
        <w:t>Electric Power Industry Reform Act of 2001</w:t>
      </w:r>
      <w:r>
        <w:rPr>
          <w:rFonts w:ascii="Georgia" w:eastAsia="Georgia" w:hAnsi="Georgia" w:cs="Georgia"/>
          <w:sz w:val="28"/>
          <w:szCs w:val="28"/>
          <w:lang w:val="en-PH"/>
        </w:rPr>
        <w:t xml:space="preserve"> (EPIRA), mandates the Energy Regulatory Commission (ERC or Commission) to promote competition, encourage market development, ensure customer choice, and penalize abuse of market power in the restructured electricity industry;</w:t>
      </w:r>
    </w:p>
    <w:p w14:paraId="5C2F0B30" w14:textId="77777777" w:rsidR="008E1161" w:rsidRPr="008E1161" w:rsidRDefault="008E1161" w:rsidP="008E1161">
      <w:pPr>
        <w:ind w:firstLine="720"/>
        <w:jc w:val="both"/>
        <w:rPr>
          <w:rFonts w:ascii="Georgia" w:eastAsia="Georgia" w:hAnsi="Georgia" w:cs="Georgia"/>
          <w:sz w:val="28"/>
          <w:szCs w:val="28"/>
          <w:lang w:val="en-PH"/>
        </w:rPr>
      </w:pPr>
    </w:p>
    <w:p w14:paraId="13CD0E53"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xml:space="preserve">, Section 43(f) of the EPIRA further mandates the Commission to fix and regulate the prices, fees, fines, and penalties of entities under its jurisdiction in accordance with law and to establish and enforce a methodology for setting transmission and distribution wheeling rates and retail rates for the captive market of a </w:t>
      </w:r>
      <w:del w:id="1" w:author="Claude" w:date="2026-07-28T10:17:00Z">
        <w:r>
          <w:rPr>
            <w:rFonts w:ascii="Georgia" w:eastAsia="Georgia" w:hAnsi="Georgia" w:cs="Georgia"/>
            <w:sz w:val="28"/>
            <w:szCs w:val="28"/>
            <w:highlight w:val="green"/>
            <w:lang w:val="en-PH"/>
          </w:rPr>
          <w:delText>distribution utility</w:delText>
        </w:r>
      </w:del>
      <w:ins w:id="2" w:author="Claude" w:date="2026-07-28T10:17:00Z">
        <w:r>
          <w:rPr>
            <w:rFonts w:ascii="Georgia" w:eastAsia="Georgia" w:hAnsi="Georgia" w:cs="Georgia"/>
            <w:sz w:val="28"/>
            <w:szCs w:val="28"/>
            <w:highlight w:val="green"/>
            <w:lang w:val="en-PH"/>
          </w:rPr>
          <w:t>Distribution Utility</w:t>
        </w:r>
      </w:ins>
      <w:r>
        <w:rPr>
          <w:rFonts w:ascii="Georgia" w:eastAsia="Georgia" w:hAnsi="Georgia" w:cs="Georgia"/>
          <w:sz w:val="28"/>
          <w:szCs w:val="28"/>
          <w:lang w:val="en-PH"/>
        </w:rPr>
        <w:t xml:space="preserve"> (DU);</w:t>
      </w:r>
    </w:p>
    <w:p w14:paraId="3CAB507B" w14:textId="77777777" w:rsidR="008E1161" w:rsidRPr="008E1161" w:rsidRDefault="008E1161" w:rsidP="008E1161">
      <w:pPr>
        <w:ind w:firstLine="720"/>
        <w:jc w:val="both"/>
        <w:rPr>
          <w:rFonts w:ascii="Georgia" w:eastAsia="Georgia" w:hAnsi="Georgia" w:cs="Georgia"/>
          <w:sz w:val="28"/>
          <w:szCs w:val="28"/>
          <w:lang w:val="en-PH"/>
        </w:rPr>
      </w:pPr>
    </w:p>
    <w:p w14:paraId="133B5FB8"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xml:space="preserve">, Republic Act No. 12120, otherwise known as the </w:t>
      </w:r>
      <w:r>
        <w:rPr>
          <w:rFonts w:ascii="Georgia" w:eastAsia="Georgia" w:hAnsi="Georgia" w:cs="Georgia"/>
          <w:i/>
          <w:iCs/>
          <w:sz w:val="28"/>
          <w:szCs w:val="28"/>
          <w:lang w:val="en-PH"/>
        </w:rPr>
        <w:t>Philippine Natural Gas Industry Development Act</w:t>
      </w:r>
      <w:r>
        <w:rPr>
          <w:rFonts w:ascii="Georgia" w:eastAsia="Georgia" w:hAnsi="Georgia" w:cs="Georgia"/>
          <w:sz w:val="28"/>
          <w:szCs w:val="28"/>
          <w:lang w:val="en-PH"/>
        </w:rPr>
        <w:t xml:space="preserve"> (PNGIDA), seeks to promote the development of the natural gas industry in the Philippines to ensure energy security, affordability, and sustainability; and authorizes the government to conduct transparent and competitive procurement processes for natural gas capacity to serve the power generation sector;</w:t>
      </w:r>
    </w:p>
    <w:p w14:paraId="67D3D1EF" w14:textId="77777777" w:rsidR="008E1161" w:rsidRPr="008E1161" w:rsidRDefault="008E1161" w:rsidP="008E1161">
      <w:pPr>
        <w:ind w:firstLine="720"/>
        <w:jc w:val="both"/>
        <w:rPr>
          <w:rFonts w:ascii="Georgia" w:eastAsia="Georgia" w:hAnsi="Georgia" w:cs="Georgia"/>
          <w:sz w:val="28"/>
          <w:szCs w:val="28"/>
          <w:lang w:val="en-PH"/>
        </w:rPr>
      </w:pPr>
    </w:p>
    <w:p w14:paraId="4429B197"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xml:space="preserve">, </w:t>
      </w:r>
      <w:del w:id="3" w:author="Claude" w:date="2026-07-28T10:59:00Z">
        <w:r>
          <w:rPr>
            <w:rFonts w:ascii="Georgia" w:eastAsia="Georgia" w:hAnsi="Georgia" w:cs="Georgia"/>
            <w:sz w:val="28"/>
            <w:szCs w:val="28"/>
            <w:highlight w:val="green"/>
            <w:lang w:val="en-PH"/>
          </w:rPr>
          <w:delText>Section 14</w:delText>
        </w:r>
      </w:del>
      <w:ins w:id="4" w:author="Claude" w:date="2026-07-28T10:59:00Z">
        <w:r>
          <w:rPr>
            <w:rFonts w:ascii="Georgia" w:eastAsia="Georgia" w:hAnsi="Georgia" w:cs="Georgia"/>
            <w:sz w:val="28"/>
            <w:szCs w:val="28"/>
            <w:highlight w:val="green"/>
            <w:lang w:val="en-PH"/>
          </w:rPr>
          <w:t>Section 4</w:t>
        </w:r>
      </w:ins>
      <w:r>
        <w:rPr>
          <w:rFonts w:ascii="Georgia" w:eastAsia="Georgia" w:hAnsi="Georgia" w:cs="Georgia"/>
          <w:sz w:val="28"/>
          <w:szCs w:val="28"/>
          <w:lang w:val="en-PH"/>
        </w:rPr>
        <w:t xml:space="preserve"> of Republic Act No. 7638, the </w:t>
      </w:r>
      <w:r>
        <w:rPr>
          <w:rFonts w:ascii="Georgia" w:eastAsia="Georgia" w:hAnsi="Georgia" w:cs="Georgia"/>
          <w:i/>
          <w:iCs/>
          <w:sz w:val="28"/>
          <w:szCs w:val="28"/>
          <w:lang w:val="en-PH"/>
        </w:rPr>
        <w:t>Department of Energy Act of 1992</w:t>
      </w:r>
      <w:r>
        <w:rPr>
          <w:rFonts w:ascii="Georgia" w:eastAsia="Georgia" w:hAnsi="Georgia" w:cs="Georgia"/>
          <w:sz w:val="28"/>
          <w:szCs w:val="28"/>
          <w:lang w:val="en-PH"/>
        </w:rPr>
        <w:t>, mandates the Department of Energy (DOE) to prepare, integrate, coordinate, supervise, and control all plans, programs, projects, and activities of the government relative to energy exploration, development, utilization, distribution, and conservation;</w:t>
      </w:r>
    </w:p>
    <w:p w14:paraId="0E8EB9B0" w14:textId="77777777" w:rsidR="008E1161" w:rsidRPr="008E1161" w:rsidRDefault="008E1161" w:rsidP="008E1161">
      <w:pPr>
        <w:ind w:firstLine="720"/>
        <w:jc w:val="both"/>
        <w:rPr>
          <w:rFonts w:ascii="Georgia" w:eastAsia="Georgia" w:hAnsi="Georgia" w:cs="Georgia"/>
          <w:sz w:val="28"/>
          <w:szCs w:val="28"/>
          <w:lang w:val="en-PH"/>
        </w:rPr>
      </w:pPr>
    </w:p>
    <w:p w14:paraId="14764186"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xml:space="preserve">, the DOE issued Department Circular No. DC2026-06-0013, titled </w:t>
      </w:r>
      <w:r>
        <w:rPr>
          <w:rFonts w:ascii="Georgia" w:eastAsia="Georgia" w:hAnsi="Georgia" w:cs="Georgia"/>
          <w:i/>
          <w:iCs/>
          <w:sz w:val="28"/>
          <w:szCs w:val="28"/>
          <w:lang w:val="en-PH"/>
        </w:rPr>
        <w:t>"Prescribing the Guidelines for the Conduct of the Mid-Merit Natural Gas Capacity Auction for Gas-Fired Power Generation"</w:t>
      </w:r>
      <w:r>
        <w:rPr>
          <w:rFonts w:ascii="Georgia" w:eastAsia="Georgia" w:hAnsi="Georgia" w:cs="Georgia"/>
          <w:sz w:val="28"/>
          <w:szCs w:val="28"/>
          <w:lang w:val="en-PH"/>
        </w:rPr>
        <w:t xml:space="preserve"> (Gas Auction Circular or the Circular), which establishes the framework for competitive procurement of mid-merit natural gas capacity to support the reliability and adequacy of the national grid as part of the Philippine Energy Transition Plan;</w:t>
      </w:r>
    </w:p>
    <w:p w14:paraId="17BC6815" w14:textId="77777777" w:rsidR="008E1161" w:rsidRPr="008E1161" w:rsidRDefault="008E1161" w:rsidP="008E1161">
      <w:pPr>
        <w:ind w:firstLine="720"/>
        <w:jc w:val="both"/>
        <w:rPr>
          <w:rFonts w:ascii="Georgia" w:eastAsia="Georgia" w:hAnsi="Georgia" w:cs="Georgia"/>
          <w:sz w:val="28"/>
          <w:szCs w:val="28"/>
          <w:lang w:val="en-PH"/>
        </w:rPr>
      </w:pPr>
    </w:p>
    <w:p w14:paraId="31F19C29"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xml:space="preserve">, Section 6.1 of the Gas Auction Circular mandates the Commission to determine and issue the Gas Auction Threshold (GAT) Price, </w:t>
      </w:r>
      <w:r>
        <w:rPr>
          <w:rFonts w:ascii="Georgia" w:eastAsia="Georgia" w:hAnsi="Georgia" w:cs="Georgia"/>
          <w:sz w:val="28"/>
          <w:szCs w:val="28"/>
          <w:lang w:val="en-PH"/>
        </w:rPr>
        <w:lastRenderedPageBreak/>
        <w:t>which shall serve as the maximum allowable Price Offer in each Auction Round, through an approved methodology that takes into account: (a) prudent and reasonable costs of constructing and operating mid-merit natural gas power facilities; (b) capacity factor and other technical considerations relevant to mid-merit dispatch; and (c) the need to ensure reasonable electricity rates for consumers while attracting sufficient investment in the sector;</w:t>
      </w:r>
    </w:p>
    <w:p w14:paraId="1D00A305" w14:textId="77777777" w:rsidR="008E1161" w:rsidRPr="008E1161" w:rsidRDefault="008E1161" w:rsidP="008E1161">
      <w:pPr>
        <w:ind w:firstLine="720"/>
        <w:jc w:val="both"/>
        <w:rPr>
          <w:rFonts w:ascii="Georgia" w:eastAsia="Georgia" w:hAnsi="Georgia" w:cs="Georgia"/>
          <w:sz w:val="28"/>
          <w:szCs w:val="28"/>
          <w:lang w:val="en-PH"/>
        </w:rPr>
      </w:pPr>
    </w:p>
    <w:p w14:paraId="3C7AAD4A"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Sections 18.2.2 and 18.2.3 of the Gas Auction Circular require the Commission to establish and publish a Gas Price Benchmarking Methodology defining the prevailing market price for various natural gas sources and establishing strict limitations and price caps on allowable add-on costs for fuel transport, logistics, regasification, and storage, to prevent the passing of unwarranted fuel procurement costs to consumers, and to conduct full review and regular auditing of the actual fuel procurement of Winning Bidders;</w:t>
      </w:r>
    </w:p>
    <w:p w14:paraId="4956CBBF" w14:textId="77777777" w:rsidR="008E1161" w:rsidRPr="008E1161" w:rsidRDefault="008E1161" w:rsidP="008E1161">
      <w:pPr>
        <w:ind w:firstLine="720"/>
        <w:jc w:val="both"/>
        <w:rPr>
          <w:rFonts w:ascii="Georgia" w:eastAsia="Georgia" w:hAnsi="Georgia" w:cs="Georgia"/>
          <w:sz w:val="28"/>
          <w:szCs w:val="28"/>
          <w:lang w:val="en-PH"/>
        </w:rPr>
      </w:pPr>
    </w:p>
    <w:p w14:paraId="21D32C64"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Sections 19.2.1 and 19.2.4 of the Gas Auction Circular require the Market Operator (MO) to submit the Settlement Mechanism for the Mid-Merit Natural Gas Capacity Auction Program to the Commission for review and approval within thirty (30) calendar days from the effectivity of the Circular, and to seek ERC approval for cost recovery related to the implementation of the Settlement Mechanism;</w:t>
      </w:r>
    </w:p>
    <w:p w14:paraId="3D5AAF2D" w14:textId="77777777" w:rsidR="008E1161" w:rsidRPr="008E1161" w:rsidRDefault="008E1161" w:rsidP="008E1161">
      <w:pPr>
        <w:ind w:firstLine="720"/>
        <w:jc w:val="both"/>
        <w:rPr>
          <w:rFonts w:ascii="Georgia" w:eastAsia="Georgia" w:hAnsi="Georgia" w:cs="Georgia"/>
          <w:sz w:val="28"/>
          <w:szCs w:val="28"/>
          <w:lang w:val="en-PH"/>
        </w:rPr>
      </w:pPr>
    </w:p>
    <w:p w14:paraId="5AFF29B0"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Section 22 of the Gas Auction Circular provides that the Settlement Mechanism shall be implemented only after: (1) approval by the Commission; and (2) certification by the WESM Governance Arm that the market systems are compliant with the Settlement Mechanism and capable of accurately computing and processing the relevant settlements;</w:t>
      </w:r>
    </w:p>
    <w:p w14:paraId="09EF24B3" w14:textId="77777777" w:rsidR="008E1161" w:rsidRPr="008E1161" w:rsidRDefault="008E1161" w:rsidP="008E1161">
      <w:pPr>
        <w:ind w:firstLine="720"/>
        <w:jc w:val="both"/>
        <w:rPr>
          <w:rFonts w:ascii="Georgia" w:eastAsia="Georgia" w:hAnsi="Georgia" w:cs="Georgia"/>
          <w:sz w:val="28"/>
          <w:szCs w:val="28"/>
          <w:lang w:val="en-PH"/>
        </w:rPr>
      </w:pPr>
    </w:p>
    <w:p w14:paraId="365F9FC0"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b/>
          <w:sz w:val="28"/>
        </w:rPr>
        <w:t>WHEREAS</w:t>
      </w:r>
      <w:r>
        <w:rPr>
          <w:rFonts w:ascii="Georgia" w:hAnsi="Georgia"/>
          <w:sz w:val="28"/>
        </w:rPr>
        <w:t>, historical Wholesale Electricity Spot Market (WESM) trading data for the Commission's existing mid-merit, gas-fired reference fleet</w:t>
      </w:r>
      <w:ins w:id="5" w:author="Claude" w:date="2026-08-25T14:02:00Z">
        <w:r>
          <w:rPr>
            <w:rFonts w:ascii="Georgia" w:hAnsi="Georgia"/>
            <w:sz w:val="28"/>
            <w:highlight w:val="green"/>
          </w:rPr>
          <w:t xml:space="preserve"> </w:t>
        </w:r>
      </w:ins>
      <w:del w:id="6" w:author="Claude" w:date="2026-08-25T14:02:00Z">
        <w:r>
          <w:rPr>
            <w:rFonts w:ascii="Georgia" w:hAnsi="Georgia"/>
            <w:sz w:val="28"/>
            <w:highlight w:val="green"/>
          </w:rPr>
          <w:delText xml:space="preserve">, including </w:delText>
        </w:r>
      </w:del>
      <w:ins w:id="7" w:author="Claude" w:date="2026-07-28T10:53:00Z">
        <w:del w:id="8" w:author="Claude" w:date="2026-08-25T14:02:00Z">
          <w:r>
            <w:rPr>
              <w:rFonts w:ascii="Georgia" w:hAnsi="Georgia"/>
              <w:sz w:val="28"/>
              <w:highlight w:val="green"/>
            </w:rPr>
            <w:delText>First NatGas Power Corporation (</w:delText>
          </w:r>
        </w:del>
      </w:ins>
      <w:del w:id="9" w:author="Claude" w:date="2026-08-25T14:02:00Z">
        <w:r>
          <w:rPr>
            <w:rFonts w:ascii="Georgia" w:hAnsi="Georgia"/>
            <w:sz w:val="28"/>
            <w:highlight w:val="green"/>
          </w:rPr>
          <w:delText>FNPC</w:delText>
        </w:r>
      </w:del>
      <w:ins w:id="10" w:author="Claude" w:date="2026-07-28T10:53:00Z">
        <w:del w:id="11" w:author="Claude" w:date="2026-08-25T14:02:00Z">
          <w:r>
            <w:rPr>
              <w:rFonts w:ascii="Georgia" w:hAnsi="Georgia"/>
              <w:sz w:val="28"/>
              <w:highlight w:val="green"/>
            </w:rPr>
            <w:delText>)</w:delText>
          </w:r>
        </w:del>
      </w:ins>
      <w:del w:id="12" w:author="Claude" w:date="2026-08-25T14:02:00Z">
        <w:r>
          <w:rPr>
            <w:rFonts w:ascii="Georgia" w:hAnsi="Georgia"/>
            <w:sz w:val="28"/>
            <w:highlight w:val="green"/>
          </w:rPr>
          <w:delText xml:space="preserve"> San Gabriel, </w:delText>
        </w:r>
      </w:del>
      <w:r>
        <w:rPr>
          <w:rFonts w:ascii="Georgia" w:hAnsi="Georgia"/>
          <w:sz w:val="28"/>
        </w:rPr>
        <w:t xml:space="preserve">show that, absent a capacity-based, price-certain mechanism, such facilities' monthly average maximum offer bids have repeatedly reached, or approached within a narrow margin of, the prevailing WESM price cap </w:t>
      </w:r>
      <w:commentRangeStart w:id="13"/>
      <w:del w:id="14" w:author="Claude" w:date="2026-10-08T09:00:00Z">
        <w:r>
          <w:rPr>
            <w:rFonts w:ascii="Georgia" w:hAnsi="Georgia"/>
            <w:sz w:val="28"/>
            <w:highlight w:val="green"/>
          </w:rPr>
          <w:delText xml:space="preserve">of Thirty-Two Thousand Pesos (PhP32,000.00) per Megawatt-hour </w:delText>
        </w:r>
      </w:del>
      <w:commentRangeEnd w:id="13"/>
      <w:r>
        <w:rPr>
          <w:rStyle w:val="CommentReference"/>
          <w:rFonts w:ascii="Georgia" w:hAnsi="Georgia"/>
          <w:sz w:val="28"/>
          <w:szCs w:val="24"/>
        </w:rPr>
        <w:commentReference w:id="13"/>
      </w:r>
      <w:r>
        <w:rPr>
          <w:rFonts w:ascii="Georgia" w:hAnsi="Georgia"/>
          <w:sz w:val="28"/>
        </w:rPr>
        <w:t>during sustained periods of grid supply tightness</w:t>
      </w:r>
      <w:del w:id="15" w:author="Claude" w:date="2026-10-08T09:00:00Z">
        <w:r>
          <w:rPr>
            <w:rFonts w:ascii="Georgia" w:hAnsi="Georgia"/>
            <w:sz w:val="28"/>
            <w:highlight w:val="green"/>
          </w:rPr>
          <w:delText>,</w:delText>
        </w:r>
      </w:del>
      <w:del w:id="16" w:author="Claude" w:date="2026-08-26T00:25:00Z">
        <w:r>
          <w:rPr>
            <w:rFonts w:ascii="Georgia" w:hAnsi="Georgia"/>
            <w:sz w:val="28"/>
            <w:highlight w:val="green"/>
          </w:rPr>
          <w:delText xml:space="preserve"> </w:delText>
        </w:r>
      </w:del>
      <w:del w:id="17" w:author="Claude" w:date="2026-10-08T09:00:00Z">
        <w:r>
          <w:rPr>
            <w:rFonts w:ascii="Georgia" w:hAnsi="Georgia"/>
            <w:sz w:val="28"/>
            <w:highlight w:val="green"/>
          </w:rPr>
          <w:delText xml:space="preserve"> including nearly every month from July 2025 through February 2026, before moderating to elevated but sub-cap levels thereafter,</w:delText>
        </w:r>
      </w:del>
      <w:ins w:id="18" w:author="Claude" w:date="2026-10-08T09:00:00Z">
        <w:r>
          <w:rPr>
            <w:rFonts w:ascii="Georgia" w:hAnsi="Georgia"/>
            <w:sz w:val="28"/>
            <w:highlight w:val="green"/>
          </w:rPr>
          <w:t>,</w:t>
        </w:r>
      </w:ins>
      <w:r>
        <w:rPr>
          <w:rFonts w:ascii="Georgia" w:hAnsi="Georgia"/>
          <w:sz w:val="28"/>
        </w:rPr>
        <w:t xml:space="preserve"> exposing </w:t>
      </w:r>
      <w:del w:id="19" w:author="Claude" w:date="2026-07-28T10:53:00Z">
        <w:r>
          <w:rPr>
            <w:rFonts w:ascii="Georgia" w:hAnsi="Georgia"/>
            <w:sz w:val="28"/>
            <w:highlight w:val="green"/>
          </w:rPr>
          <w:delText>Dus</w:delText>
        </w:r>
      </w:del>
      <w:ins w:id="20" w:author="Claude" w:date="2026-07-28T10:53:00Z">
        <w:r>
          <w:rPr>
            <w:rFonts w:ascii="Georgia" w:hAnsi="Georgia"/>
            <w:sz w:val="28"/>
            <w:highlight w:val="green"/>
          </w:rPr>
          <w:t>DUs</w:t>
        </w:r>
      </w:ins>
      <w:r>
        <w:rPr>
          <w:rFonts w:ascii="Georgia" w:hAnsi="Georgia"/>
          <w:sz w:val="28"/>
        </w:rPr>
        <w:t xml:space="preserve"> and end-consumers to uncontrolled spot-market price spikes in the absence of the Gas Auction Threshold Price ceiling established under these Rules;</w:t>
      </w:r>
    </w:p>
    <w:p w14:paraId="0D804F7C" w14:textId="77777777" w:rsidR="008E1161" w:rsidRPr="008E1161" w:rsidRDefault="008E1161" w:rsidP="008E1161">
      <w:pPr>
        <w:ind w:firstLine="720"/>
        <w:jc w:val="both"/>
        <w:rPr>
          <w:rFonts w:ascii="Georgia" w:eastAsia="Georgia" w:hAnsi="Georgia" w:cs="Georgia"/>
          <w:sz w:val="28"/>
          <w:szCs w:val="28"/>
          <w:lang w:val="en-PH"/>
        </w:rPr>
      </w:pPr>
    </w:p>
    <w:p w14:paraId="0E760D82" w14:textId="77777777" w:rsidR="008E1161" w:rsidRPr="008E1161" w:rsidRDefault="008E1161" w:rsidP="008E1161">
      <w:pPr>
        <w:ind w:firstLine="720"/>
        <w:jc w:val="both"/>
        <w:rPr>
          <w:rFonts w:ascii="Georgia" w:eastAsia="Georgia" w:hAnsi="Georgia" w:cs="Georgia"/>
          <w:sz w:val="28"/>
          <w:szCs w:val="28"/>
          <w:lang w:val="en-PH"/>
        </w:rPr>
      </w:pPr>
    </w:p>
    <w:p w14:paraId="61F0F650"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b/>
          <w:bCs/>
          <w:sz w:val="28"/>
          <w:szCs w:val="28"/>
          <w:lang w:val="en-PH"/>
        </w:rPr>
        <w:t>WHEREAS</w:t>
      </w:r>
      <w:r>
        <w:rPr>
          <w:rFonts w:ascii="Georgia" w:eastAsia="Georgia" w:hAnsi="Georgia" w:cs="Georgia"/>
          <w:sz w:val="28"/>
          <w:szCs w:val="28"/>
          <w:lang w:val="en-PH"/>
        </w:rPr>
        <w:t>, it is necessary and appropriate for the Commission to issue the requisite rules and regulations to fulfill its mandates under the Gas Auction Circular, to ensure that the GAT Price is determined on the basis of sound, cost-reflective financial methodology, that fuel costs passed through to consumers are benchmarked against prudent market prices, and that the Settlement Mechanism provides Winning Bidders with full revenue recovery of their Gas Auction Price</w:t>
      </w:r>
      <w:ins w:id="21" w:author="Claude" w:date="2026-07-28T10:17:00Z">
        <w:r>
          <w:rPr>
            <w:rFonts w:ascii="Georgia" w:eastAsia="Georgia" w:hAnsi="Georgia" w:cs="Georgia"/>
            <w:sz w:val="28"/>
            <w:szCs w:val="28"/>
            <w:highlight w:val="green"/>
            <w:lang w:val="en-PH"/>
          </w:rPr>
          <w:t xml:space="preserve"> (GAP)</w:t>
        </w:r>
      </w:ins>
      <w:r>
        <w:rPr>
          <w:rFonts w:ascii="Georgia" w:eastAsia="Georgia" w:hAnsi="Georgia" w:cs="Georgia"/>
          <w:sz w:val="28"/>
          <w:szCs w:val="28"/>
          <w:lang w:val="en-PH"/>
        </w:rPr>
        <w:t xml:space="preserve"> and fuel costs through the WESM and off-taker DUs.</w:t>
      </w:r>
    </w:p>
    <w:p w14:paraId="74263CD7" w14:textId="77777777" w:rsidR="0008735A" w:rsidRDefault="0008735A">
      <w:pPr>
        <w:jc w:val="both"/>
        <w:rPr>
          <w:rFonts w:ascii="Georgia" w:eastAsia="Georgia" w:hAnsi="Georgia" w:cs="Georgia"/>
          <w:sz w:val="28"/>
          <w:szCs w:val="28"/>
          <w:lang w:val="en-PH"/>
        </w:rPr>
      </w:pPr>
    </w:p>
    <w:p w14:paraId="79F905E1" w14:textId="77777777" w:rsidR="008E1161" w:rsidRPr="008E1161" w:rsidRDefault="008E1161" w:rsidP="008E1161">
      <w:pPr>
        <w:ind w:firstLine="720"/>
        <w:jc w:val="both"/>
        <w:rPr>
          <w:ins w:id="22" w:author="Claude" w:date="2026-08-25T11:17:00Z"/>
          <w:rFonts w:ascii="Georgia" w:eastAsia="Georgia" w:hAnsi="Georgia" w:cs="Georgia"/>
          <w:sz w:val="28"/>
          <w:szCs w:val="28"/>
          <w:lang w:val="en-PH"/>
        </w:rPr>
      </w:pPr>
      <w:commentRangeStart w:id="23"/>
      <w:ins w:id="24" w:author="Claude" w:date="2026-08-25T11:17:00Z">
        <w:r>
          <w:rPr>
            <w:rFonts w:ascii="Georgia" w:eastAsia="Georgia" w:hAnsi="Georgia" w:cs="Georgia"/>
            <w:b/>
            <w:bCs/>
            <w:sz w:val="28"/>
            <w:szCs w:val="28"/>
            <w:highlight w:val="green"/>
            <w:lang w:val="en-PH"/>
          </w:rPr>
          <w:t>WHEREAS</w:t>
        </w:r>
        <w:commentRangeEnd w:id="23"/>
        <w:r>
          <w:rPr>
            <w:rStyle w:val="CommentReference"/>
            <w:rFonts w:ascii="Georgia" w:eastAsia="Georgia" w:hAnsi="Georgia" w:cs="Georgia"/>
            <w:sz w:val="28"/>
            <w:szCs w:val="28"/>
            <w:highlight w:val="green"/>
            <w:lang w:val="en-PH"/>
          </w:rPr>
          <w:commentReference w:id="23"/>
        </w:r>
        <w:r>
          <w:rPr>
            <w:rFonts w:ascii="Georgia" w:eastAsia="Georgia" w:hAnsi="Georgia" w:cs="Georgia"/>
            <w:sz w:val="28"/>
            <w:szCs w:val="28"/>
            <w:highlight w:val="green"/>
            <w:lang w:val="en-PH"/>
          </w:rPr>
          <w:t xml:space="preserve">, these Rules establish the methodology, standards, and procedures governing the determination of the GAT Price, the Gas Price Benchmark, and the Settlement Mechanism, but do not themselves fix the specific numerical inputs required to apply that methodology to a given </w:t>
        </w:r>
        <w:r>
          <w:rPr>
            <w:rFonts w:ascii="Georgia" w:eastAsia="Georgia" w:hAnsi="Georgia" w:cs="Georgia"/>
            <w:sz w:val="28"/>
            <w:szCs w:val="28"/>
            <w:highlight w:val="green"/>
            <w:lang w:val="en-PH"/>
          </w:rPr>
          <w:lastRenderedPageBreak/>
          <w:t>Auction Round</w:t>
        </w:r>
        <w:del w:id="25" w:author="Claude" w:date="2026-08-25T15:33:00Z">
          <w:r>
            <w:rPr>
              <w:rFonts w:ascii="Georgia" w:eastAsia="Georgia" w:hAnsi="Georgia" w:cs="Georgia"/>
              <w:sz w:val="28"/>
              <w:szCs w:val="28"/>
              <w:highlight w:val="green"/>
              <w:lang w:val="en-PH"/>
            </w:rPr>
            <w:delText>, including but not limited to: (a) the Reference Installed Capacity, Reference All-In Project Cost, Fixed and Variable Non-Fuel O&amp;M Costs, General and Administrative Costs, Reference Construction Period, Reference Operating Period, Debt:Equity Ratio, Cost of Debt, Equity Required Rate of Return, Local:Foreign Capital Ratio, Income Tax Rate, and Peso-Dollar Exchange Rate Reference, and the other Key Parameters and Reference Parameters of the DCF Model prescribed under Section 8.7 and Annex “A” of these Rules; (b) the Allowable Add-On Cost Caps for Regasification/Terminal Fees, Pipeline Transportation, Marine/Trucking Transportation, LNG Storage, Gas Processing/Conditioning, Measurement/Testing/Metering, and the Boil-Off Gas Loss Allowance under Section 17 of these Rules; (c) the Reference Heat Rate Cap for each Facility Type under Section 19 of these Rules; and (d) the Fuel VAT Rate under Section 18(d) of these Rules</w:delText>
          </w:r>
        </w:del>
        <w:r>
          <w:rPr>
            <w:rFonts w:ascii="Georgia" w:eastAsia="Georgia" w:hAnsi="Georgia" w:cs="Georgia"/>
            <w:sz w:val="28"/>
            <w:szCs w:val="28"/>
            <w:highlight w:val="green"/>
            <w:lang w:val="en-PH"/>
          </w:rPr>
          <w:t>; such specific values, informed by the Reference Parameters set out in Annex “A” of these Rules and the results of public consultation, shall instead be fixed by the Commission through a separate resolution</w:t>
        </w:r>
        <w:del w:id="26" w:author="Claude" w:date="2026-08-25T15:33:00Z">
          <w:r>
            <w:rPr>
              <w:rFonts w:ascii="Georgia" w:eastAsia="Georgia" w:hAnsi="Georgia" w:cs="Georgia"/>
              <w:sz w:val="28"/>
              <w:szCs w:val="28"/>
              <w:highlight w:val="green"/>
              <w:lang w:val="en-PH"/>
            </w:rPr>
            <w:delText xml:space="preserve"> to be entitled the “RESOLUTION ADOPTING THE REFERENCE PARAMETERS AND VALUES FOR THE GAS AUCTION THRESHOLD PRICE, GAS PRICE BENCHMARK, AND ALLOWABLE COST CAPS UNDER THE RULES ON THE GAS AUCTION THRESHOLD PRICE DETERMINATION METHODOLOGY, GAS PRICE BENCHMARK, AND SETTLEMENT MECHANISM FOR THE MID-MERIT NATURAL GAS CAPACITY AUCTION PROGRAM”</w:delText>
          </w:r>
        </w:del>
        <w:del w:id="27" w:author="Claude" w:date="2026-08-25T23:42:00Z">
          <w:r>
            <w:rPr>
              <w:rFonts w:ascii="Georgia" w:eastAsia="Georgia" w:hAnsi="Georgia" w:cs="Georgia"/>
              <w:sz w:val="28"/>
              <w:szCs w:val="28"/>
              <w:highlight w:val="green"/>
              <w:lang w:val="en-PH"/>
            </w:rPr>
            <w:delText xml:space="preserve"> (the “Reference Parameters Resolution”), so that the numerical inputs to the GAT Price, Gas Price Benchmark, and Settlement Mechanism are clear and a matter of public record.</w:delText>
          </w:r>
        </w:del>
      </w:ins>
      <w:ins w:id="28" w:author="Claude" w:date="2026-08-25T23:42:00Z">
        <w:r>
          <w:rPr>
            <w:rFonts w:ascii="Georgia" w:eastAsia="Georgia" w:hAnsi="Georgia" w:cs="Georgia"/>
            <w:sz w:val="28"/>
            <w:szCs w:val="28"/>
            <w:highlight w:val="green"/>
            <w:lang w:val="en-PH"/>
          </w:rPr>
          <w:t xml:space="preserve"> (the “Reference Parameters Resolution”), which shall be subject to such modifications as the results of the public consultation to be conducted thereon may warrant, so that the numerical inputs to the GAT Price, Gas Price Benchmark, and Settlement Mechanism are clear and a matter of public record.</w:t>
        </w:r>
      </w:ins>
    </w:p>
    <w:p w14:paraId="616379A7" w14:textId="77777777" w:rsidR="008E1161" w:rsidRPr="008E1161" w:rsidRDefault="008E1161" w:rsidP="008E1161">
      <w:pPr>
        <w:ind w:firstLine="720"/>
        <w:jc w:val="both"/>
        <w:rPr>
          <w:rFonts w:ascii="Georgia" w:eastAsia="Georgia" w:hAnsi="Georgia" w:cs="Georgia"/>
          <w:sz w:val="28"/>
          <w:szCs w:val="28"/>
          <w:lang w:val="en-PH"/>
        </w:rPr>
      </w:pPr>
    </w:p>
    <w:p w14:paraId="403EF1AE" w14:textId="77777777" w:rsidR="00D8574C" w:rsidRPr="00D8574C" w:rsidRDefault="008E1161" w:rsidP="00D8574C">
      <w:pPr>
        <w:ind w:firstLine="709"/>
        <w:jc w:val="both"/>
        <w:rPr>
          <w:rFonts w:ascii="Georgia" w:eastAsia="Georgia" w:hAnsi="Georgia" w:cs="Georgia"/>
          <w:b/>
          <w:bCs/>
          <w:sz w:val="28"/>
          <w:szCs w:val="28"/>
          <w:lang w:val="en-PH"/>
        </w:rPr>
      </w:pPr>
      <w:r>
        <w:rPr>
          <w:rFonts w:ascii="Georgia" w:eastAsia="Georgia" w:hAnsi="Georgia" w:cs="Georgia"/>
          <w:b/>
          <w:bCs/>
          <w:sz w:val="28"/>
          <w:szCs w:val="28"/>
          <w:lang w:val="en-PH"/>
        </w:rPr>
        <w:t>NOW THEREFORE</w:t>
      </w:r>
      <w:r>
        <w:rPr>
          <w:rFonts w:ascii="Georgia" w:eastAsia="Georgia" w:hAnsi="Georgia" w:cs="Georgia"/>
          <w:sz w:val="28"/>
          <w:szCs w:val="28"/>
          <w:lang w:val="en-PH"/>
        </w:rPr>
        <w:t xml:space="preserve">, premises considered, the Commission hereby </w:t>
      </w:r>
      <w:r>
        <w:rPr>
          <w:rFonts w:ascii="Georgia" w:eastAsia="Georgia" w:hAnsi="Georgia" w:cs="Georgia"/>
          <w:b/>
          <w:bCs/>
          <w:sz w:val="28"/>
          <w:szCs w:val="28"/>
          <w:lang w:val="en-PH"/>
        </w:rPr>
        <w:t>RESOLVES</w:t>
      </w:r>
      <w:r>
        <w:rPr>
          <w:rFonts w:ascii="Georgia" w:eastAsia="Georgia" w:hAnsi="Georgia" w:cs="Georgia"/>
          <w:sz w:val="28"/>
          <w:szCs w:val="28"/>
          <w:lang w:val="en-PH"/>
        </w:rPr>
        <w:t xml:space="preserve"> to adopt and promulgate the </w:t>
      </w:r>
      <w:r>
        <w:rPr>
          <w:rFonts w:ascii="Georgia" w:eastAsia="Georgia" w:hAnsi="Georgia" w:cs="Georgia"/>
          <w:b/>
          <w:bCs/>
          <w:sz w:val="28"/>
          <w:szCs w:val="28"/>
          <w:lang w:val="en-PH"/>
        </w:rPr>
        <w:t>RESOLUTION ADOPTING THE RULES ON THE GAS AUCTION THRESHOLD PRICE DETERMINATION METHODOLOGY, GAS PRICE BENCHMARK, AND SETTLEMENT MECHANISM FOR THE MID-MERIT NATURAL GAS CAPACITY AUCTION PROGRAM UNDER DEPARTMENT OF ENERGY DEPARTMENT CIRCULAR NO. DC2026-06-0013</w:t>
      </w:r>
      <w:commentRangeStart w:id="29"/>
      <w:ins w:id="30" w:author="Claude" w:date="2026-10-13T09:00:00Z">
        <w:r>
          <w:rPr>
            <w:rFonts w:ascii="Georgia" w:eastAsia="Georgia" w:hAnsi="Georgia" w:cs="Georgia"/>
            <w:b/>
            <w:bCs/>
            <w:sz w:val="28"/>
            <w:szCs w:val="28"/>
            <w:highlight w:val="green"/>
            <w:lang w:val="en-PH"/>
          </w:rPr>
          <w:t>.</w:t>
        </w:r>
      </w:ins>
      <w:commentRangeEnd w:id="29"/>
      <w:r w:rsidRPr="00D8574C">
        <w:rPr>
          <w:rStyle w:val="CommentReference"/>
          <w:rFonts w:ascii="Georgia" w:eastAsia="Georgia" w:hAnsi="Georgia" w:cs="Georgia"/>
          <w:b/>
          <w:bCs/>
          <w:sz w:val="28"/>
          <w:szCs w:val="28"/>
          <w:lang w:val="en-PH"/>
        </w:rPr>
        <w:commentReference w:id="29"/>
      </w:r>
    </w:p>
    <w:p w14:paraId="49CA7D46" w14:textId="77777777" w:rsidR="00D8574C" w:rsidRDefault="00D8574C" w:rsidP="00D8574C">
      <w:pPr>
        <w:jc w:val="both"/>
        <w:rPr>
          <w:rFonts w:ascii="Georgia" w:eastAsia="Georgia" w:hAnsi="Georgia" w:cs="Georgia"/>
          <w:sz w:val="28"/>
          <w:szCs w:val="28"/>
          <w:lang w:val="en-PH"/>
        </w:rPr>
      </w:pPr>
    </w:p>
    <w:p w14:paraId="7834B0D5" w14:textId="77777777" w:rsidR="00D8574C" w:rsidRPr="00720BE4" w:rsidRDefault="00D8574C" w:rsidP="00D8574C">
      <w:pPr>
        <w:tabs>
          <w:tab w:val="left" w:pos="3795"/>
        </w:tabs>
        <w:ind w:firstLine="709"/>
        <w:jc w:val="both"/>
        <w:rPr>
          <w:rFonts w:ascii="Georgia" w:eastAsia="Georgia" w:hAnsi="Georgia" w:cs="Georgia"/>
          <w:sz w:val="28"/>
          <w:szCs w:val="28"/>
          <w:lang w:val="en-US"/>
        </w:rPr>
      </w:pPr>
      <w:r>
        <w:rPr>
          <w:rFonts w:ascii="Georgia" w:eastAsia="Georgia" w:hAnsi="Georgia" w:cs="Georgia"/>
          <w:sz w:val="28"/>
          <w:szCs w:val="28"/>
          <w:lang w:val="en-US"/>
        </w:rPr>
        <w:t>This Resolution shall take effect fifteen (15) days following its complete publication in a newspaper of general circulation in the country or in the Official Gazette, whichever comes earlier.</w:t>
      </w:r>
    </w:p>
    <w:p w14:paraId="1870C362" w14:textId="77777777" w:rsidR="00D8574C" w:rsidRPr="00720BE4" w:rsidRDefault="00D8574C" w:rsidP="00D8574C">
      <w:pPr>
        <w:tabs>
          <w:tab w:val="left" w:pos="3795"/>
        </w:tabs>
        <w:ind w:firstLine="709"/>
        <w:jc w:val="both"/>
        <w:rPr>
          <w:rFonts w:ascii="Georgia" w:eastAsia="Georgia" w:hAnsi="Georgia" w:cs="Georgia"/>
          <w:sz w:val="28"/>
          <w:szCs w:val="28"/>
          <w:lang w:val="en-US"/>
        </w:rPr>
      </w:pPr>
    </w:p>
    <w:p w14:paraId="39043E93" w14:textId="77777777" w:rsidR="00D8574C" w:rsidRPr="00720BE4" w:rsidRDefault="00D8574C" w:rsidP="00D8574C">
      <w:pPr>
        <w:tabs>
          <w:tab w:val="left" w:pos="3795"/>
        </w:tabs>
        <w:ind w:firstLine="709"/>
        <w:jc w:val="both"/>
        <w:rPr>
          <w:rFonts w:ascii="Georgia" w:eastAsia="Georgia" w:hAnsi="Georgia" w:cs="Georgia"/>
          <w:sz w:val="28"/>
          <w:szCs w:val="28"/>
          <w:lang w:val="en-US"/>
        </w:rPr>
      </w:pPr>
      <w:r>
        <w:rPr>
          <w:rFonts w:ascii="Georgia" w:eastAsia="Georgia" w:hAnsi="Georgia" w:cs="Georgia"/>
          <w:sz w:val="28"/>
          <w:szCs w:val="28"/>
          <w:lang w:val="en-US"/>
        </w:rPr>
        <w:t>Let copies of this Resolution be furnished to the University of the Philippines Law Center - Office of the National Administrative Register (UPLC-ONAR) and all parties concerned.</w:t>
      </w:r>
    </w:p>
    <w:p w14:paraId="72E15B2D" w14:textId="77777777" w:rsidR="00D8574C" w:rsidRPr="00720BE4" w:rsidRDefault="00D8574C" w:rsidP="00D8574C">
      <w:pPr>
        <w:tabs>
          <w:tab w:val="left" w:pos="3795"/>
        </w:tabs>
        <w:ind w:firstLine="709"/>
        <w:jc w:val="both"/>
        <w:rPr>
          <w:rFonts w:ascii="Georgia" w:eastAsia="Georgia" w:hAnsi="Georgia" w:cs="Georgia"/>
          <w:sz w:val="28"/>
          <w:szCs w:val="28"/>
          <w:lang w:val="en-US"/>
        </w:rPr>
      </w:pPr>
    </w:p>
    <w:p w14:paraId="4A73BC04" w14:textId="77777777" w:rsidR="00D8574C" w:rsidRPr="00720BE4" w:rsidRDefault="00D8574C" w:rsidP="00D8574C">
      <w:pPr>
        <w:tabs>
          <w:tab w:val="left" w:pos="3795"/>
        </w:tabs>
        <w:ind w:firstLine="709"/>
        <w:jc w:val="both"/>
        <w:rPr>
          <w:rFonts w:ascii="Georgia" w:eastAsia="Georgia" w:hAnsi="Georgia" w:cs="Georgia"/>
          <w:sz w:val="28"/>
          <w:szCs w:val="28"/>
          <w:lang w:val="en-US"/>
        </w:rPr>
      </w:pPr>
      <w:r>
        <w:rPr>
          <w:rFonts w:ascii="Georgia" w:eastAsia="Georgia" w:hAnsi="Georgia" w:cs="Georgia"/>
          <w:sz w:val="28"/>
          <w:szCs w:val="28"/>
          <w:lang w:val="en-US"/>
        </w:rPr>
        <w:t>Pasig City.</w:t>
      </w:r>
    </w:p>
    <w:p w14:paraId="5500CA3B" w14:textId="77777777" w:rsidR="00D8574C" w:rsidRPr="00720BE4" w:rsidRDefault="00D8574C" w:rsidP="00D8574C">
      <w:pPr>
        <w:tabs>
          <w:tab w:val="left" w:pos="3795"/>
        </w:tabs>
        <w:rPr>
          <w:rFonts w:ascii="Georgia" w:eastAsia="Georgia" w:hAnsi="Georgia" w:cs="Georgia"/>
          <w:sz w:val="28"/>
          <w:szCs w:val="28"/>
          <w:lang w:val="en-US"/>
        </w:rPr>
      </w:pPr>
    </w:p>
    <w:p w14:paraId="1A5B1F0A" w14:textId="77777777" w:rsidR="00D8574C" w:rsidRPr="00720BE4" w:rsidRDefault="00D8574C" w:rsidP="00D8574C">
      <w:pPr>
        <w:tabs>
          <w:tab w:val="left" w:pos="3795"/>
        </w:tabs>
        <w:rPr>
          <w:rFonts w:ascii="Georgia" w:eastAsia="Georgia" w:hAnsi="Georgia" w:cs="Georgia"/>
          <w:sz w:val="28"/>
          <w:szCs w:val="28"/>
          <w:lang w:val="en-US"/>
        </w:rPr>
      </w:pPr>
    </w:p>
    <w:p w14:paraId="34C281CC" w14:textId="77777777" w:rsidR="00D8574C" w:rsidRPr="00720BE4" w:rsidRDefault="00D8574C" w:rsidP="00D8574C">
      <w:pPr>
        <w:tabs>
          <w:tab w:val="left" w:pos="3795"/>
        </w:tabs>
        <w:rPr>
          <w:rFonts w:ascii="Georgia" w:eastAsia="Georgia" w:hAnsi="Georgia" w:cs="Georgia"/>
          <w:sz w:val="28"/>
          <w:szCs w:val="28"/>
          <w:lang w:val="en-US"/>
        </w:rPr>
      </w:pPr>
    </w:p>
    <w:tbl>
      <w:tblPr>
        <w:tblStyle w:val="TableGrid"/>
        <w:tblW w:w="975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524"/>
        <w:gridCol w:w="272"/>
      </w:tblGrid>
      <w:tr w:rsidR="00D8574C" w:rsidRPr="00720BE4" w14:paraId="7FFB4904" w14:textId="77777777" w:rsidTr="00B63521">
        <w:trPr>
          <w:gridAfter w:val="1"/>
          <w:wAfter w:w="272" w:type="dxa"/>
          <w:jc w:val="center"/>
        </w:trPr>
        <w:tc>
          <w:tcPr>
            <w:tcW w:w="9486" w:type="dxa"/>
            <w:gridSpan w:val="2"/>
          </w:tcPr>
          <w:p w14:paraId="24FA4DAC" w14:textId="77777777" w:rsidR="00D8574C" w:rsidRPr="00720BE4" w:rsidRDefault="00D8574C" w:rsidP="00B63521">
            <w:pPr>
              <w:tabs>
                <w:tab w:val="left" w:pos="3795"/>
              </w:tabs>
              <w:jc w:val="center"/>
              <w:rPr>
                <w:rFonts w:ascii="Georgia" w:eastAsia="Georgia" w:hAnsi="Georgia" w:cs="Georgia"/>
                <w:b/>
                <w:bCs/>
                <w:sz w:val="28"/>
                <w:szCs w:val="28"/>
                <w:lang w:val="en-US"/>
              </w:rPr>
            </w:pPr>
            <w:r>
              <w:rPr>
                <w:rFonts w:ascii="Georgia" w:eastAsia="Georgia" w:hAnsi="Georgia" w:cs="Georgia"/>
                <w:b/>
                <w:bCs/>
                <w:sz w:val="28"/>
                <w:szCs w:val="28"/>
                <w:lang w:val="en-US"/>
              </w:rPr>
              <w:t>FRANCIS SATURNINO C. JUAN</w:t>
            </w:r>
          </w:p>
          <w:p w14:paraId="31827BCE" w14:textId="77777777" w:rsidR="00D8574C" w:rsidRPr="00720BE4" w:rsidRDefault="00D8574C" w:rsidP="00B63521">
            <w:pPr>
              <w:tabs>
                <w:tab w:val="left" w:pos="3795"/>
              </w:tabs>
              <w:jc w:val="center"/>
              <w:rPr>
                <w:rFonts w:ascii="Georgia" w:eastAsia="Georgia" w:hAnsi="Georgia" w:cs="Georgia"/>
                <w:i/>
                <w:iCs/>
                <w:sz w:val="28"/>
                <w:szCs w:val="28"/>
                <w:lang w:val="en-US"/>
              </w:rPr>
            </w:pPr>
            <w:r>
              <w:rPr>
                <w:rFonts w:ascii="Georgia" w:eastAsia="Georgia" w:hAnsi="Georgia" w:cs="Georgia"/>
                <w:i/>
                <w:iCs/>
                <w:sz w:val="28"/>
                <w:szCs w:val="28"/>
                <w:lang w:val="en-US"/>
              </w:rPr>
              <w:t>Chairperson and CEO</w:t>
            </w:r>
          </w:p>
          <w:p w14:paraId="75D449C7" w14:textId="77777777" w:rsidR="00D8574C" w:rsidRPr="00720BE4" w:rsidRDefault="00D8574C" w:rsidP="00B63521">
            <w:pPr>
              <w:tabs>
                <w:tab w:val="left" w:pos="3795"/>
              </w:tabs>
              <w:jc w:val="center"/>
              <w:rPr>
                <w:rFonts w:ascii="Georgia" w:eastAsia="Georgia" w:hAnsi="Georgia" w:cs="Georgia"/>
                <w:i/>
                <w:iCs/>
                <w:sz w:val="28"/>
                <w:szCs w:val="28"/>
                <w:lang w:val="en-US"/>
              </w:rPr>
            </w:pPr>
          </w:p>
          <w:p w14:paraId="6C1F3D1E" w14:textId="77777777" w:rsidR="00D8574C" w:rsidRPr="00720BE4" w:rsidRDefault="00D8574C" w:rsidP="00B63521">
            <w:pPr>
              <w:tabs>
                <w:tab w:val="left" w:pos="3795"/>
              </w:tabs>
              <w:jc w:val="center"/>
              <w:rPr>
                <w:rFonts w:ascii="Georgia" w:eastAsia="Georgia" w:hAnsi="Georgia" w:cs="Georgia"/>
                <w:i/>
                <w:iCs/>
                <w:sz w:val="28"/>
                <w:szCs w:val="28"/>
                <w:lang w:val="en-US"/>
              </w:rPr>
            </w:pPr>
          </w:p>
          <w:p w14:paraId="0578A269" w14:textId="77777777" w:rsidR="00D8574C" w:rsidRPr="00720BE4" w:rsidRDefault="00D8574C" w:rsidP="00B63521">
            <w:pPr>
              <w:tabs>
                <w:tab w:val="left" w:pos="3795"/>
              </w:tabs>
              <w:jc w:val="center"/>
              <w:rPr>
                <w:rFonts w:ascii="Georgia" w:eastAsia="Georgia" w:hAnsi="Georgia" w:cs="Georgia"/>
                <w:i/>
                <w:iCs/>
                <w:sz w:val="28"/>
                <w:szCs w:val="28"/>
                <w:lang w:val="en-US"/>
              </w:rPr>
            </w:pPr>
          </w:p>
        </w:tc>
      </w:tr>
      <w:tr w:rsidR="00D8574C" w:rsidRPr="00720BE4" w14:paraId="07920B0B" w14:textId="77777777" w:rsidTr="00B63521">
        <w:trPr>
          <w:jc w:val="center"/>
        </w:trPr>
        <w:tc>
          <w:tcPr>
            <w:tcW w:w="4962" w:type="dxa"/>
          </w:tcPr>
          <w:p w14:paraId="662D2B77" w14:textId="77777777" w:rsidR="00D8574C" w:rsidRPr="00720BE4" w:rsidRDefault="00D8574C" w:rsidP="00B63521">
            <w:pPr>
              <w:jc w:val="center"/>
              <w:rPr>
                <w:rFonts w:ascii="Georgia" w:eastAsia="Georgia" w:hAnsi="Georgia" w:cs="Georgia"/>
                <w:b/>
                <w:bCs/>
                <w:sz w:val="28"/>
                <w:szCs w:val="28"/>
                <w:lang w:val="en-US"/>
              </w:rPr>
            </w:pPr>
            <w:r>
              <w:rPr>
                <w:rFonts w:ascii="Georgia" w:eastAsia="Georgia" w:hAnsi="Georgia" w:cs="Georgia"/>
                <w:b/>
                <w:bCs/>
                <w:sz w:val="28"/>
                <w:szCs w:val="28"/>
                <w:lang w:val="en-US"/>
              </w:rPr>
              <w:t>FLORESINDA G. BALDO-DIGAL</w:t>
            </w:r>
          </w:p>
          <w:p w14:paraId="6DE96E96" w14:textId="77777777" w:rsidR="00D8574C" w:rsidRPr="00720BE4" w:rsidRDefault="00D8574C" w:rsidP="00B63521">
            <w:pPr>
              <w:tabs>
                <w:tab w:val="left" w:pos="3795"/>
              </w:tabs>
              <w:jc w:val="center"/>
              <w:rPr>
                <w:rFonts w:ascii="Georgia" w:eastAsia="Georgia" w:hAnsi="Georgia" w:cs="Georgia"/>
                <w:i/>
                <w:iCs/>
                <w:sz w:val="28"/>
                <w:szCs w:val="28"/>
                <w:lang w:val="en-US"/>
              </w:rPr>
            </w:pPr>
            <w:r>
              <w:rPr>
                <w:rFonts w:ascii="Georgia" w:eastAsia="Georgia" w:hAnsi="Georgia" w:cs="Georgia"/>
                <w:i/>
                <w:iCs/>
                <w:sz w:val="28"/>
                <w:szCs w:val="28"/>
                <w:lang w:val="en-US"/>
              </w:rPr>
              <w:t>Commissioner</w:t>
            </w:r>
          </w:p>
          <w:p w14:paraId="2F446216" w14:textId="77777777" w:rsidR="00D8574C" w:rsidRPr="00720BE4" w:rsidRDefault="00D8574C" w:rsidP="00B63521">
            <w:pPr>
              <w:tabs>
                <w:tab w:val="left" w:pos="3795"/>
              </w:tabs>
              <w:jc w:val="center"/>
              <w:rPr>
                <w:rFonts w:ascii="Georgia" w:eastAsia="Georgia" w:hAnsi="Georgia" w:cs="Georgia"/>
                <w:i/>
                <w:iCs/>
                <w:sz w:val="28"/>
                <w:szCs w:val="28"/>
                <w:lang w:val="en-US"/>
              </w:rPr>
            </w:pPr>
          </w:p>
          <w:p w14:paraId="6D73A78D" w14:textId="77777777" w:rsidR="00D8574C" w:rsidRPr="00720BE4" w:rsidRDefault="00D8574C" w:rsidP="00B63521">
            <w:pPr>
              <w:tabs>
                <w:tab w:val="left" w:pos="3795"/>
              </w:tabs>
              <w:jc w:val="center"/>
              <w:rPr>
                <w:rFonts w:ascii="Georgia" w:eastAsia="Georgia" w:hAnsi="Georgia" w:cs="Georgia"/>
                <w:i/>
                <w:iCs/>
                <w:sz w:val="28"/>
                <w:szCs w:val="28"/>
                <w:lang w:val="en-US"/>
              </w:rPr>
            </w:pPr>
          </w:p>
          <w:p w14:paraId="08EFC9F5" w14:textId="77777777" w:rsidR="00D8574C" w:rsidRPr="00720BE4" w:rsidRDefault="00D8574C" w:rsidP="00B63521">
            <w:pPr>
              <w:tabs>
                <w:tab w:val="left" w:pos="3795"/>
              </w:tabs>
              <w:jc w:val="center"/>
              <w:rPr>
                <w:rFonts w:ascii="Georgia" w:eastAsia="Georgia" w:hAnsi="Georgia" w:cs="Georgia"/>
                <w:i/>
                <w:iCs/>
                <w:sz w:val="28"/>
                <w:szCs w:val="28"/>
                <w:lang w:val="en-US"/>
              </w:rPr>
            </w:pPr>
          </w:p>
        </w:tc>
        <w:tc>
          <w:tcPr>
            <w:tcW w:w="4796" w:type="dxa"/>
            <w:gridSpan w:val="2"/>
          </w:tcPr>
          <w:p w14:paraId="72236789" w14:textId="77777777" w:rsidR="00D8574C" w:rsidRPr="00720BE4" w:rsidRDefault="00D8574C" w:rsidP="00B63521">
            <w:pPr>
              <w:tabs>
                <w:tab w:val="left" w:pos="3795"/>
              </w:tabs>
              <w:jc w:val="center"/>
              <w:rPr>
                <w:rFonts w:ascii="Georgia" w:eastAsia="Georgia" w:hAnsi="Georgia" w:cs="Georgia"/>
                <w:b/>
                <w:bCs/>
                <w:sz w:val="28"/>
                <w:szCs w:val="28"/>
                <w:lang w:val="it-IT"/>
              </w:rPr>
            </w:pPr>
            <w:r>
              <w:rPr>
                <w:rFonts w:ascii="Georgia" w:eastAsia="Georgia" w:hAnsi="Georgia" w:cs="Georgia"/>
                <w:b/>
                <w:bCs/>
                <w:sz w:val="28"/>
                <w:szCs w:val="28"/>
                <w:lang w:val="it-IT"/>
              </w:rPr>
              <w:t>MARKO ROMEO L. FUENTES</w:t>
            </w:r>
          </w:p>
          <w:p w14:paraId="5347E110" w14:textId="77777777" w:rsidR="00D8574C" w:rsidRPr="00720BE4" w:rsidRDefault="00D8574C" w:rsidP="00B63521">
            <w:pPr>
              <w:tabs>
                <w:tab w:val="left" w:pos="3795"/>
              </w:tabs>
              <w:jc w:val="center"/>
              <w:rPr>
                <w:rFonts w:ascii="Georgia" w:eastAsia="Georgia" w:hAnsi="Georgia" w:cs="Georgia"/>
                <w:b/>
                <w:bCs/>
                <w:sz w:val="28"/>
                <w:szCs w:val="28"/>
                <w:lang w:val="it-IT"/>
              </w:rPr>
            </w:pPr>
            <w:r>
              <w:rPr>
                <w:rFonts w:ascii="Georgia" w:eastAsia="Georgia" w:hAnsi="Georgia" w:cs="Georgia"/>
                <w:i/>
                <w:iCs/>
                <w:sz w:val="28"/>
                <w:szCs w:val="28"/>
                <w:lang w:val="it-IT"/>
              </w:rPr>
              <w:t>Commissioner</w:t>
            </w:r>
          </w:p>
        </w:tc>
      </w:tr>
      <w:tr w:rsidR="00D8574C" w:rsidRPr="00720BE4" w14:paraId="2CAF8236" w14:textId="77777777" w:rsidTr="00B63521">
        <w:trPr>
          <w:jc w:val="center"/>
        </w:trPr>
        <w:tc>
          <w:tcPr>
            <w:tcW w:w="4962" w:type="dxa"/>
          </w:tcPr>
          <w:p w14:paraId="08BE4B83" w14:textId="77777777" w:rsidR="00D8574C" w:rsidRPr="00720BE4" w:rsidRDefault="00D8574C" w:rsidP="00B63521">
            <w:pPr>
              <w:tabs>
                <w:tab w:val="left" w:pos="4740"/>
              </w:tabs>
              <w:jc w:val="center"/>
              <w:rPr>
                <w:rFonts w:ascii="Georgia" w:eastAsia="Georgia" w:hAnsi="Georgia" w:cs="Georgia"/>
                <w:b/>
                <w:bCs/>
                <w:sz w:val="28"/>
                <w:szCs w:val="28"/>
                <w:lang w:val="en-US"/>
              </w:rPr>
            </w:pPr>
            <w:r>
              <w:rPr>
                <w:rFonts w:ascii="Georgia" w:eastAsia="Georgia" w:hAnsi="Georgia" w:cs="Georgia"/>
                <w:b/>
                <w:bCs/>
                <w:sz w:val="28"/>
                <w:szCs w:val="28"/>
                <w:lang w:val="en-US"/>
              </w:rPr>
              <w:t>AMANTE A. LIBERATO</w:t>
            </w:r>
          </w:p>
          <w:p w14:paraId="0763A202" w14:textId="77777777" w:rsidR="00D8574C" w:rsidRPr="00720BE4" w:rsidRDefault="00D8574C" w:rsidP="00B63521">
            <w:pPr>
              <w:tabs>
                <w:tab w:val="left" w:pos="4740"/>
              </w:tabs>
              <w:jc w:val="center"/>
              <w:rPr>
                <w:rFonts w:ascii="Georgia" w:eastAsia="Georgia" w:hAnsi="Georgia" w:cs="Georgia"/>
                <w:i/>
                <w:iCs/>
                <w:sz w:val="28"/>
                <w:szCs w:val="28"/>
                <w:lang w:val="en-US"/>
              </w:rPr>
            </w:pPr>
            <w:r>
              <w:rPr>
                <w:rFonts w:ascii="Georgia" w:eastAsia="Georgia" w:hAnsi="Georgia" w:cs="Georgia"/>
                <w:i/>
                <w:iCs/>
                <w:sz w:val="28"/>
                <w:szCs w:val="28"/>
                <w:lang w:val="en-US"/>
              </w:rPr>
              <w:t>Commissioner</w:t>
            </w:r>
          </w:p>
        </w:tc>
        <w:tc>
          <w:tcPr>
            <w:tcW w:w="4796" w:type="dxa"/>
            <w:gridSpan w:val="2"/>
          </w:tcPr>
          <w:p w14:paraId="144AC9CC" w14:textId="77777777" w:rsidR="00D8574C" w:rsidRPr="00720BE4" w:rsidRDefault="00D8574C" w:rsidP="00B63521">
            <w:pPr>
              <w:tabs>
                <w:tab w:val="left" w:pos="4740"/>
              </w:tabs>
              <w:jc w:val="center"/>
              <w:rPr>
                <w:rFonts w:ascii="Georgia" w:eastAsia="Georgia" w:hAnsi="Georgia" w:cs="Georgia"/>
                <w:b/>
                <w:bCs/>
                <w:sz w:val="28"/>
                <w:szCs w:val="28"/>
                <w:lang w:val="en-US"/>
              </w:rPr>
            </w:pPr>
            <w:r>
              <w:rPr>
                <w:rFonts w:ascii="Georgia" w:eastAsia="Georgia" w:hAnsi="Georgia" w:cs="Georgia"/>
                <w:b/>
                <w:bCs/>
                <w:sz w:val="28"/>
                <w:szCs w:val="28"/>
                <w:lang w:val="en-US"/>
              </w:rPr>
              <w:t>PARIS G. REAL</w:t>
            </w:r>
          </w:p>
          <w:p w14:paraId="142C4AE3" w14:textId="77777777" w:rsidR="00D8574C" w:rsidRPr="00720BE4" w:rsidRDefault="00D8574C" w:rsidP="00B63521">
            <w:pPr>
              <w:tabs>
                <w:tab w:val="left" w:pos="4740"/>
              </w:tabs>
              <w:jc w:val="center"/>
              <w:rPr>
                <w:rFonts w:ascii="Georgia" w:eastAsia="Georgia" w:hAnsi="Georgia" w:cs="Georgia"/>
                <w:i/>
                <w:iCs/>
                <w:sz w:val="28"/>
                <w:szCs w:val="28"/>
                <w:lang w:val="en-US"/>
              </w:rPr>
            </w:pPr>
            <w:r>
              <w:rPr>
                <w:rFonts w:ascii="Georgia" w:eastAsia="Georgia" w:hAnsi="Georgia" w:cs="Georgia"/>
                <w:i/>
                <w:iCs/>
                <w:sz w:val="28"/>
                <w:szCs w:val="28"/>
                <w:lang w:val="en-US"/>
              </w:rPr>
              <w:t>Commissioner</w:t>
            </w:r>
          </w:p>
          <w:p w14:paraId="0241ADA7" w14:textId="77777777" w:rsidR="00D8574C" w:rsidRPr="00720BE4" w:rsidRDefault="00D8574C" w:rsidP="00B63521">
            <w:pPr>
              <w:tabs>
                <w:tab w:val="left" w:pos="4740"/>
              </w:tabs>
              <w:jc w:val="center"/>
              <w:rPr>
                <w:rFonts w:ascii="Georgia" w:eastAsia="Georgia" w:hAnsi="Georgia" w:cs="Georgia"/>
                <w:i/>
                <w:iCs/>
                <w:sz w:val="28"/>
                <w:szCs w:val="28"/>
                <w:lang w:val="en-US"/>
              </w:rPr>
            </w:pPr>
          </w:p>
        </w:tc>
      </w:tr>
    </w:tbl>
    <w:p w14:paraId="64232157" w14:textId="77777777" w:rsidR="00D8574C" w:rsidRPr="00720BE4" w:rsidRDefault="00D8574C" w:rsidP="00D8574C">
      <w:pPr>
        <w:tabs>
          <w:tab w:val="left" w:pos="3795"/>
        </w:tabs>
        <w:rPr>
          <w:rFonts w:ascii="Georgia" w:eastAsia="Georgia" w:hAnsi="Georgia" w:cs="Georgia"/>
          <w:sz w:val="28"/>
          <w:szCs w:val="28"/>
          <w:lang w:val="en-US"/>
        </w:rPr>
      </w:pPr>
    </w:p>
    <w:p w14:paraId="32C301A4" w14:textId="77777777" w:rsidR="00D8574C" w:rsidRPr="00720BE4" w:rsidRDefault="00D8574C" w:rsidP="00D8574C">
      <w:pPr>
        <w:tabs>
          <w:tab w:val="left" w:pos="3795"/>
        </w:tabs>
        <w:rPr>
          <w:rFonts w:ascii="Georgia" w:eastAsia="Georgia" w:hAnsi="Georgia" w:cs="Georgia"/>
          <w:sz w:val="28"/>
          <w:szCs w:val="28"/>
          <w:lang w:val="en-US"/>
        </w:rPr>
      </w:pPr>
    </w:p>
    <w:p w14:paraId="7E22ADCB" w14:textId="77777777" w:rsidR="00D8574C" w:rsidRPr="00720BE4" w:rsidRDefault="00D8574C" w:rsidP="00D8574C">
      <w:pPr>
        <w:tabs>
          <w:tab w:val="left" w:pos="3795"/>
        </w:tabs>
        <w:rPr>
          <w:rFonts w:ascii="Georgia" w:eastAsia="Georgia" w:hAnsi="Georgia" w:cs="Georgia"/>
          <w:sz w:val="28"/>
          <w:szCs w:val="28"/>
          <w:lang w:val="en-US"/>
        </w:rPr>
      </w:pPr>
    </w:p>
    <w:p w14:paraId="13722DF3" w14:textId="77777777" w:rsidR="00D8574C" w:rsidRPr="00720BE4" w:rsidRDefault="00D8574C" w:rsidP="00D8574C">
      <w:pPr>
        <w:tabs>
          <w:tab w:val="left" w:pos="3795"/>
        </w:tabs>
        <w:rPr>
          <w:rFonts w:ascii="Georgia" w:eastAsia="Georgia" w:hAnsi="Georgia" w:cs="Georgia"/>
          <w:sz w:val="20"/>
          <w:szCs w:val="20"/>
          <w:lang w:val="en-US"/>
        </w:rPr>
      </w:pPr>
      <w:r>
        <w:rPr>
          <w:rFonts w:ascii="Georgia" w:eastAsia="Georgia" w:hAnsi="Georgia" w:cs="Georgia"/>
          <w:sz w:val="20"/>
          <w:szCs w:val="20"/>
          <w:lang w:val="en-US"/>
        </w:rPr>
        <w:t>MOS: fit/jgc/som</w:t>
      </w:r>
    </w:p>
    <w:p w14:paraId="1E5977A8" w14:textId="77777777" w:rsidR="00D8574C" w:rsidRPr="00720BE4" w:rsidRDefault="00D8574C" w:rsidP="00D8574C">
      <w:pPr>
        <w:tabs>
          <w:tab w:val="left" w:pos="3795"/>
        </w:tabs>
        <w:rPr>
          <w:rFonts w:ascii="Georgia" w:eastAsia="Georgia" w:hAnsi="Georgia" w:cs="Georgia"/>
          <w:sz w:val="28"/>
          <w:szCs w:val="28"/>
          <w:lang w:val="en-US"/>
        </w:rPr>
      </w:pPr>
    </w:p>
    <w:p w14:paraId="69501A3B" w14:textId="77777777" w:rsidR="00D8574C" w:rsidRPr="00720BE4" w:rsidRDefault="00D8574C" w:rsidP="00D8574C">
      <w:pPr>
        <w:tabs>
          <w:tab w:val="left" w:pos="3795"/>
        </w:tabs>
        <w:rPr>
          <w:rFonts w:ascii="Georgia" w:eastAsia="Georgia" w:hAnsi="Georgia" w:cs="Georgia"/>
          <w:i/>
          <w:iCs/>
          <w:sz w:val="20"/>
          <w:szCs w:val="20"/>
          <w:lang w:val="en-US"/>
        </w:rPr>
        <w:sectPr w:rsidR="00D8574C" w:rsidRPr="00720BE4" w:rsidSect="00D8574C">
          <w:headerReference w:type="default" r:id="rId12"/>
          <w:footerReference w:type="default" r:id="rId13"/>
          <w:footerReference w:type="first" r:id="rId14"/>
          <w:pgSz w:w="12240" w:h="20160"/>
          <w:pgMar w:top="1988" w:right="1440" w:bottom="280" w:left="1200" w:header="804" w:footer="0" w:gutter="0"/>
          <w:lnNumType w:countBy="1" w:start="1" w:distance="360" w:restart="continuous"/>
          <w:cols w:space="720"/>
          <w:titlePg/>
          <w:docGrid w:linePitch="299"/>
        </w:sectPr>
      </w:pPr>
      <w:r>
        <w:rPr>
          <w:rFonts w:ascii="Georgia" w:eastAsia="Georgia" w:hAnsi="Georgia" w:cs="Georgia"/>
          <w:i/>
          <w:iCs/>
          <w:sz w:val="20"/>
          <w:szCs w:val="20"/>
          <w:lang w:val="en-US"/>
        </w:rPr>
        <w:t xml:space="preserve">*Deliberated and approved during the Commission Meeting held on </w:t>
      </w:r>
      <w:del w:id="31" w:author="Claude" w:date="2026-10-08T09:00:00Z">
        <w:r>
          <w:rPr>
            <w:rFonts w:ascii="Georgia" w:eastAsia="Georgia" w:hAnsi="Georgia" w:cs="Georgia"/>
            <w:i/>
            <w:iCs/>
            <w:sz w:val="20"/>
            <w:szCs w:val="20"/>
            <w:highlight w:val="green"/>
            <w:lang w:val="en-US"/>
          </w:rPr>
          <w:delText>__ August 2026</w:delText>
        </w:r>
      </w:del>
      <w:commentRangeStart w:id="32"/>
      <w:ins w:id="33" w:author="Claude" w:date="2026-10-08T09:00:00Z">
        <w:r>
          <w:rPr>
            <w:rFonts w:ascii="Georgia" w:eastAsia="Georgia" w:hAnsi="Georgia" w:cs="Georgia"/>
            <w:i/>
            <w:iCs/>
            <w:sz w:val="20"/>
            <w:szCs w:val="20"/>
            <w:highlight w:val="green"/>
            <w:lang w:val="en-US"/>
          </w:rPr>
          <w:t>__ ____________ 2026</w:t>
        </w:r>
      </w:ins>
      <w:commentRangeEnd w:id="32"/>
      <w:r w:rsidRPr="00720BE4">
        <w:rPr>
          <w:rStyle w:val="CommentReference"/>
          <w:rFonts w:ascii="Georgia" w:eastAsia="Georgia" w:hAnsi="Georgia" w:cs="Georgia"/>
          <w:i/>
          <w:iCs/>
          <w:sz w:val="20"/>
          <w:szCs w:val="20"/>
          <w:lang w:val="en-US"/>
        </w:rPr>
        <w:commentReference w:id="32"/>
      </w:r>
    </w:p>
    <w:p w14:paraId="410B3E19" w14:textId="77777777" w:rsidR="00D8574C" w:rsidRDefault="00D8574C" w:rsidP="00D8574C">
      <w:pPr>
        <w:jc w:val="both"/>
        <w:rPr>
          <w:rFonts w:ascii="Georgia" w:eastAsia="Georgia" w:hAnsi="Georgia" w:cs="Georgia"/>
          <w:sz w:val="28"/>
          <w:szCs w:val="28"/>
          <w:lang w:val="en-PH"/>
        </w:rPr>
      </w:pPr>
      <w:r>
        <w:rPr>
          <w:rFonts w:ascii="Georgia" w:eastAsia="Georgia" w:hAnsi="Georgia" w:cs="Georgia"/>
          <w:noProof/>
          <w:sz w:val="28"/>
          <w:szCs w:val="28"/>
          <w:lang w:val="en-PH"/>
        </w:rPr>
        <w:lastRenderedPageBreak/>
        <mc:AlternateContent>
          <mc:Choice Requires="wps">
            <w:drawing>
              <wp:anchor distT="0" distB="0" distL="114300" distR="114300" simplePos="0" relativeHeight="251659264" behindDoc="0" locked="0" layoutInCell="1" allowOverlap="1" wp14:anchorId="305E8437" wp14:editId="3106223D">
                <wp:simplePos x="0" y="0"/>
                <wp:positionH relativeFrom="column">
                  <wp:posOffset>4667693</wp:posOffset>
                </wp:positionH>
                <wp:positionV relativeFrom="paragraph">
                  <wp:posOffset>-576285</wp:posOffset>
                </wp:positionV>
                <wp:extent cx="893135" cy="340242"/>
                <wp:effectExtent l="0" t="0" r="8890" b="15875"/>
                <wp:wrapNone/>
                <wp:docPr id="75751576" name="Text Box 1"/>
                <wp:cNvGraphicFramePr/>
                <a:graphic xmlns:a="http://schemas.openxmlformats.org/drawingml/2006/main">
                  <a:graphicData uri="http://schemas.microsoft.com/office/word/2010/wordprocessingShape">
                    <wps:wsp>
                      <wps:cNvSpPr txBox="1"/>
                      <wps:spPr>
                        <a:xfrm>
                          <a:off x="0" y="0"/>
                          <a:ext cx="893135" cy="340242"/>
                        </a:xfrm>
                        <a:prstGeom prst="rect">
                          <a:avLst/>
                        </a:prstGeom>
                        <a:solidFill>
                          <a:schemeClr val="lt1"/>
                        </a:solidFill>
                        <a:ln w="6350">
                          <a:solidFill>
                            <a:prstClr val="black"/>
                          </a:solidFill>
                        </a:ln>
                      </wps:spPr>
                      <wps:txbx>
                        <w:txbxContent>
                          <w:p w14:paraId="2C088AA2" w14:textId="77777777" w:rsidR="00D8574C" w:rsidRPr="00D8574C" w:rsidRDefault="00D8574C">
                            <w:pPr>
                              <w:rPr>
                                <w:b/>
                                <w:bCs/>
                                <w:lang w:val="en-US"/>
                              </w:rPr>
                            </w:pPr>
                            <w:r>
                              <w:rPr>
                                <w:b/>
                                <w:bCs/>
                                <w:lang w:val="en-US"/>
                              </w:rPr>
                              <w:t>ANNEX 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5E8437" id="_x0000_t202" coordsize="21600,21600" o:spt="202" path="m,l,21600r21600,l21600,xe">
                <v:stroke joinstyle="miter"/>
                <v:path gradientshapeok="t" o:connecttype="rect"/>
              </v:shapetype>
              <v:shape id="Text Box 1" o:spid="_x0000_s1026" type="#_x0000_t202" style="position:absolute;left:0;text-align:left;margin-left:367.55pt;margin-top:-45.4pt;width:70.35pt;height:2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nZGANwIAAHsEAAAOAAAAZHJzL2Uyb0RvYy54bWysVE1v2zAMvQ/YfxB0X+x8da0Rp8hSZBgQ tAXSoWdFlmJjsqhJSuzs14+SnY92Ow27yJRIPZGPj57dt7UiB2FdBTqnw0FKidAcikrvcvr9ZfXp lhLnmS6YAi1yehSO3s8/fpg1JhMjKEEVwhIE0S5rTE5L702WJI6XomZuAEZodEqwNfO4tbuksKxB 9FolozS9SRqwhbHAhXN4+tA56TziSym4f5LSCU9UTjE3H1cb121Yk/mMZTvLTFnxPg32D1nUrNL4 6BnqgXlG9rb6A6quuAUH0g841AlIWXERa8Bqhum7ajYlMyLWguQ4c6bJ/T9Y/njYmGdLfPsFWmxg IKQxLnN4GOpppa3DFzMl6EcKj2faROsJx8Pbu/FwPKWEo2s8SUeTUUBJLpeNdf6rgJoEI6cWuxLJ Yoe1813oKSS85UBVxapSKm6CEsRSWXJg2EPlY4oI/iZKadLk9GY8TSPwG1+APt/fKsZ/9OldRSGe 0pjzpfRg+Xbb9nxsoTgiTRY6BTnDVxXirpnzz8yiZJAZHAP/hItUgMlAb1FSgv31t/MQj51ELyUN SjCn7ueeWUGJ+qaxx3fDySRoNm4m088j3Nhrz/bao/f1EpChIQ6c4dEM8V6dTGmhfsVpWYRX0cU0 x7dz6k/m0neDgdPGxWIRg1Clhvm13hgeoENHAp8v7Suzpu+nRyE8wkmsLHvX1i423NSw2HuQVex5 ILhjtecdFR5V009jGKHrfYy6/DPmvwEAAP//AwBQSwMEFAAGAAgAAAAhAHNwIg3hAAAAEAEAAA8A AABkcnMvZG93bnJldi54bWxMT8lOwzAQvSPxD9YgcWudtipJ0zgVS+HCiYI4T2PXtojtyHbT8PcM J7iMZnnzlmY3uZ6NKiYbvIDFvACmfBek9VrAx/vzrAKWMnqJffBKwLdKsGuvrxqsZbj4NzUesmZE 4lONAkzOQ8156oxymOZhUJ5upxAdZhqj5jLihchdz5dFcccdWk8KBgf1aFT3dTg7AfsHvdFdhdHs K2ntOH2eXvWLELc309OWyv0WWFZT/vuA3wzkH1oydgxnLxPrBZSr9YKgAmabgoIQoirX1BxpsyqX wNuG/w/S/gAAAP//AwBQSwECLQAUAAYACAAAACEAtoM4kv4AAADhAQAAEwAAAAAAAAAAAAAAAAAA AAAAW0NvbnRlbnRfVHlwZXNdLnhtbFBLAQItABQABgAIAAAAIQA4/SH/1gAAAJQBAAALAAAAAAAA AAAAAAAAAC8BAABfcmVscy8ucmVsc1BLAQItABQABgAIAAAAIQARnZGANwIAAHsEAAAOAAAAAAAA AAAAAAAAAC4CAABkcnMvZTJvRG9jLnhtbFBLAQItABQABgAIAAAAIQBzcCIN4QAAABABAAAPAAAA AAAAAAAAAAAAAJEEAABkcnMvZG93bnJldi54bWxQSwUGAAAAAAQABADzAAAAnwUAAAAA " fillcolor="white [3201]" strokeweight=".5pt">
                <v:textbox>
                  <w:txbxContent>
                    <w:p w14:paraId="2141B7C6" w14:textId="32791DFC" w:rsidR="00D8574C" w:rsidRPr="00D8574C" w:rsidRDefault="00D8574C">
                      <w:pPr>
                        <w:rPr>
                          <w:del w:id="31212" w:author="Claude" w:date="2026-10-08T09:00:00Z"/>
                          <w:b/>
                          <w:bCs/>
                          <w:lang w:val="en-US"/>
                        </w:rPr>
                      </w:pPr>
                      <w:del w:id="31211" w:author="Claude" w:date="2026-10-08T09:00:00Z">
                        <w:r>
                          <w:rPr>
                            <w:b/>
                            <w:bCs/>
                            <w:highlight w:val="green"/>
                            <w:lang w:val="en-US"/>
                          </w:rPr>
                          <w:delText>ANNEX A</w:delText>
                        </w:r>
                      </w:del>
                    </w:p>
                  </w:txbxContent>
                </v:textbox>
              </v:shape>
            </w:pict>
          </mc:Fallback>
        </mc:AlternateContent>
      </w:r>
    </w:p>
    <w:p w14:paraId="675A17CD" w14:textId="77777777" w:rsidR="008E1161" w:rsidRPr="008E1161" w:rsidRDefault="008E1161" w:rsidP="008E1161">
      <w:pPr>
        <w:ind w:firstLine="720"/>
        <w:jc w:val="both"/>
        <w:rPr>
          <w:rFonts w:ascii="Georgia" w:eastAsia="Georgia" w:hAnsi="Georgia" w:cs="Georgia"/>
          <w:sz w:val="28"/>
          <w:szCs w:val="28"/>
          <w:lang w:val="en-PH"/>
        </w:rPr>
      </w:pPr>
    </w:p>
    <w:p w14:paraId="065001B2" w14:textId="77777777" w:rsidR="008E1161" w:rsidRPr="008E1161" w:rsidRDefault="008E1161" w:rsidP="008E1161">
      <w:pPr>
        <w:jc w:val="center"/>
        <w:rPr>
          <w:rFonts w:ascii="Georgia" w:eastAsia="Georgia" w:hAnsi="Georgia" w:cs="Georgia"/>
          <w:b/>
          <w:bCs/>
          <w:sz w:val="28"/>
          <w:szCs w:val="28"/>
          <w:lang w:val="en-PH"/>
        </w:rPr>
      </w:pPr>
      <w:bookmarkStart w:id="34" w:name="_ctefyd4n5yxq" w:colFirst="0" w:colLast="0"/>
      <w:bookmarkEnd w:id="34"/>
      <w:r>
        <w:rPr>
          <w:rFonts w:ascii="Georgia" w:eastAsia="Georgia" w:hAnsi="Georgia" w:cs="Georgia"/>
          <w:b/>
          <w:bCs/>
          <w:sz w:val="28"/>
          <w:szCs w:val="28"/>
          <w:lang w:val="en-PH"/>
        </w:rPr>
        <w:t>RULE 1</w:t>
      </w:r>
    </w:p>
    <w:p w14:paraId="465DC48F" w14:textId="77777777" w:rsidR="008E1161" w:rsidRPr="008E1161" w:rsidRDefault="008E1161" w:rsidP="008E1161">
      <w:pPr>
        <w:jc w:val="center"/>
        <w:rPr>
          <w:rFonts w:ascii="Georgia" w:eastAsia="Georgia" w:hAnsi="Georgia" w:cs="Georgia"/>
          <w:b/>
          <w:bCs/>
          <w:sz w:val="28"/>
          <w:szCs w:val="28"/>
          <w:lang w:val="en-PH"/>
        </w:rPr>
      </w:pPr>
      <w:bookmarkStart w:id="35" w:name="_zawe7ev56zsd" w:colFirst="0" w:colLast="0"/>
      <w:bookmarkEnd w:id="35"/>
      <w:r>
        <w:rPr>
          <w:rFonts w:ascii="Georgia" w:eastAsia="Georgia" w:hAnsi="Georgia" w:cs="Georgia"/>
          <w:b/>
          <w:bCs/>
          <w:sz w:val="28"/>
          <w:szCs w:val="28"/>
          <w:lang w:val="en-PH"/>
        </w:rPr>
        <w:t>GENERAL PROVISIONS</w:t>
      </w:r>
    </w:p>
    <w:p w14:paraId="164A72F3" w14:textId="77777777" w:rsidR="008E1161" w:rsidRPr="008E1161" w:rsidRDefault="008E1161" w:rsidP="008E1161">
      <w:pPr>
        <w:jc w:val="center"/>
        <w:rPr>
          <w:rFonts w:ascii="Georgia" w:eastAsia="Georgia" w:hAnsi="Georgia" w:cs="Georgia"/>
          <w:b/>
          <w:bCs/>
          <w:sz w:val="28"/>
          <w:szCs w:val="28"/>
          <w:lang w:val="en-PH"/>
        </w:rPr>
      </w:pPr>
    </w:p>
    <w:p w14:paraId="41289551"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1. Title.</w:t>
      </w:r>
      <w:r>
        <w:rPr>
          <w:rFonts w:ascii="Georgia" w:eastAsia="Georgia" w:hAnsi="Georgia" w:cs="Georgia"/>
          <w:sz w:val="28"/>
          <w:szCs w:val="28"/>
          <w:lang w:val="en-PH"/>
        </w:rPr>
        <w:t xml:space="preserve"> These Rules shall be known and cited as the </w:t>
      </w:r>
      <w:r>
        <w:rPr>
          <w:rFonts w:ascii="Georgia" w:eastAsia="Georgia" w:hAnsi="Georgia" w:cs="Georgia"/>
          <w:i/>
          <w:iCs/>
          <w:sz w:val="28"/>
          <w:szCs w:val="28"/>
          <w:lang w:val="en-PH"/>
        </w:rPr>
        <w:t>“Rules on the Gas Auction Threshold Price Determination Methodology, Gas Price Benchmark, and Settlement Mechanism for the Mid-Merit Natural Gas Capacity Auction Program”</w:t>
      </w:r>
      <w:r>
        <w:rPr>
          <w:rFonts w:ascii="Georgia" w:eastAsia="Georgia" w:hAnsi="Georgia" w:cs="Georgia"/>
          <w:sz w:val="28"/>
          <w:szCs w:val="28"/>
          <w:lang w:val="en-PH"/>
        </w:rPr>
        <w:t xml:space="preserve"> or the </w:t>
      </w:r>
      <w:r>
        <w:rPr>
          <w:rFonts w:ascii="Georgia" w:eastAsia="Georgia" w:hAnsi="Georgia" w:cs="Georgia"/>
          <w:i/>
          <w:iCs/>
          <w:sz w:val="28"/>
          <w:szCs w:val="28"/>
          <w:lang w:val="en-PH"/>
        </w:rPr>
        <w:t>“Gas Auction Implementing Rules”</w:t>
      </w:r>
      <w:r>
        <w:rPr>
          <w:rFonts w:ascii="Georgia" w:eastAsia="Georgia" w:hAnsi="Georgia" w:cs="Georgia"/>
          <w:sz w:val="28"/>
          <w:szCs w:val="28"/>
          <w:lang w:val="en-PH"/>
        </w:rPr>
        <w:t xml:space="preserve"> (GAIR).</w:t>
      </w:r>
    </w:p>
    <w:p w14:paraId="4CF51160" w14:textId="77777777" w:rsidR="008E1161" w:rsidRPr="008E1161" w:rsidRDefault="008E1161" w:rsidP="008E1161">
      <w:pPr>
        <w:ind w:firstLine="720"/>
        <w:jc w:val="both"/>
        <w:rPr>
          <w:rFonts w:ascii="Georgia" w:eastAsia="Georgia" w:hAnsi="Georgia" w:cs="Georgia"/>
          <w:sz w:val="28"/>
          <w:szCs w:val="28"/>
          <w:lang w:val="en-PH"/>
        </w:rPr>
      </w:pPr>
    </w:p>
    <w:p w14:paraId="70A87E9E"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2. Objectives.</w:t>
      </w:r>
      <w:r>
        <w:rPr>
          <w:rFonts w:ascii="Georgia" w:eastAsia="Georgia" w:hAnsi="Georgia" w:cs="Georgia"/>
          <w:sz w:val="28"/>
          <w:szCs w:val="28"/>
          <w:lang w:val="en-PH"/>
        </w:rPr>
        <w:t xml:space="preserve"> These Rules are issued to:</w:t>
      </w:r>
    </w:p>
    <w:p w14:paraId="0B0E5F13" w14:textId="77777777" w:rsidR="008E1161" w:rsidRPr="008E1161" w:rsidRDefault="008E1161" w:rsidP="008E1161">
      <w:pPr>
        <w:ind w:firstLine="720"/>
        <w:jc w:val="both"/>
        <w:rPr>
          <w:rFonts w:ascii="Georgia" w:eastAsia="Georgia" w:hAnsi="Georgia" w:cs="Georgia"/>
          <w:sz w:val="28"/>
          <w:szCs w:val="28"/>
          <w:lang w:val="en-PH"/>
        </w:rPr>
      </w:pPr>
    </w:p>
    <w:p w14:paraId="41621021"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2.1 Prescribe the methodology by which the Commission shall determine the Gas Auction Threshold (GAT) Price for each Auction Round under the Mid-Merit Natural Gas Capacity Auction Program, as mandated under Section 6.1 of the Gas Auction Circular;</w:t>
      </w:r>
    </w:p>
    <w:p w14:paraId="6A118C9D" w14:textId="77777777" w:rsidR="00915078" w:rsidRDefault="00915078" w:rsidP="00915078">
      <w:pPr>
        <w:jc w:val="both"/>
        <w:rPr>
          <w:rFonts w:ascii="Georgia" w:eastAsia="Georgia" w:hAnsi="Georgia" w:cs="Georgia"/>
          <w:sz w:val="28"/>
          <w:szCs w:val="28"/>
          <w:lang w:val="en-PH"/>
        </w:rPr>
      </w:pPr>
    </w:p>
    <w:p w14:paraId="3E4C5FF1"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2.2 Establish the Gas Price Benchmark Methodology defining the prevailing market reference price for natural gas and the allowable caps on add-on costs, to be used as the basis for evaluating Fuel Cost Pass-Through claims submitted by Winning Bidders, as mandated under Section 18.2.2 of the Gas Auction Circular;</w:t>
      </w:r>
    </w:p>
    <w:p w14:paraId="13097287" w14:textId="77777777" w:rsidR="00915078" w:rsidRDefault="00915078" w:rsidP="00915078">
      <w:pPr>
        <w:jc w:val="both"/>
        <w:rPr>
          <w:rFonts w:ascii="Georgia" w:eastAsia="Georgia" w:hAnsi="Georgia" w:cs="Georgia"/>
          <w:sz w:val="28"/>
          <w:szCs w:val="28"/>
          <w:lang w:val="en-PH"/>
        </w:rPr>
      </w:pPr>
    </w:p>
    <w:p w14:paraId="6C7B4D94"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2.3 Prescribe the requirements and standards for the Commission’s approval of the Settlement Mechanism submitted by the Market Operator (MO), ensuring that Winning Bidders receive full revenue recovery of their endorsed Gas Auction Price and allowable Fuel Costs through the Wholesale Electricity Spot Market (WESM) and/or off-taker Distribution Utilities (DUs), as mandated under Sections 19.2.1 and 22 of the Gas Auction Circular;</w:t>
      </w:r>
    </w:p>
    <w:p w14:paraId="515C0ADE" w14:textId="77777777" w:rsidR="008E1161" w:rsidRPr="008E1161" w:rsidRDefault="008E1161" w:rsidP="008E1161">
      <w:pPr>
        <w:ind w:firstLine="720"/>
        <w:jc w:val="both"/>
        <w:rPr>
          <w:rFonts w:ascii="Georgia" w:eastAsia="Georgia" w:hAnsi="Georgia" w:cs="Georgia"/>
          <w:sz w:val="28"/>
          <w:szCs w:val="28"/>
          <w:lang w:val="en-PH"/>
        </w:rPr>
      </w:pPr>
    </w:p>
    <w:p w14:paraId="5319DA43"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2.4 Establish the audit and enforcement framework governing Fuel Cost Pass-Through claims, reporting obligations of Winning Bidders and the MO, and the Commission’s powers of review, disallowance, and penalty; and</w:t>
      </w:r>
    </w:p>
    <w:p w14:paraId="21D72099" w14:textId="77777777" w:rsidR="008E1161" w:rsidRPr="008E1161" w:rsidRDefault="008E1161" w:rsidP="008E1161">
      <w:pPr>
        <w:ind w:firstLine="720"/>
        <w:jc w:val="both"/>
        <w:rPr>
          <w:rFonts w:ascii="Georgia" w:eastAsia="Georgia" w:hAnsi="Georgia" w:cs="Georgia"/>
          <w:sz w:val="28"/>
          <w:szCs w:val="28"/>
          <w:lang w:val="en-PH"/>
        </w:rPr>
      </w:pPr>
    </w:p>
    <w:p w14:paraId="550A4268"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2.5 Protect the interest of electricity consumers by ensuring that awards under the Mid-Merit Natural Gas Capacity Auction Program are made at cost-reflective, competitively determined prices, and that no costs exceeding prudent and reasonable benchmarks are imposed on the consuming public.</w:t>
      </w:r>
    </w:p>
    <w:p w14:paraId="05A26BCC" w14:textId="77777777" w:rsidR="008E1161" w:rsidRPr="008E1161" w:rsidRDefault="008E1161" w:rsidP="008E1161">
      <w:pPr>
        <w:ind w:firstLine="720"/>
        <w:jc w:val="both"/>
        <w:rPr>
          <w:rFonts w:ascii="Georgia" w:eastAsia="Georgia" w:hAnsi="Georgia" w:cs="Georgia"/>
          <w:sz w:val="28"/>
          <w:szCs w:val="28"/>
          <w:lang w:val="en-PH"/>
        </w:rPr>
      </w:pPr>
    </w:p>
    <w:p w14:paraId="430E26AF"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3. Scope of Application.</w:t>
      </w:r>
      <w:r>
        <w:rPr>
          <w:rFonts w:ascii="Georgia" w:eastAsia="Georgia" w:hAnsi="Georgia" w:cs="Georgia"/>
          <w:sz w:val="28"/>
          <w:szCs w:val="28"/>
          <w:lang w:val="en-PH"/>
        </w:rPr>
        <w:t xml:space="preserve"> These Rules shall apply to:</w:t>
      </w:r>
    </w:p>
    <w:p w14:paraId="10EEDC8C" w14:textId="77777777" w:rsidR="008E1161" w:rsidRPr="008E1161" w:rsidRDefault="008E1161" w:rsidP="008E1161">
      <w:pPr>
        <w:ind w:firstLine="720"/>
        <w:jc w:val="both"/>
        <w:rPr>
          <w:rFonts w:ascii="Georgia" w:eastAsia="Georgia" w:hAnsi="Georgia" w:cs="Georgia"/>
          <w:sz w:val="28"/>
          <w:szCs w:val="28"/>
          <w:lang w:val="en-PH"/>
        </w:rPr>
      </w:pPr>
    </w:p>
    <w:p w14:paraId="368F9996"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 xml:space="preserve">3.1 All entities participating in, or awarded under, any Auction Round of the Mid-Merit Natural Gas Capacity Auction Program conducted pursuant to the Gas Auction Circular, including Prospective Bidders, </w:t>
      </w:r>
      <w:r>
        <w:rPr>
          <w:rFonts w:ascii="Georgia" w:eastAsia="Georgia" w:hAnsi="Georgia" w:cs="Georgia"/>
          <w:sz w:val="28"/>
          <w:szCs w:val="28"/>
          <w:lang w:val="en-PH"/>
        </w:rPr>
        <w:lastRenderedPageBreak/>
        <w:t>Qualified Bidders, and Winning Bidders operating mid-merit natural gas power facilities;</w:t>
      </w:r>
    </w:p>
    <w:p w14:paraId="3E03E835" w14:textId="77777777" w:rsidR="008E1161" w:rsidRPr="008E1161" w:rsidRDefault="008E1161" w:rsidP="008E1161">
      <w:pPr>
        <w:ind w:firstLine="720"/>
        <w:jc w:val="both"/>
        <w:rPr>
          <w:rFonts w:ascii="Georgia" w:eastAsia="Georgia" w:hAnsi="Georgia" w:cs="Georgia"/>
          <w:sz w:val="28"/>
          <w:szCs w:val="28"/>
          <w:lang w:val="en-PH"/>
        </w:rPr>
      </w:pPr>
    </w:p>
    <w:p w14:paraId="36F0157E"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3.2 The MO, in its capacity as administrator of the Settlement Mechanism and the WESM;</w:t>
      </w:r>
    </w:p>
    <w:p w14:paraId="33754D41" w14:textId="77777777" w:rsidR="008E1161" w:rsidRPr="008E1161" w:rsidRDefault="008E1161" w:rsidP="008E1161">
      <w:pPr>
        <w:ind w:firstLine="720"/>
        <w:jc w:val="both"/>
        <w:rPr>
          <w:rFonts w:ascii="Georgia" w:eastAsia="Georgia" w:hAnsi="Georgia" w:cs="Georgia"/>
          <w:sz w:val="28"/>
          <w:szCs w:val="28"/>
          <w:lang w:val="en-PH"/>
        </w:rPr>
      </w:pPr>
    </w:p>
    <w:p w14:paraId="36217F38" w14:textId="77777777" w:rsidR="008E1161" w:rsidRPr="008E1161" w:rsidRDefault="008E1161" w:rsidP="00915078">
      <w:pPr>
        <w:jc w:val="both"/>
        <w:rPr>
          <w:del w:id="36" w:author="Claude" w:date="2026-08-25T13:15:00Z"/>
          <w:rFonts w:ascii="Georgia" w:eastAsia="Georgia" w:hAnsi="Georgia" w:cs="Georgia"/>
          <w:sz w:val="28"/>
          <w:szCs w:val="28"/>
          <w:lang w:val="en-PH"/>
        </w:rPr>
      </w:pPr>
      <w:del w:id="37" w:author="Claude" w:date="2026-08-25T13:15:00Z">
        <w:r>
          <w:rPr>
            <w:rFonts w:ascii="Georgia" w:eastAsia="Georgia" w:hAnsi="Georgia" w:cs="Georgia"/>
            <w:sz w:val="28"/>
            <w:szCs w:val="28"/>
            <w:highlight w:val="green"/>
            <w:lang w:val="en-PH"/>
          </w:rPr>
          <w:delText xml:space="preserve">3.3 All DUs designated as off-takers under the </w:delText>
        </w:r>
      </w:del>
      <w:ins w:id="38" w:author="Claude" w:date="2026-07-28T10:17:00Z">
        <w:del w:id="39" w:author="Claude" w:date="2026-08-25T13:15:00Z">
          <w:r>
            <w:rPr>
              <w:rFonts w:ascii="Georgia" w:eastAsia="Georgia" w:hAnsi="Georgia" w:cs="Georgia"/>
              <w:sz w:val="28"/>
              <w:szCs w:val="28"/>
              <w:highlight w:val="green"/>
              <w:lang w:val="en-PH"/>
            </w:rPr>
            <w:delText>Power Supply Procurement Plan (</w:delText>
          </w:r>
        </w:del>
      </w:ins>
      <w:del w:id="40" w:author="Claude" w:date="2026-08-25T13:15:00Z">
        <w:r>
          <w:rPr>
            <w:rFonts w:ascii="Georgia" w:eastAsia="Georgia" w:hAnsi="Georgia" w:cs="Georgia"/>
            <w:sz w:val="28"/>
            <w:szCs w:val="28"/>
            <w:highlight w:val="green"/>
            <w:lang w:val="en-PH"/>
          </w:rPr>
          <w:delText>PSPP</w:delText>
        </w:r>
      </w:del>
      <w:ins w:id="41" w:author="Claude" w:date="2026-07-28T10:17:00Z">
        <w:del w:id="42" w:author="Claude" w:date="2026-08-25T13:15:00Z">
          <w:r>
            <w:rPr>
              <w:rFonts w:ascii="Georgia" w:eastAsia="Georgia" w:hAnsi="Georgia" w:cs="Georgia"/>
              <w:sz w:val="28"/>
              <w:szCs w:val="28"/>
              <w:highlight w:val="green"/>
              <w:lang w:val="en-PH"/>
            </w:rPr>
            <w:delText>)</w:delText>
          </w:r>
        </w:del>
      </w:ins>
      <w:del w:id="43" w:author="Claude" w:date="2026-08-25T13:15:00Z">
        <w:r>
          <w:rPr>
            <w:rFonts w:ascii="Georgia" w:eastAsia="Georgia" w:hAnsi="Georgia" w:cs="Georgia"/>
            <w:sz w:val="28"/>
            <w:szCs w:val="28"/>
            <w:highlight w:val="green"/>
            <w:lang w:val="en-PH"/>
          </w:rPr>
          <w:delText>-Based Auction Track; and</w:delText>
        </w:r>
      </w:del>
    </w:p>
    <w:p w14:paraId="3E1A618F" w14:textId="77777777" w:rsidR="008E1161" w:rsidRPr="008E1161" w:rsidRDefault="008E1161" w:rsidP="008E1161">
      <w:pPr>
        <w:ind w:firstLine="720"/>
        <w:jc w:val="both"/>
        <w:rPr>
          <w:rFonts w:ascii="Georgia" w:eastAsia="Georgia" w:hAnsi="Georgia" w:cs="Georgia"/>
          <w:sz w:val="28"/>
          <w:szCs w:val="28"/>
          <w:lang w:val="en-PH"/>
        </w:rPr>
      </w:pPr>
    </w:p>
    <w:p w14:paraId="151D791A" w14:textId="77777777" w:rsidR="008E1161" w:rsidRPr="008E1161" w:rsidRDefault="008E1161" w:rsidP="00915078">
      <w:pPr>
        <w:ind w:left="720"/>
        <w:jc w:val="both"/>
        <w:rPr>
          <w:rFonts w:ascii="Georgia" w:eastAsia="Georgia" w:hAnsi="Georgia" w:cs="Georgia"/>
          <w:sz w:val="28"/>
          <w:szCs w:val="28"/>
          <w:lang w:val="en-PH"/>
        </w:rPr>
      </w:pPr>
      <w:del w:id="44" w:author="Claude" w:date="2026-08-25T13:15:00Z">
        <w:r>
          <w:rPr>
            <w:rFonts w:ascii="Georgia" w:eastAsia="Georgia" w:hAnsi="Georgia" w:cs="Georgia"/>
            <w:sz w:val="28"/>
            <w:szCs w:val="28"/>
            <w:highlight w:val="green"/>
            <w:lang w:val="en-PH"/>
          </w:rPr>
          <w:delText>3.4</w:delText>
        </w:r>
      </w:del>
      <w:ins w:id="45" w:author="Claude" w:date="2026-08-25T13:15:00Z">
        <w:r>
          <w:rPr>
            <w:rFonts w:ascii="Georgia" w:eastAsia="Georgia" w:hAnsi="Georgia" w:cs="Georgia"/>
            <w:sz w:val="28"/>
            <w:szCs w:val="28"/>
            <w:highlight w:val="green"/>
            <w:lang w:val="en-PH"/>
          </w:rPr>
          <w:t>3.3</w:t>
        </w:r>
      </w:ins>
      <w:r>
        <w:rPr>
          <w:rFonts w:ascii="Georgia" w:eastAsia="Georgia" w:hAnsi="Georgia" w:cs="Georgia"/>
          <w:sz w:val="28"/>
          <w:szCs w:val="28"/>
          <w:lang w:val="en-PH"/>
        </w:rPr>
        <w:t xml:space="preserve"> The DOE, to the extent of coordination with the Commission in the determination and issuance of the GAT Price and endorsement of the Gas Auction Price of Winning Bidders.</w:t>
      </w:r>
    </w:p>
    <w:p w14:paraId="26BB9F3B" w14:textId="77777777" w:rsidR="0008735A" w:rsidRDefault="00000000">
      <w:pPr>
        <w:spacing w:before="280"/>
        <w:ind w:left="720"/>
        <w:jc w:val="both"/>
        <w:rPr>
          <w:ins w:id="46" w:author="Claude" w:date="2026-10-08T15:00:00Z"/>
        </w:rPr>
      </w:pPr>
      <w:commentRangeStart w:id="47"/>
      <w:ins w:id="48" w:author="Claude" w:date="2026-10-08T15:00:00Z">
        <w:r>
          <w:rPr>
            <w:rFonts w:ascii="Georgia" w:eastAsia="Georgia" w:hAnsi="Georgia" w:cs="Georgia"/>
            <w:sz w:val="28"/>
            <w:szCs w:val="28"/>
            <w:highlight w:val="green"/>
            <w:lang w:val="en-PH"/>
          </w:rPr>
          <w:t>Except as otherwise provided in these Rules, applications, petitions, verified complaints, motions for confidential treatment, show-cause and other Commission-initiated proceedings, compliance filings, and rule-making under these Rules shall be governed by the 2026 Rules of Practice and Procedure of the Energy Regulatory Commission (Resolution No. 31, Series of 2026), as may be amended.</w:t>
        </w:r>
      </w:ins>
      <w:commentRangeEnd w:id="47"/>
      <w:r>
        <w:rPr>
          <w:rStyle w:val="CommentReference"/>
          <w:sz w:val="24"/>
          <w:szCs w:val="24"/>
        </w:rPr>
        <w:commentReference w:id="47"/>
      </w:r>
    </w:p>
    <w:p w14:paraId="06D86A89" w14:textId="77777777" w:rsidR="008E1161" w:rsidRPr="008E1161" w:rsidRDefault="008E1161" w:rsidP="008E1161">
      <w:pPr>
        <w:ind w:firstLine="720"/>
        <w:jc w:val="both"/>
        <w:rPr>
          <w:rFonts w:ascii="Georgia" w:eastAsia="Georgia" w:hAnsi="Georgia" w:cs="Georgia"/>
          <w:sz w:val="28"/>
          <w:szCs w:val="28"/>
          <w:lang w:val="en-PH"/>
        </w:rPr>
      </w:pPr>
    </w:p>
    <w:p w14:paraId="377BC3EA" w14:textId="77777777" w:rsidR="008E1161" w:rsidRPr="008E1161" w:rsidRDefault="008E1161" w:rsidP="00915078">
      <w:pPr>
        <w:jc w:val="both"/>
        <w:rPr>
          <w:rFonts w:ascii="Georgia" w:eastAsia="Georgia" w:hAnsi="Georgia" w:cs="Georgia"/>
          <w:sz w:val="28"/>
          <w:szCs w:val="28"/>
          <w:lang w:val="en-PH"/>
        </w:rPr>
      </w:pPr>
      <w:r>
        <w:rPr>
          <w:rFonts w:ascii="Georgia" w:hAnsi="Georgia"/>
          <w:b/>
          <w:bCs/>
          <w:sz w:val="28"/>
        </w:rPr>
        <w:t>Section 4. Definition of Terms.</w:t>
      </w:r>
      <w:r>
        <w:rPr>
          <w:rFonts w:ascii="Georgia" w:hAnsi="Georgia"/>
          <w:sz w:val="28"/>
        </w:rPr>
        <w:t xml:space="preserve"> As used in these Rules, the following terms shall have the meanings ascribed to them herein. Terms not defined herein shall have the same meanings as ascribed to them in the </w:t>
      </w:r>
      <w:del w:id="49" w:author="Claude" w:date="2026-10-08T09:00:00Z">
        <w:r>
          <w:rPr>
            <w:rFonts w:ascii="Georgia" w:hAnsi="Georgia"/>
            <w:sz w:val="28"/>
            <w:highlight w:val="green"/>
          </w:rPr>
          <w:delText>Gas Auction Circular, Republic Act No. 12120 (PNGIDA), EPIRA, and the WESM Rules, in that order of priority.</w:delText>
        </w:r>
      </w:del>
      <w:commentRangeStart w:id="50"/>
      <w:ins w:id="51" w:author="Claude" w:date="2026-10-08T09:00:00Z">
        <w:r>
          <w:rPr>
            <w:rFonts w:ascii="Georgia" w:hAnsi="Georgia"/>
            <w:sz w:val="28"/>
            <w:highlight w:val="green"/>
          </w:rPr>
          <w:t>Gas Auction Circular, the Terms of Reference for the applicable Auction Round, Republic Act No. 12120 (PNGIDA), EPIRA, and the WESM Rules, in that order of priority.</w:t>
        </w:r>
      </w:ins>
      <w:commentRangeEnd w:id="50"/>
      <w:r w:rsidRPr="008E1161">
        <w:rPr>
          <w:rStyle w:val="CommentReference"/>
          <w:rFonts w:ascii="Georgia" w:eastAsia="Georgia" w:hAnsi="Georgia" w:cs="Georgia"/>
          <w:sz w:val="28"/>
          <w:szCs w:val="28"/>
          <w:lang w:val="en-PH"/>
        </w:rPr>
        <w:commentReference w:id="50"/>
      </w:r>
    </w:p>
    <w:p w14:paraId="2217C00D" w14:textId="77777777" w:rsidR="008E1161" w:rsidRPr="008E1161" w:rsidRDefault="008E1161" w:rsidP="008E1161">
      <w:pPr>
        <w:ind w:firstLine="720"/>
        <w:jc w:val="both"/>
        <w:rPr>
          <w:rFonts w:ascii="Georgia" w:eastAsia="Georgia" w:hAnsi="Georgia" w:cs="Georgia"/>
          <w:sz w:val="28"/>
          <w:szCs w:val="28"/>
          <w:lang w:val="en-PH"/>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E1161" w:rsidRPr="008E1161" w14:paraId="32C907F9" w14:textId="77777777" w:rsidTr="5B2EF78A">
        <w:trPr>
          <w:tblHeader/>
        </w:trPr>
        <w:tc>
          <w:tcPr>
            <w:tcW w:w="4680" w:type="dxa"/>
            <w:shd w:val="clear" w:color="auto" w:fill="D9D9D9"/>
            <w:tcMar>
              <w:top w:w="100" w:type="dxa"/>
              <w:left w:w="100" w:type="dxa"/>
              <w:bottom w:w="100" w:type="dxa"/>
              <w:right w:w="100" w:type="dxa"/>
            </w:tcMar>
          </w:tcPr>
          <w:p w14:paraId="042F769D" w14:textId="77777777" w:rsidR="008E1161" w:rsidRPr="008E1161" w:rsidRDefault="008E1161" w:rsidP="00915078">
            <w:pPr>
              <w:ind w:firstLine="32"/>
              <w:jc w:val="center"/>
              <w:rPr>
                <w:rFonts w:ascii="Georgia" w:eastAsia="Georgia" w:hAnsi="Georgia" w:cs="Georgia"/>
                <w:b/>
                <w:bCs/>
                <w:sz w:val="28"/>
                <w:szCs w:val="28"/>
                <w:lang w:val="en-PH"/>
              </w:rPr>
            </w:pPr>
            <w:r>
              <w:rPr>
                <w:rFonts w:ascii="Georgia" w:eastAsia="Georgia" w:hAnsi="Georgia" w:cs="Georgia"/>
                <w:b/>
                <w:bCs/>
                <w:sz w:val="28"/>
                <w:szCs w:val="28"/>
                <w:lang w:val="en-PH"/>
              </w:rPr>
              <w:t>Term</w:t>
            </w:r>
          </w:p>
        </w:tc>
        <w:tc>
          <w:tcPr>
            <w:tcW w:w="4680" w:type="dxa"/>
            <w:shd w:val="clear" w:color="auto" w:fill="D9D9D9"/>
            <w:tcMar>
              <w:top w:w="100" w:type="dxa"/>
              <w:left w:w="100" w:type="dxa"/>
              <w:bottom w:w="100" w:type="dxa"/>
              <w:right w:w="100" w:type="dxa"/>
            </w:tcMar>
          </w:tcPr>
          <w:p w14:paraId="2BE607E1" w14:textId="77777777" w:rsidR="008E1161" w:rsidRPr="008E1161" w:rsidRDefault="008E1161" w:rsidP="00915078">
            <w:pPr>
              <w:ind w:firstLine="30"/>
              <w:jc w:val="center"/>
              <w:rPr>
                <w:rFonts w:ascii="Georgia" w:eastAsia="Georgia" w:hAnsi="Georgia" w:cs="Georgia"/>
                <w:b/>
                <w:bCs/>
                <w:sz w:val="28"/>
                <w:szCs w:val="28"/>
                <w:lang w:val="en-PH"/>
              </w:rPr>
            </w:pPr>
            <w:r>
              <w:rPr>
                <w:rFonts w:ascii="Georgia" w:eastAsia="Georgia" w:hAnsi="Georgia" w:cs="Georgia"/>
                <w:b/>
                <w:bCs/>
                <w:sz w:val="28"/>
                <w:szCs w:val="28"/>
                <w:lang w:val="en-PH"/>
              </w:rPr>
              <w:t>Definition</w:t>
            </w:r>
          </w:p>
        </w:tc>
      </w:tr>
      <w:tr w:rsidR="008E1161" w:rsidRPr="008E1161" w14:paraId="657042BA" w14:textId="77777777" w:rsidTr="5B2EF78A">
        <w:tc>
          <w:tcPr>
            <w:tcW w:w="4680" w:type="dxa"/>
            <w:tcMar>
              <w:top w:w="100" w:type="dxa"/>
              <w:left w:w="100" w:type="dxa"/>
              <w:bottom w:w="100" w:type="dxa"/>
              <w:right w:w="100" w:type="dxa"/>
            </w:tcMar>
          </w:tcPr>
          <w:p w14:paraId="6543AF00" w14:textId="77777777" w:rsidR="008E1161" w:rsidRPr="008E1161" w:rsidRDefault="008E1161" w:rsidP="00793471">
            <w:pPr>
              <w:ind w:firstLine="32"/>
              <w:jc w:val="both"/>
              <w:rPr>
                <w:rFonts w:ascii="Georgia" w:eastAsia="Georgia" w:hAnsi="Georgia" w:cs="Georgia"/>
                <w:sz w:val="28"/>
                <w:szCs w:val="28"/>
                <w:lang w:val="en-PH"/>
              </w:rPr>
            </w:pPr>
            <w:commentRangeStart w:id="52"/>
            <w:commentRangeEnd w:id="52"/>
            <w:r>
              <w:rPr>
                <w:rStyle w:val="CommentReference"/>
                <w:rFonts w:ascii="Georgia" w:eastAsia="Georgia" w:hAnsi="Georgia" w:cs="Georgia"/>
                <w:b/>
                <w:bCs/>
                <w:sz w:val="28"/>
                <w:szCs w:val="28"/>
                <w:lang w:val="en-PH"/>
              </w:rPr>
              <w:commentReference w:id="52"/>
            </w:r>
            <w:commentRangeStart w:id="53"/>
            <w:r>
              <w:rPr>
                <w:rFonts w:ascii="Georgia" w:eastAsia="Georgia" w:hAnsi="Georgia" w:cs="Georgia"/>
                <w:b/>
                <w:bCs/>
                <w:sz w:val="28"/>
                <w:szCs w:val="28"/>
                <w:lang w:val="en-PH"/>
              </w:rPr>
              <w:t>All-In Project Cost (AIPC)</w:t>
            </w:r>
            <w:commentRangeEnd w:id="53"/>
            <w:r w:rsidRPr="008E1161">
              <w:rPr>
                <w:rStyle w:val="CommentReference"/>
                <w:rFonts w:ascii="Georgia" w:eastAsia="Georgia" w:hAnsi="Georgia" w:cs="Georgia"/>
                <w:sz w:val="28"/>
                <w:szCs w:val="28"/>
                <w:lang w:val="en-PH"/>
              </w:rPr>
              <w:commentReference w:id="53"/>
            </w:r>
          </w:p>
        </w:tc>
        <w:tc>
          <w:tcPr>
            <w:tcW w:w="4680" w:type="dxa"/>
            <w:tcMar>
              <w:top w:w="100" w:type="dxa"/>
              <w:left w:w="100" w:type="dxa"/>
              <w:bottom w:w="100" w:type="dxa"/>
              <w:right w:w="100" w:type="dxa"/>
            </w:tcMar>
          </w:tcPr>
          <w:p w14:paraId="709D8124" w14:textId="68413CE8" w:rsidR="008E1161" w:rsidRPr="008E1161" w:rsidRDefault="008E1161" w:rsidP="00793471">
            <w:pPr>
              <w:ind w:firstLine="30"/>
              <w:jc w:val="both"/>
              <w:rPr>
                <w:rFonts w:ascii="Georgia" w:eastAsia="Georgia" w:hAnsi="Georgia" w:cs="Georgia"/>
                <w:sz w:val="28"/>
                <w:szCs w:val="28"/>
                <w:lang w:val="en-PH"/>
              </w:rPr>
            </w:pPr>
            <w:commentRangeStart w:id="54"/>
            <w:r>
              <w:rPr>
                <w:rFonts w:ascii="Georgia" w:eastAsia="Georgia" w:hAnsi="Georgia" w:cs="Georgia"/>
                <w:sz w:val="28"/>
                <w:szCs w:val="28"/>
                <w:lang w:val="en-PH"/>
              </w:rPr>
              <w:t xml:space="preserve">The total capital expenditure required to develop, construct, and commission a Mid-Merit Natural Gas Facility, including EPC/construction costs, civil and land development costs, equipment procurement, balance-of-plant infrastructure, pre-development expenditures, </w:t>
            </w:r>
            <w:commentRangeEnd w:id="54"/>
            <w:r>
              <w:rPr>
                <w:rStyle w:val="CommentReference"/>
                <w:rFonts w:ascii="Georgia" w:eastAsia="Georgia" w:hAnsi="Georgia" w:cs="Georgia"/>
                <w:sz w:val="28"/>
                <w:szCs w:val="28"/>
                <w:lang w:val="en-PH"/>
              </w:rPr>
              <w:commentReference w:id="54"/>
            </w:r>
            <w:del w:id="32273" w:author="Claude" w:date="2026-10-19T09:00:00Z">
              <w:r>
                <w:rPr>
                  <w:rFonts w:ascii="Georgia" w:eastAsia="Georgia" w:hAnsi="Georgia" w:cs="Georgia"/>
                  <w:sz w:val="28"/>
                  <w:szCs w:val="28"/>
                  <w:highlight w:val="cyan"/>
                  <w:lang w:val="en-PH"/>
                </w:rPr>
                <w:delText>transmission line and substation interconnection costs</w:delText>
              </w:r>
            </w:del>
            <w:ins w:id="55" w:author="Claude" w:date="2026-08-25T23:53:00Z">
              <w:del w:id="32274" w:author="Claude" w:date="2026-10-19T09:00:00Z">
                <w:r>
                  <w:rPr>
                    <w:rFonts w:ascii="Georgia" w:eastAsia="Georgia" w:hAnsi="Georgia" w:cs="Georgia"/>
                    <w:sz w:val="28"/>
                    <w:szCs w:val="28"/>
                    <w:highlight w:val="cyan"/>
                    <w:lang w:val="en-PH"/>
                  </w:rPr>
                  <w:delText xml:space="preserve"> (to the extent the underlying facilities are not turned over to the Transmission Network Provider pursuant to Section 11 of the Gas Auction Circular and DOE Department Circular No. DC2026-01-0001; the capital cost of any Associated Transmission Project so turned over shall instead be recovered through the mechanism prescribed under DC2026-01-0001 </w:delText>
                </w:r>
              </w:del>
              <w:del w:id="32275" w:author="Claude" w:date="2026-10-19T09:00:00Z">
                <w:r>
                  <w:rPr>
                    <w:rFonts w:ascii="Georgia" w:eastAsia="Georgia" w:hAnsi="Georgia" w:cs="Georgia"/>
                    <w:sz w:val="28"/>
                    <w:szCs w:val="28"/>
                    <w:highlight w:val="cyan"/>
                    <w:lang w:val="en-PH"/>
                  </w:rPr>
                  <w:lastRenderedPageBreak/>
                  <w:delText>and excluded from this definition to avoid double recovery)</w:delText>
                </w:r>
              </w:del>
            </w:ins>
            <w:del w:id="32276" w:author="Claude" w:date="2026-10-19T09:00:00Z">
              <w:r>
                <w:rPr>
                  <w:rFonts w:ascii="Georgia" w:eastAsia="Georgia" w:hAnsi="Georgia" w:cs="Georgia"/>
                  <w:sz w:val="28"/>
                  <w:szCs w:val="28"/>
                  <w:highlight w:val="cyan"/>
                  <w:lang w:val="en-PH"/>
                </w:rPr>
                <w:delText xml:space="preserve">, </w:delText>
              </w:r>
            </w:del>
            <w:r>
              <w:rPr>
                <w:rFonts w:ascii="Georgia" w:eastAsia="Georgia" w:hAnsi="Georgia" w:cs="Georgia"/>
                <w:sz w:val="28"/>
                <w:szCs w:val="28"/>
                <w:lang w:val="en-PH"/>
              </w:rPr>
              <w:t xml:space="preserve">environmental compliance costs, financial close and financing fees, and </w:t>
            </w:r>
            <w:del w:id="32277" w:author="Claude" w:date="2026-10-19T09:00:00Z">
              <w:r>
                <w:rPr>
                  <w:rFonts w:ascii="Georgia" w:eastAsia="Georgia" w:hAnsi="Georgia" w:cs="Georgia"/>
                  <w:sz w:val="28"/>
                  <w:szCs w:val="28"/>
                  <w:highlight w:val="cyan"/>
                  <w:lang w:val="en-PH"/>
                </w:rPr>
                <w:delText xml:space="preserve">contingency allowances, expressed</w:delText>
              </w:r>
            </w:del>
            <w:ins w:id="32278" w:author="Claude" w:date="2026-10-19T09:00:00Z">
              <w:r>
                <w:rPr>
                  <w:rFonts w:ascii="Georgia" w:eastAsia="Georgia" w:hAnsi="Georgia" w:cs="Georgia"/>
                  <w:sz w:val="28"/>
                  <w:szCs w:val="28"/>
                  <w:highlight w:val="cyan"/>
                  <w:lang w:val="en-PH"/>
                </w:rPr>
                <w:t xml:space="preserve">contingency allowances, but excluding transmission and interconnection costs pursuant to Section 9.3 of these Rules, expressed</w:t>
              </w:r>
            </w:ins>
            <w:r>
              <w:rPr>
                <w:rFonts w:ascii="Georgia" w:eastAsia="Georgia" w:hAnsi="Georgia" w:cs="Georgia"/>
                <w:sz w:val="28"/>
                <w:szCs w:val="28"/>
                <w:lang w:val="en-PH"/>
              </w:rPr>
              <w:t xml:space="preserve"> in Philippine Pesos per kilowatt (PhP/kW) of Installed Capacity.</w:t>
            </w:r>
          </w:p>
        </w:tc>
      </w:tr>
      <w:tr w:rsidR="008E1161" w:rsidRPr="008E1161" w14:paraId="088F121E" w14:textId="77777777" w:rsidTr="5B2EF78A">
        <w:trPr>
          <w:ins w:id="56" w:author="Claude" w:date="2026-08-25T05:05:00Z"/>
        </w:trPr>
        <w:tc>
          <w:tcPr>
            <w:tcW w:w="4680" w:type="dxa"/>
            <w:tcMar>
              <w:top w:w="100" w:type="dxa"/>
              <w:left w:w="100" w:type="dxa"/>
              <w:bottom w:w="100" w:type="dxa"/>
              <w:right w:w="100" w:type="dxa"/>
            </w:tcMar>
          </w:tcPr>
          <w:p w14:paraId="1EBCD521" w14:textId="77777777" w:rsidR="008E1161" w:rsidRPr="008E1161" w:rsidRDefault="008E1161" w:rsidP="00793471">
            <w:pPr>
              <w:ind w:firstLine="32"/>
              <w:jc w:val="both"/>
              <w:rPr>
                <w:ins w:id="57" w:author="Claude" w:date="2026-08-25T05:05:00Z"/>
                <w:rFonts w:ascii="Georgia" w:eastAsia="Georgia" w:hAnsi="Georgia" w:cs="Georgia"/>
                <w:sz w:val="28"/>
                <w:szCs w:val="28"/>
                <w:lang w:val="en-PH"/>
              </w:rPr>
            </w:pPr>
            <w:commentRangeStart w:id="58"/>
            <w:ins w:id="59" w:author="Claude" w:date="2026-08-25T05:05:00Z">
              <w:r>
                <w:rPr>
                  <w:rFonts w:ascii="Georgia" w:eastAsia="Georgia" w:hAnsi="Georgia" w:cs="Georgia"/>
                  <w:b/>
                  <w:sz w:val="28"/>
                  <w:szCs w:val="28"/>
                  <w:highlight w:val="green"/>
                  <w:lang w:val="en-PH"/>
                </w:rPr>
                <w:lastRenderedPageBreak/>
                <w:t>Associated Transmission Project (ATP)</w:t>
              </w:r>
            </w:ins>
            <w:commentRangeEnd w:id="58"/>
            <w:r w:rsidRPr="008E1161">
              <w:rPr>
                <w:rStyle w:val="CommentReference"/>
                <w:rFonts w:ascii="Georgia" w:eastAsia="Georgia" w:hAnsi="Georgia" w:cs="Georgia"/>
                <w:sz w:val="28"/>
                <w:szCs w:val="28"/>
                <w:lang w:val="en-PH"/>
              </w:rPr>
              <w:commentReference w:id="58"/>
            </w:r>
          </w:p>
        </w:tc>
        <w:tc>
          <w:tcPr>
            <w:tcW w:w="4680" w:type="dxa"/>
            <w:tcMar>
              <w:top w:w="100" w:type="dxa"/>
              <w:left w:w="100" w:type="dxa"/>
              <w:bottom w:w="100" w:type="dxa"/>
              <w:right w:w="100" w:type="dxa"/>
            </w:tcMar>
          </w:tcPr>
          <w:p w14:paraId="4D491A9F" w14:textId="77777777" w:rsidR="008E1161" w:rsidRPr="008E1161" w:rsidRDefault="008E1161" w:rsidP="00793471">
            <w:pPr>
              <w:ind w:firstLine="30"/>
              <w:jc w:val="both"/>
              <w:rPr>
                <w:rFonts w:ascii="Georgia" w:eastAsia="Georgia" w:hAnsi="Georgia" w:cs="Georgia"/>
                <w:sz w:val="28"/>
                <w:szCs w:val="28"/>
                <w:lang w:val="en-PH"/>
              </w:rPr>
            </w:pPr>
            <w:ins w:id="60" w:author="Claude" w:date="2026-08-25T05:05:00Z">
              <w:r>
                <w:rPr>
                  <w:rFonts w:ascii="Georgia" w:eastAsia="Georgia" w:hAnsi="Georgia" w:cs="Georgia"/>
                  <w:sz w:val="28"/>
                  <w:szCs w:val="28"/>
                  <w:highlight w:val="green"/>
                  <w:lang w:val="en-PH"/>
                </w:rPr>
                <w:t xml:space="preserve">New or expanded transmission lines, substations, and other transmission facilities beyond a Winning Bidder's dedicated point-to-point connection facility, determined by the System Impact Study and Facilities Study to be necessary to reliably and securely accommodate the Winning Bidder's Awarded Gas Capacity into the Grid, </w:t>
              </w:r>
              <w:del w:id="61" w:author="Claude" w:date="2026-10-08T15:00:00Z">
                <w:r>
                  <w:rPr>
                    <w:rFonts w:ascii="Georgia" w:eastAsia="Georgia" w:hAnsi="Georgia" w:cs="Georgia"/>
                    <w:sz w:val="28"/>
                    <w:szCs w:val="28"/>
                    <w:highlight w:val="green"/>
                    <w:lang w:val="en-PH"/>
                  </w:rPr>
                  <w:delText>as provided under DOE Department Circular No. DC2026-01-0001.</w:delText>
                </w:r>
              </w:del>
            </w:ins>
            <w:ins w:id="62" w:author="Claude" w:date="2026-10-08T15:00:00Z">
              <w:r>
                <w:rPr>
                  <w:rFonts w:ascii="Georgia" w:eastAsia="Georgia" w:hAnsi="Georgia" w:cs="Georgia"/>
                  <w:sz w:val="28"/>
                  <w:szCs w:val="28"/>
                  <w:highlight w:val="green"/>
                  <w:lang w:val="en-PH"/>
                </w:rPr>
                <w:t>as provided under DOE Department Circular No. DC2026-01-0001 and ERC Resolution No. 18, Series of 2026.</w:t>
              </w:r>
            </w:ins>
          </w:p>
        </w:tc>
      </w:tr>
      <w:tr w:rsidR="008E1161" w:rsidRPr="008E1161" w14:paraId="43EEC52F" w14:textId="77777777" w:rsidTr="5B2EF78A">
        <w:tc>
          <w:tcPr>
            <w:tcW w:w="4680" w:type="dxa"/>
            <w:tcMar>
              <w:top w:w="100" w:type="dxa"/>
              <w:left w:w="100" w:type="dxa"/>
              <w:bottom w:w="100" w:type="dxa"/>
              <w:right w:w="100" w:type="dxa"/>
            </w:tcMar>
          </w:tcPr>
          <w:p w14:paraId="73B6BFE5" w14:textId="77777777" w:rsidR="008E1161" w:rsidRPr="008E1161" w:rsidRDefault="008E1161" w:rsidP="00793471">
            <w:pPr>
              <w:ind w:firstLine="32"/>
              <w:jc w:val="both"/>
              <w:rPr>
                <w:rFonts w:ascii="Georgia" w:eastAsia="Georgia" w:hAnsi="Georgia" w:cs="Georgia"/>
                <w:sz w:val="28"/>
                <w:szCs w:val="28"/>
                <w:lang w:val="en-PH"/>
              </w:rPr>
            </w:pPr>
            <w:commentRangeStart w:id="63"/>
            <w:r>
              <w:rPr>
                <w:rFonts w:ascii="Georgia" w:eastAsia="Georgia" w:hAnsi="Georgia" w:cs="Georgia"/>
                <w:b/>
                <w:bCs/>
                <w:sz w:val="28"/>
                <w:szCs w:val="28"/>
                <w:lang w:val="en-PH"/>
              </w:rPr>
              <w:t>Auction Round</w:t>
            </w:r>
            <w:commentRangeEnd w:id="63"/>
            <w:r w:rsidRPr="008E1161">
              <w:rPr>
                <w:rStyle w:val="CommentReference"/>
                <w:rFonts w:ascii="Georgia" w:eastAsia="Georgia" w:hAnsi="Georgia" w:cs="Georgia"/>
                <w:sz w:val="28"/>
                <w:szCs w:val="28"/>
                <w:lang w:val="en-PH"/>
              </w:rPr>
              <w:commentReference w:id="63"/>
            </w:r>
          </w:p>
        </w:tc>
        <w:tc>
          <w:tcPr>
            <w:tcW w:w="4680" w:type="dxa"/>
            <w:tcMar>
              <w:top w:w="100" w:type="dxa"/>
              <w:left w:w="100" w:type="dxa"/>
              <w:bottom w:w="100" w:type="dxa"/>
              <w:right w:w="100" w:type="dxa"/>
            </w:tcMar>
          </w:tcPr>
          <w:p w14:paraId="44EC9A78"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Each competitive bidding event conducted by the DOE for the procurement of Mid-Merit Natural Gas Capacity under the Gas Auction Circular, identified by round number.</w:t>
            </w:r>
          </w:p>
        </w:tc>
      </w:tr>
      <w:tr w:rsidR="008E1161" w:rsidRPr="008E1161" w14:paraId="673172AF" w14:textId="77777777" w:rsidTr="5B2EF78A">
        <w:tc>
          <w:tcPr>
            <w:tcW w:w="4680" w:type="dxa"/>
            <w:tcMar>
              <w:top w:w="100" w:type="dxa"/>
              <w:left w:w="100" w:type="dxa"/>
              <w:bottom w:w="100" w:type="dxa"/>
              <w:right w:w="100" w:type="dxa"/>
            </w:tcMar>
          </w:tcPr>
          <w:p w14:paraId="3A0F82E0" w14:textId="77777777" w:rsidR="008E1161" w:rsidRPr="008E1161" w:rsidRDefault="008E1161" w:rsidP="00793471">
            <w:pPr>
              <w:ind w:firstLine="32"/>
              <w:jc w:val="both"/>
              <w:rPr>
                <w:rFonts w:ascii="Georgia" w:eastAsia="Georgia" w:hAnsi="Georgia" w:cs="Georgia"/>
                <w:sz w:val="28"/>
                <w:szCs w:val="28"/>
                <w:lang w:val="en-PH"/>
              </w:rPr>
            </w:pPr>
            <w:commentRangeStart w:id="64"/>
            <w:r>
              <w:rPr>
                <w:rFonts w:ascii="Georgia" w:eastAsia="Georgia" w:hAnsi="Georgia" w:cs="Georgia"/>
                <w:b/>
                <w:bCs/>
                <w:sz w:val="28"/>
                <w:szCs w:val="28"/>
                <w:lang w:val="en-PH"/>
              </w:rPr>
              <w:t>Auction Shortfall Amount</w:t>
            </w:r>
            <w:commentRangeEnd w:id="64"/>
            <w:r w:rsidRPr="008E1161">
              <w:rPr>
                <w:rStyle w:val="CommentReference"/>
                <w:rFonts w:ascii="Georgia" w:eastAsia="Georgia" w:hAnsi="Georgia" w:cs="Georgia"/>
                <w:sz w:val="28"/>
                <w:szCs w:val="28"/>
                <w:lang w:val="en-PH"/>
              </w:rPr>
              <w:commentReference w:id="64"/>
            </w:r>
          </w:p>
        </w:tc>
        <w:tc>
          <w:tcPr>
            <w:tcW w:w="4680" w:type="dxa"/>
            <w:tcMar>
              <w:top w:w="100" w:type="dxa"/>
              <w:left w:w="100" w:type="dxa"/>
              <w:bottom w:w="100" w:type="dxa"/>
              <w:right w:w="100" w:type="dxa"/>
            </w:tcMar>
          </w:tcPr>
          <w:p w14:paraId="001CAD4F"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For any Winning Bidder (g) in any Settlement Period, the positive difference between the Total Mid-Merit Settlement Amount (MMSAg) and the Energy Trading Amount (ETAg) settled by the MO in the WESM, i.e., MMSAg minus ETAg, when MMSAg exceeds ETAg.</w:t>
            </w:r>
          </w:p>
        </w:tc>
      </w:tr>
      <w:tr w:rsidR="008E1161" w:rsidRPr="008E1161" w14:paraId="7693149E" w14:textId="77777777" w:rsidTr="5B2EF78A">
        <w:tc>
          <w:tcPr>
            <w:tcW w:w="4680" w:type="dxa"/>
            <w:tcMar>
              <w:top w:w="100" w:type="dxa"/>
              <w:left w:w="100" w:type="dxa"/>
              <w:bottom w:w="100" w:type="dxa"/>
              <w:right w:w="100" w:type="dxa"/>
            </w:tcMar>
          </w:tcPr>
          <w:p w14:paraId="6F098C3F" w14:textId="77777777" w:rsidR="008E1161" w:rsidRPr="008E1161" w:rsidRDefault="008E1161" w:rsidP="00793471">
            <w:pPr>
              <w:ind w:firstLine="32"/>
              <w:jc w:val="both"/>
              <w:rPr>
                <w:rFonts w:ascii="Georgia" w:eastAsia="Georgia" w:hAnsi="Georgia" w:cs="Georgia"/>
                <w:sz w:val="28"/>
                <w:szCs w:val="28"/>
                <w:lang w:val="en-PH"/>
              </w:rPr>
            </w:pPr>
            <w:commentRangeStart w:id="65"/>
            <w:r>
              <w:rPr>
                <w:rFonts w:ascii="Georgia" w:eastAsia="Georgia" w:hAnsi="Georgia" w:cs="Georgia"/>
                <w:b/>
                <w:bCs/>
                <w:sz w:val="28"/>
                <w:szCs w:val="28"/>
                <w:lang w:val="en-PH"/>
              </w:rPr>
              <w:t>Auction Flowback Amount</w:t>
            </w:r>
            <w:commentRangeEnd w:id="65"/>
            <w:r w:rsidRPr="008E1161">
              <w:rPr>
                <w:rStyle w:val="CommentReference"/>
                <w:rFonts w:ascii="Georgia" w:eastAsia="Georgia" w:hAnsi="Georgia" w:cs="Georgia"/>
                <w:sz w:val="28"/>
                <w:szCs w:val="28"/>
                <w:lang w:val="en-PH"/>
              </w:rPr>
              <w:commentReference w:id="65"/>
            </w:r>
          </w:p>
        </w:tc>
        <w:tc>
          <w:tcPr>
            <w:tcW w:w="4680" w:type="dxa"/>
            <w:tcMar>
              <w:top w:w="100" w:type="dxa"/>
              <w:left w:w="100" w:type="dxa"/>
              <w:bottom w:w="100" w:type="dxa"/>
              <w:right w:w="100" w:type="dxa"/>
            </w:tcMar>
          </w:tcPr>
          <w:p w14:paraId="5C5651F5"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 xml:space="preserve">For any Winning Bidder (g) in any Settlement Period, the positive difference between the Energy Trading Amount (ETAg) and the Total Mid-Merit Settlement Amount (MMSAg) settled in the WESM, i.e., </w:t>
            </w:r>
            <w:r>
              <w:rPr>
                <w:rFonts w:ascii="Georgia" w:eastAsia="Georgia" w:hAnsi="Georgia" w:cs="Georgia"/>
                <w:sz w:val="28"/>
                <w:szCs w:val="28"/>
                <w:lang w:val="en-PH"/>
              </w:rPr>
              <w:lastRenderedPageBreak/>
              <w:t>ETAg minus MMSAg, when ETAg exceeds MMSAg.</w:t>
            </w:r>
          </w:p>
        </w:tc>
      </w:tr>
      <w:tr w:rsidR="008E1161" w:rsidRPr="008E1161" w14:paraId="41042E76" w14:textId="77777777" w:rsidTr="5B2EF78A">
        <w:trPr>
          <w:del w:id="66" w:author="Claude" w:date="2026-08-25T13:15:00Z"/>
        </w:trPr>
        <w:tc>
          <w:tcPr>
            <w:tcW w:w="4680" w:type="dxa"/>
            <w:tcMar>
              <w:top w:w="100" w:type="dxa"/>
              <w:left w:w="100" w:type="dxa"/>
              <w:bottom w:w="100" w:type="dxa"/>
              <w:right w:w="100" w:type="dxa"/>
            </w:tcMar>
          </w:tcPr>
          <w:p w14:paraId="038AF1D4" w14:textId="77777777" w:rsidR="008E1161" w:rsidRPr="008E1161" w:rsidRDefault="008E1161" w:rsidP="00793471">
            <w:pPr>
              <w:ind w:firstLine="32"/>
              <w:jc w:val="both"/>
              <w:rPr>
                <w:del w:id="67" w:author="Claude" w:date="2026-08-25T13:15:00Z"/>
                <w:rFonts w:ascii="Georgia" w:eastAsia="Georgia" w:hAnsi="Georgia" w:cs="Georgia"/>
                <w:sz w:val="28"/>
                <w:szCs w:val="28"/>
                <w:lang w:val="en-PH"/>
              </w:rPr>
            </w:pPr>
            <w:del w:id="68" w:author="Claude" w:date="2026-08-25T13:15:00Z">
              <w:r>
                <w:rPr>
                  <w:rFonts w:ascii="Georgia" w:eastAsia="Georgia" w:hAnsi="Georgia" w:cs="Georgia"/>
                  <w:b/>
                  <w:bCs/>
                  <w:sz w:val="28"/>
                  <w:szCs w:val="28"/>
                  <w:highlight w:val="green"/>
                  <w:lang w:val="en-PH"/>
                </w:rPr>
                <w:lastRenderedPageBreak/>
                <w:delText>BCQ</w:delText>
              </w:r>
            </w:del>
          </w:p>
        </w:tc>
        <w:tc>
          <w:tcPr>
            <w:tcW w:w="4680" w:type="dxa"/>
            <w:tcMar>
              <w:top w:w="100" w:type="dxa"/>
              <w:left w:w="100" w:type="dxa"/>
              <w:bottom w:w="100" w:type="dxa"/>
              <w:right w:w="100" w:type="dxa"/>
            </w:tcMar>
          </w:tcPr>
          <w:p w14:paraId="046C123C" w14:textId="77777777" w:rsidR="008E1161" w:rsidRPr="008E1161" w:rsidRDefault="008E1161" w:rsidP="00793471">
            <w:pPr>
              <w:ind w:firstLine="30"/>
              <w:jc w:val="both"/>
              <w:rPr>
                <w:del w:id="69" w:author="Claude" w:date="2026-08-25T13:15:00Z"/>
                <w:rFonts w:ascii="Georgia" w:eastAsia="Georgia" w:hAnsi="Georgia" w:cs="Georgia"/>
                <w:sz w:val="28"/>
                <w:szCs w:val="28"/>
                <w:lang w:val="en-PH"/>
              </w:rPr>
            </w:pPr>
            <w:del w:id="70" w:author="Claude" w:date="2026-08-25T13:15:00Z">
              <w:r>
                <w:rPr>
                  <w:rFonts w:ascii="Georgia" w:eastAsia="Georgia" w:hAnsi="Georgia" w:cs="Georgia"/>
                  <w:sz w:val="28"/>
                  <w:szCs w:val="28"/>
                  <w:highlight w:val="green"/>
                  <w:lang w:val="en-PH"/>
                </w:rPr>
                <w:delText>Bilateral Contract Quantity, as defined under the WESM Rules; the portion of energy output declared by a generator as contracted supply for the purpose of WESM settlement.</w:delText>
              </w:r>
            </w:del>
          </w:p>
        </w:tc>
      </w:tr>
      <w:tr w:rsidR="00C31343" w14:paraId="5849814B" w14:textId="77777777" w:rsidTr="5B2EF78A">
        <w:tc>
          <w:tcPr>
            <w:tcW w:w="4680" w:type="dxa"/>
          </w:tcPr>
          <w:p w14:paraId="58773437" w14:textId="77777777" w:rsidR="00C31343" w:rsidRPr="00915078" w:rsidRDefault="007F728F">
            <w:pPr>
              <w:ind w:firstLine="32"/>
              <w:jc w:val="both"/>
              <w:rPr>
                <w:b/>
                <w:bCs/>
              </w:rPr>
            </w:pPr>
            <w:commentRangeStart w:id="71"/>
            <w:r>
              <w:rPr>
                <w:rFonts w:ascii="Georgia" w:hAnsi="Georgia"/>
                <w:b/>
                <w:bCs/>
                <w:sz w:val="28"/>
              </w:rPr>
              <w:t>Blended Natural Gas</w:t>
            </w:r>
            <w:commentRangeEnd w:id="71"/>
            <w:r w:rsidRPr="00915078">
              <w:rPr>
                <w:rStyle w:val="CommentReference"/>
                <w:b/>
                <w:bCs/>
                <w:sz w:val="24"/>
                <w:szCs w:val="24"/>
              </w:rPr>
              <w:commentReference w:id="71"/>
            </w:r>
          </w:p>
        </w:tc>
        <w:tc>
          <w:tcPr>
            <w:tcW w:w="4680" w:type="dxa"/>
          </w:tcPr>
          <w:p w14:paraId="701B0987" w14:textId="77777777" w:rsidR="00C31343" w:rsidRDefault="007F728F">
            <w:pPr>
              <w:ind w:firstLine="30"/>
              <w:jc w:val="both"/>
            </w:pPr>
            <w:r>
              <w:rPr>
                <w:rFonts w:ascii="Georgia" w:hAnsi="Georgia"/>
                <w:sz w:val="28"/>
                <w:szCs w:val="28"/>
                <w:lang w:val="en-US"/>
              </w:rPr>
              <w:t>Natural gas supplied to a Blended Natural Gas Facility, as such facility is defined under the Gas Auction Circular, consisting of a combination of Indigenous Natural Gas and Imported LNG in the proportions required to be maintained under the Circular.</w:t>
            </w:r>
          </w:p>
        </w:tc>
      </w:tr>
      <w:tr w:rsidR="008E1161" w:rsidRPr="008E1161" w14:paraId="402DC18F" w14:textId="77777777" w:rsidTr="5B2EF78A">
        <w:tc>
          <w:tcPr>
            <w:tcW w:w="4680" w:type="dxa"/>
            <w:tcMar>
              <w:top w:w="100" w:type="dxa"/>
              <w:left w:w="100" w:type="dxa"/>
              <w:bottom w:w="100" w:type="dxa"/>
              <w:right w:w="100" w:type="dxa"/>
            </w:tcMar>
          </w:tcPr>
          <w:p w14:paraId="16F200D3" w14:textId="77777777" w:rsidR="008E1161" w:rsidRPr="008E1161" w:rsidRDefault="008E1161" w:rsidP="00793471">
            <w:pPr>
              <w:ind w:firstLine="32"/>
              <w:jc w:val="both"/>
              <w:rPr>
                <w:rFonts w:ascii="Georgia" w:eastAsia="Georgia" w:hAnsi="Georgia" w:cs="Georgia"/>
                <w:sz w:val="28"/>
                <w:szCs w:val="28"/>
                <w:lang w:val="en-PH"/>
              </w:rPr>
            </w:pPr>
            <w:commentRangeStart w:id="72"/>
            <w:commentRangeEnd w:id="72"/>
            <w:r>
              <w:rPr>
                <w:rStyle w:val="CommentReference"/>
                <w:rFonts w:ascii="Georgia" w:eastAsia="Georgia" w:hAnsi="Georgia" w:cs="Georgia"/>
                <w:b/>
                <w:bCs/>
                <w:sz w:val="28"/>
                <w:szCs w:val="28"/>
                <w:lang w:val="en-PH"/>
              </w:rPr>
              <w:commentReference w:id="72"/>
            </w:r>
            <w:commentRangeStart w:id="73"/>
            <w:r>
              <w:rPr>
                <w:rFonts w:ascii="Georgia" w:eastAsia="Georgia" w:hAnsi="Georgia" w:cs="Georgia"/>
                <w:b/>
                <w:bCs/>
                <w:sz w:val="28"/>
                <w:szCs w:val="28"/>
                <w:lang w:val="en-PH"/>
              </w:rPr>
              <w:t>Capacity Factor (CF)</w:t>
            </w:r>
            <w:commentRangeEnd w:id="73"/>
            <w:r w:rsidRPr="008E1161">
              <w:rPr>
                <w:rStyle w:val="CommentReference"/>
                <w:rFonts w:ascii="Georgia" w:eastAsia="Georgia" w:hAnsi="Georgia" w:cs="Georgia"/>
                <w:sz w:val="28"/>
                <w:szCs w:val="28"/>
                <w:lang w:val="en-PH"/>
              </w:rPr>
              <w:commentReference w:id="73"/>
            </w:r>
          </w:p>
        </w:tc>
        <w:tc>
          <w:tcPr>
            <w:tcW w:w="4680" w:type="dxa"/>
            <w:tcMar>
              <w:top w:w="100" w:type="dxa"/>
              <w:left w:w="100" w:type="dxa"/>
              <w:bottom w:w="100" w:type="dxa"/>
              <w:right w:w="100" w:type="dxa"/>
            </w:tcMar>
          </w:tcPr>
          <w:p w14:paraId="5D166BAD" w14:textId="77777777" w:rsidR="008E1161" w:rsidRPr="008E1161" w:rsidRDefault="008E1161" w:rsidP="00793471">
            <w:pPr>
              <w:ind w:firstLine="30"/>
              <w:jc w:val="both"/>
              <w:rPr>
                <w:rFonts w:ascii="Georgia" w:eastAsia="Georgia" w:hAnsi="Georgia" w:cs="Georgia"/>
                <w:sz w:val="28"/>
                <w:szCs w:val="28"/>
                <w:lang w:val="en-PH"/>
              </w:rPr>
            </w:pPr>
            <w:commentRangeStart w:id="74"/>
            <w:r>
              <w:rPr>
                <w:rFonts w:ascii="Georgia" w:eastAsia="Georgia" w:hAnsi="Georgia" w:cs="Georgia"/>
                <w:sz w:val="28"/>
                <w:szCs w:val="28"/>
                <w:lang w:val="en-PH"/>
              </w:rPr>
              <w:t xml:space="preserve">The ratio of the actual energy output of a Mid-Merit Natural Gas Facility during a reference period to the maximum possible energy output over the same period, expressed as a percentage or decimal. For the purpose of the GAT Price determination, </w:t>
            </w:r>
            <w:commentRangeEnd w:id="74"/>
            <w:r>
              <w:rPr>
                <w:rStyle w:val="CommentReference"/>
                <w:rFonts w:ascii="Georgia" w:eastAsia="Georgia" w:hAnsi="Georgia" w:cs="Georgia"/>
                <w:sz w:val="28"/>
                <w:szCs w:val="28"/>
                <w:highlight w:val="green"/>
                <w:lang w:val="en-PH"/>
              </w:rPr>
              <w:commentReference w:id="74"/>
            </w:r>
            <w:del w:id="75" w:author="Claude" w:date="2026-08-25T23:53:00Z">
              <w:r>
                <w:rPr>
                  <w:rFonts w:ascii="Georgia" w:eastAsia="Georgia" w:hAnsi="Georgia" w:cs="Georgia"/>
                  <w:sz w:val="28"/>
                  <w:szCs w:val="28"/>
                  <w:highlight w:val="green"/>
                  <w:lang w:val="en-PH"/>
                </w:rPr>
                <w:delText>the Capacity Factor reflects the operational profile of a mid-merit plant: dispatched above baseload minimum but below full-load continuous operation.</w:delText>
              </w:r>
            </w:del>
            <w:ins w:id="76" w:author="Claude" w:date="2026-08-25T23:53:00Z">
              <w:r>
                <w:rPr>
                  <w:rFonts w:ascii="Georgia" w:eastAsia="Georgia" w:hAnsi="Georgia" w:cs="Georgia"/>
                  <w:sz w:val="28"/>
                  <w:szCs w:val="28"/>
                  <w:highlight w:val="green"/>
                  <w:lang w:val="en-PH"/>
                </w:rPr>
                <w:t>the Capacity Factor reflects the operational profile of a mid-merit plant, dispatched between the facility's minimum stable load (Pmin) and its maximum dependable capacity (Pmax) as required by system demand and grid dispatch conditions -- consistent with, and clarifying rather than replacing, the general concept of dispatch above baseload minimum but below full-load continuous operation.</w:t>
              </w:r>
            </w:ins>
          </w:p>
        </w:tc>
      </w:tr>
      <w:tr w:rsidR="008E1161" w:rsidRPr="008E1161" w14:paraId="5B778377" w14:textId="77777777" w:rsidTr="5B2EF78A">
        <w:tc>
          <w:tcPr>
            <w:tcW w:w="4680" w:type="dxa"/>
            <w:tcMar>
              <w:top w:w="100" w:type="dxa"/>
              <w:left w:w="100" w:type="dxa"/>
              <w:bottom w:w="100" w:type="dxa"/>
              <w:right w:w="100" w:type="dxa"/>
            </w:tcMar>
          </w:tcPr>
          <w:p w14:paraId="36677280" w14:textId="77777777" w:rsidR="008E1161" w:rsidRPr="008E1161" w:rsidRDefault="008E1161" w:rsidP="00793471">
            <w:pPr>
              <w:ind w:firstLine="32"/>
              <w:jc w:val="both"/>
              <w:rPr>
                <w:rFonts w:ascii="Georgia" w:eastAsia="Georgia" w:hAnsi="Georgia" w:cs="Georgia"/>
                <w:sz w:val="28"/>
                <w:szCs w:val="28"/>
                <w:lang w:val="en-PH"/>
              </w:rPr>
            </w:pPr>
            <w:commentRangeStart w:id="77"/>
            <w:commentRangeEnd w:id="77"/>
            <w:r>
              <w:rPr>
                <w:rStyle w:val="CommentReference"/>
                <w:rFonts w:ascii="Georgia" w:eastAsia="Georgia" w:hAnsi="Georgia" w:cs="Georgia"/>
                <w:b/>
                <w:bCs/>
                <w:sz w:val="28"/>
                <w:szCs w:val="28"/>
                <w:highlight w:val="green"/>
                <w:lang w:val="en-PH"/>
              </w:rPr>
              <w:commentReference w:id="77"/>
            </w:r>
            <w:commentRangeStart w:id="78"/>
            <w:del w:id="79" w:author="Claude" w:date="2026-10-13T09:00:00Z">
              <w:r>
                <w:rPr>
                  <w:rFonts w:ascii="Georgia" w:eastAsia="Georgia" w:hAnsi="Georgia" w:cs="Georgia"/>
                  <w:b/>
                  <w:bCs/>
                  <w:sz w:val="28"/>
                  <w:szCs w:val="28"/>
                  <w:highlight w:val="green"/>
                  <w:lang w:val="en-PH"/>
                </w:rPr>
                <w:delText>CCGT</w:delText>
              </w:r>
            </w:del>
            <w:commentRangeStart w:id="80"/>
            <w:ins w:id="81" w:author="Claude" w:date="2026-10-13T09:00:00Z">
              <w:r>
                <w:rPr>
                  <w:rFonts w:ascii="Georgia" w:eastAsia="Georgia" w:hAnsi="Georgia" w:cs="Georgia"/>
                  <w:b/>
                  <w:bCs/>
                  <w:sz w:val="28"/>
                  <w:szCs w:val="28"/>
                  <w:highlight w:val="green"/>
                  <w:lang w:val="en-PH"/>
                </w:rPr>
                <w:t>Combined Cycle Gas Turbine (CCGT)</w:t>
              </w:r>
            </w:ins>
            <w:commentRangeEnd w:id="80"/>
            <w:r w:rsidRPr="008E1161">
              <w:rPr>
                <w:rStyle w:val="CommentReference"/>
                <w:rFonts w:ascii="Georgia" w:eastAsia="Georgia" w:hAnsi="Georgia" w:cs="Georgia"/>
                <w:sz w:val="28"/>
                <w:szCs w:val="28"/>
                <w:lang w:val="en-PH"/>
              </w:rPr>
              <w:commentReference w:id="80"/>
            </w:r>
            <w:commentRangeEnd w:id="78"/>
            <w:r w:rsidRPr="008E1161">
              <w:rPr>
                <w:rStyle w:val="CommentReference"/>
                <w:rFonts w:ascii="Georgia" w:eastAsia="Georgia" w:hAnsi="Georgia" w:cs="Georgia"/>
                <w:sz w:val="28"/>
                <w:szCs w:val="28"/>
                <w:lang w:val="en-PH"/>
              </w:rPr>
              <w:commentReference w:id="78"/>
            </w:r>
          </w:p>
        </w:tc>
        <w:tc>
          <w:tcPr>
            <w:tcW w:w="4680" w:type="dxa"/>
            <w:tcMar>
              <w:top w:w="100" w:type="dxa"/>
              <w:left w:w="100" w:type="dxa"/>
              <w:bottom w:w="100" w:type="dxa"/>
              <w:right w:w="100" w:type="dxa"/>
            </w:tcMar>
          </w:tcPr>
          <w:p w14:paraId="39A07364" w14:textId="77777777" w:rsidR="008E1161" w:rsidRPr="008E1161" w:rsidRDefault="008E1161" w:rsidP="00793471">
            <w:pPr>
              <w:ind w:firstLine="30"/>
              <w:jc w:val="both"/>
              <w:rPr>
                <w:rFonts w:ascii="Georgia" w:eastAsia="Georgia" w:hAnsi="Georgia" w:cs="Georgia"/>
                <w:sz w:val="28"/>
                <w:szCs w:val="28"/>
                <w:lang w:val="en-PH"/>
              </w:rPr>
            </w:pPr>
            <w:commentRangeStart w:id="82"/>
            <w:del w:id="83" w:author="Claude" w:date="2026-08-25T23:53:00Z">
              <w:r>
                <w:rPr>
                  <w:rFonts w:ascii="Georgia" w:eastAsia="Georgia" w:hAnsi="Georgia" w:cs="Georgia"/>
                  <w:sz w:val="28"/>
                  <w:szCs w:val="28"/>
                  <w:highlight w:val="green"/>
                  <w:lang w:val="en-PH"/>
                </w:rPr>
                <w:delText>Combined Cycle Gas Turbine; a high-efficiency power generation configuration combining a gas turbine with a steam turbine recovering exhaust heat, suitable for baseload to mid-merit dispatch.</w:delText>
              </w:r>
              <w:commentRangeEnd w:id="82"/>
              <w:r>
                <w:rPr>
                  <w:rStyle w:val="CommentReference"/>
                  <w:rFonts w:ascii="Georgia" w:eastAsia="Georgia" w:hAnsi="Georgia" w:cs="Georgia"/>
                  <w:sz w:val="28"/>
                  <w:szCs w:val="28"/>
                  <w:highlight w:val="green"/>
                  <w:lang w:val="en-PH"/>
                </w:rPr>
                <w:commentReference w:id="82"/>
              </w:r>
            </w:del>
            <w:ins w:id="84" w:author="Claude" w:date="2026-08-25T23:53:00Z">
              <w:del w:id="85" w:author="Claude" w:date="2026-10-13T09:00:00Z">
                <w:r>
                  <w:rPr>
                    <w:rFonts w:ascii="Georgia" w:eastAsia="Georgia" w:hAnsi="Georgia" w:cs="Georgia"/>
                    <w:sz w:val="28"/>
                    <w:szCs w:val="28"/>
                    <w:highlight w:val="green"/>
                    <w:lang w:val="en-PH"/>
                  </w:rPr>
                  <w:delText>Combined Cycle Gas Turbine; a</w:delText>
                </w:r>
              </w:del>
            </w:ins>
            <w:ins w:id="86" w:author="Claude" w:date="2026-10-13T09:00:00Z">
              <w:r>
                <w:rPr>
                  <w:rFonts w:ascii="Georgia" w:eastAsia="Georgia" w:hAnsi="Georgia" w:cs="Georgia"/>
                  <w:sz w:val="28"/>
                  <w:szCs w:val="28"/>
                  <w:highlight w:val="green"/>
                  <w:lang w:val="en-PH"/>
                </w:rPr>
                <w:t>A</w:t>
              </w:r>
            </w:ins>
            <w:ins w:id="87" w:author="Claude" w:date="2026-08-25T23:53:00Z">
              <w:r>
                <w:rPr>
                  <w:rFonts w:ascii="Georgia" w:eastAsia="Georgia" w:hAnsi="Georgia" w:cs="Georgia"/>
                  <w:sz w:val="28"/>
                  <w:szCs w:val="28"/>
                  <w:highlight w:val="green"/>
                  <w:lang w:val="en-PH"/>
                </w:rPr>
                <w:t xml:space="preserve"> high-efficiency power generation configuration combining a gas turbine with a heat recovery steam generator (HRSG) and steam turbine to recover exhaust heat, suitable for baseload to mid-merit dispatch.</w:t>
              </w:r>
            </w:ins>
          </w:p>
        </w:tc>
      </w:tr>
      <w:tr w:rsidR="008E1161" w:rsidRPr="008E1161" w14:paraId="357E6FE4" w14:textId="77777777" w:rsidTr="5B2EF78A">
        <w:tc>
          <w:tcPr>
            <w:tcW w:w="4680" w:type="dxa"/>
            <w:tcMar>
              <w:top w:w="100" w:type="dxa"/>
              <w:left w:w="100" w:type="dxa"/>
              <w:bottom w:w="100" w:type="dxa"/>
              <w:right w:w="100" w:type="dxa"/>
            </w:tcMar>
          </w:tcPr>
          <w:p w14:paraId="12FB58A8" w14:textId="77777777" w:rsidR="008E1161" w:rsidRPr="008E1161" w:rsidRDefault="008E1161" w:rsidP="00793471">
            <w:pPr>
              <w:ind w:firstLine="32"/>
              <w:jc w:val="both"/>
              <w:rPr>
                <w:rFonts w:ascii="Georgia" w:eastAsia="Georgia" w:hAnsi="Georgia" w:cs="Georgia"/>
                <w:sz w:val="28"/>
                <w:szCs w:val="28"/>
                <w:lang w:val="en-PH"/>
              </w:rPr>
            </w:pPr>
            <w:commentRangeStart w:id="88"/>
            <w:r>
              <w:rPr>
                <w:rFonts w:ascii="Georgia" w:eastAsia="Georgia" w:hAnsi="Georgia" w:cs="Georgia"/>
                <w:b/>
                <w:bCs/>
                <w:sz w:val="28"/>
                <w:szCs w:val="28"/>
                <w:lang w:val="en-PH"/>
              </w:rPr>
              <w:t>Commission</w:t>
            </w:r>
            <w:commentRangeEnd w:id="88"/>
            <w:r>
              <w:rPr>
                <w:rStyle w:val="CommentReference"/>
                <w:rFonts w:ascii="Georgia" w:eastAsia="Georgia" w:hAnsi="Georgia" w:cs="Georgia"/>
                <w:sz w:val="28"/>
                <w:szCs w:val="28"/>
                <w:lang w:val="en-PH"/>
              </w:rPr>
              <w:commentReference w:id="88"/>
            </w:r>
            <w:r>
              <w:rPr>
                <w:rFonts w:ascii="Georgia" w:eastAsia="Georgia" w:hAnsi="Georgia" w:cs="Georgia"/>
                <w:sz w:val="28"/>
                <w:szCs w:val="28"/>
                <w:lang w:val="en-PH"/>
              </w:rPr>
              <w:t xml:space="preserve"> or </w:t>
            </w:r>
            <w:r>
              <w:rPr>
                <w:rFonts w:ascii="Georgia" w:eastAsia="Georgia" w:hAnsi="Georgia" w:cs="Georgia"/>
                <w:b/>
                <w:bCs/>
                <w:sz w:val="28"/>
                <w:szCs w:val="28"/>
                <w:lang w:val="en-PH"/>
              </w:rPr>
              <w:t>ERC</w:t>
            </w:r>
          </w:p>
        </w:tc>
        <w:tc>
          <w:tcPr>
            <w:tcW w:w="4680" w:type="dxa"/>
            <w:tcMar>
              <w:top w:w="100" w:type="dxa"/>
              <w:left w:w="100" w:type="dxa"/>
              <w:bottom w:w="100" w:type="dxa"/>
              <w:right w:w="100" w:type="dxa"/>
            </w:tcMar>
          </w:tcPr>
          <w:p w14:paraId="4F84D223"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Energy Regulatory Commission, the independent economic regulator of the electric power industry under EPIRA.</w:t>
            </w:r>
          </w:p>
        </w:tc>
      </w:tr>
      <w:tr w:rsidR="008E1161" w:rsidRPr="008E1161" w14:paraId="4CBDDC77" w14:textId="77777777" w:rsidTr="5B2EF78A">
        <w:tc>
          <w:tcPr>
            <w:tcW w:w="4680" w:type="dxa"/>
            <w:tcMar>
              <w:top w:w="100" w:type="dxa"/>
              <w:left w:w="100" w:type="dxa"/>
              <w:bottom w:w="100" w:type="dxa"/>
              <w:right w:w="100" w:type="dxa"/>
            </w:tcMar>
          </w:tcPr>
          <w:p w14:paraId="4E975C3D" w14:textId="77777777" w:rsidR="008E1161" w:rsidRPr="008E1161" w:rsidRDefault="008E1161" w:rsidP="00793471">
            <w:pPr>
              <w:ind w:firstLine="32"/>
              <w:jc w:val="both"/>
              <w:rPr>
                <w:rFonts w:ascii="Georgia" w:eastAsia="Georgia" w:hAnsi="Georgia" w:cs="Georgia"/>
                <w:sz w:val="28"/>
                <w:szCs w:val="28"/>
                <w:lang w:val="en-PH"/>
              </w:rPr>
            </w:pPr>
            <w:commentRangeStart w:id="89"/>
            <w:del w:id="90" w:author="Claude" w:date="2026-10-13T09:00:00Z">
              <w:r>
                <w:rPr>
                  <w:rFonts w:ascii="Georgia" w:eastAsia="Georgia" w:hAnsi="Georgia" w:cs="Georgia"/>
                  <w:b/>
                  <w:bCs/>
                  <w:sz w:val="28"/>
                  <w:szCs w:val="28"/>
                  <w:highlight w:val="green"/>
                  <w:lang w:val="en-PH"/>
                </w:rPr>
                <w:delText>DCF Model</w:delText>
              </w:r>
            </w:del>
            <w:commentRangeStart w:id="91"/>
            <w:ins w:id="92" w:author="Claude" w:date="2026-10-13T09:00:00Z">
              <w:r>
                <w:rPr>
                  <w:rFonts w:ascii="Georgia" w:eastAsia="Georgia" w:hAnsi="Georgia" w:cs="Georgia"/>
                  <w:b/>
                  <w:bCs/>
                  <w:sz w:val="28"/>
                  <w:szCs w:val="28"/>
                  <w:highlight w:val="green"/>
                  <w:lang w:val="en-PH"/>
                </w:rPr>
                <w:t>Discounted Cash Flow (DCF) Model</w:t>
              </w:r>
            </w:ins>
            <w:commentRangeEnd w:id="91"/>
            <w:r w:rsidRPr="008E1161">
              <w:rPr>
                <w:rStyle w:val="CommentReference"/>
                <w:rFonts w:ascii="Georgia" w:eastAsia="Georgia" w:hAnsi="Georgia" w:cs="Georgia"/>
                <w:sz w:val="28"/>
                <w:szCs w:val="28"/>
                <w:lang w:val="en-PH"/>
              </w:rPr>
              <w:commentReference w:id="91"/>
            </w:r>
            <w:commentRangeEnd w:id="89"/>
            <w:r w:rsidRPr="008E1161">
              <w:rPr>
                <w:rStyle w:val="CommentReference"/>
                <w:rFonts w:ascii="Georgia" w:eastAsia="Georgia" w:hAnsi="Georgia" w:cs="Georgia"/>
                <w:sz w:val="28"/>
                <w:szCs w:val="28"/>
                <w:lang w:val="en-PH"/>
              </w:rPr>
              <w:commentReference w:id="89"/>
            </w:r>
          </w:p>
        </w:tc>
        <w:tc>
          <w:tcPr>
            <w:tcW w:w="4680" w:type="dxa"/>
            <w:tcMar>
              <w:top w:w="100" w:type="dxa"/>
              <w:left w:w="100" w:type="dxa"/>
              <w:bottom w:w="100" w:type="dxa"/>
              <w:right w:w="100" w:type="dxa"/>
            </w:tcMar>
          </w:tcPr>
          <w:p w14:paraId="1FBA64E8" w14:textId="77777777" w:rsidR="008E1161" w:rsidRPr="008E1161" w:rsidRDefault="008E1161" w:rsidP="00793471">
            <w:pPr>
              <w:ind w:firstLine="30"/>
              <w:jc w:val="both"/>
              <w:rPr>
                <w:rFonts w:ascii="Georgia" w:eastAsia="Georgia" w:hAnsi="Georgia" w:cs="Georgia"/>
                <w:sz w:val="28"/>
                <w:szCs w:val="28"/>
                <w:lang w:val="en-PH"/>
              </w:rPr>
            </w:pPr>
            <w:del w:id="93" w:author="Claude" w:date="2026-10-13T09:00:00Z">
              <w:r>
                <w:rPr>
                  <w:rFonts w:ascii="Georgia" w:eastAsia="Georgia" w:hAnsi="Georgia" w:cs="Georgia"/>
                  <w:sz w:val="28"/>
                  <w:szCs w:val="28"/>
                  <w:highlight w:val="green"/>
                  <w:lang w:val="en-PH"/>
                </w:rPr>
                <w:delText>Discounted Cash Flow Model; the</w:delText>
              </w:r>
            </w:del>
            <w:ins w:id="94" w:author="Claude" w:date="2026-10-13T09:00:00Z">
              <w:r>
                <w:rPr>
                  <w:rFonts w:ascii="Georgia" w:eastAsia="Georgia" w:hAnsi="Georgia" w:cs="Georgia"/>
                  <w:sz w:val="28"/>
                  <w:szCs w:val="28"/>
                  <w:highlight w:val="green"/>
                  <w:lang w:val="en-PH"/>
                </w:rPr>
                <w:t>The</w:t>
              </w:r>
            </w:ins>
            <w:r>
              <w:rPr>
                <w:rFonts w:ascii="Georgia" w:eastAsia="Georgia" w:hAnsi="Georgia" w:cs="Georgia"/>
                <w:sz w:val="28"/>
                <w:szCs w:val="28"/>
                <w:lang w:val="en-PH"/>
              </w:rPr>
              <w:t xml:space="preserve"> financial modeling framework prescribed under Rule 2 of these </w:t>
            </w:r>
            <w:r>
              <w:rPr>
                <w:rFonts w:ascii="Georgia" w:eastAsia="Georgia" w:hAnsi="Georgia" w:cs="Georgia"/>
                <w:sz w:val="28"/>
                <w:szCs w:val="28"/>
                <w:lang w:val="en-PH"/>
              </w:rPr>
              <w:lastRenderedPageBreak/>
              <w:t xml:space="preserve">Rules, by which the Commission determines the minimum revenue stream required to make a mid-merit natural gas project financially viable, and from which the GAT Price is derived as a Levelized Cost of Energy </w:t>
            </w:r>
            <w:del w:id="33574" w:author="Claude" w:date="2026-10-19T09:00:00Z">
              <w:r>
                <w:rPr>
                  <w:rFonts w:ascii="Georgia" w:eastAsia="Georgia" w:hAnsi="Georgia" w:cs="Georgia"/>
                  <w:sz w:val="28"/>
                  <w:szCs w:val="28"/>
                  <w:highlight w:val="green"/>
                  <w:lang w:val="en-PH"/>
                </w:rPr>
                <w:delText xml:space="preserve">(non-fuel component)</w:delText>
              </w:r>
            </w:del>
            <w:ins w:id="33575" w:author="Claude" w:date="2026-10-19T09:00:00Z">
              <w:r>
                <w:rPr>
                  <w:rFonts w:ascii="Georgia" w:eastAsia="Georgia" w:hAnsi="Georgia" w:cs="Georgia"/>
                  <w:sz w:val="28"/>
                  <w:szCs w:val="28"/>
                  <w:highlight w:val="green"/>
                  <w:lang w:val="en-PH"/>
                </w:rPr>
                <w:t xml:space="preserve">(non-fuel component, exclusive of the Fuel Cost, including its Capped Landed Logistics Cost component)</w:t>
              </w:r>
            </w:ins>
            <w:r>
              <w:rPr>
                <w:rFonts w:ascii="Georgia" w:eastAsia="Georgia" w:hAnsi="Georgia" w:cs="Georgia"/>
                <w:sz w:val="28"/>
                <w:szCs w:val="28"/>
                <w:lang w:val="en-PH"/>
              </w:rPr>
              <w:t xml:space="preserve">.</w:t>
            </w:r>
          </w:p>
        </w:tc>
      </w:tr>
      <w:tr w:rsidR="008E1161" w:rsidRPr="008E1161" w14:paraId="0571A39C" w14:textId="77777777" w:rsidTr="5B2EF78A">
        <w:trPr>
          <w:del w:id="95" w:author="Claude" w:date="2026-08-25T13:15:00Z"/>
        </w:trPr>
        <w:tc>
          <w:tcPr>
            <w:tcW w:w="4680" w:type="dxa"/>
            <w:tcMar>
              <w:top w:w="100" w:type="dxa"/>
              <w:left w:w="100" w:type="dxa"/>
              <w:bottom w:w="100" w:type="dxa"/>
              <w:right w:w="100" w:type="dxa"/>
            </w:tcMar>
          </w:tcPr>
          <w:p w14:paraId="2ABFA64F" w14:textId="77777777" w:rsidR="008E1161" w:rsidRPr="008E1161" w:rsidRDefault="008E1161" w:rsidP="00793471">
            <w:pPr>
              <w:ind w:firstLine="32"/>
              <w:jc w:val="both"/>
              <w:rPr>
                <w:del w:id="96" w:author="Claude" w:date="2026-08-25T13:15:00Z"/>
                <w:rFonts w:ascii="Georgia" w:eastAsia="Georgia" w:hAnsi="Georgia" w:cs="Georgia"/>
                <w:sz w:val="28"/>
                <w:szCs w:val="28"/>
                <w:lang w:val="en-PH"/>
              </w:rPr>
            </w:pPr>
            <w:del w:id="97" w:author="Claude" w:date="2026-08-25T13:15:00Z">
              <w:r>
                <w:rPr>
                  <w:rFonts w:ascii="Georgia" w:eastAsia="Georgia" w:hAnsi="Georgia" w:cs="Georgia"/>
                  <w:b/>
                  <w:bCs/>
                  <w:sz w:val="28"/>
                  <w:szCs w:val="28"/>
                  <w:highlight w:val="green"/>
                  <w:lang w:val="en-PH"/>
                </w:rPr>
                <w:lastRenderedPageBreak/>
                <w:delText>Distribution Utility (DU)</w:delText>
              </w:r>
            </w:del>
          </w:p>
        </w:tc>
        <w:tc>
          <w:tcPr>
            <w:tcW w:w="4680" w:type="dxa"/>
            <w:tcMar>
              <w:top w:w="100" w:type="dxa"/>
              <w:left w:w="100" w:type="dxa"/>
              <w:bottom w:w="100" w:type="dxa"/>
              <w:right w:w="100" w:type="dxa"/>
            </w:tcMar>
          </w:tcPr>
          <w:p w14:paraId="155BFFD1" w14:textId="77777777" w:rsidR="008E1161" w:rsidRPr="008E1161" w:rsidRDefault="008E1161" w:rsidP="00793471">
            <w:pPr>
              <w:ind w:firstLine="30"/>
              <w:jc w:val="both"/>
              <w:rPr>
                <w:del w:id="98" w:author="Claude" w:date="2026-08-25T13:15:00Z"/>
                <w:rFonts w:ascii="Georgia" w:eastAsia="Georgia" w:hAnsi="Georgia" w:cs="Georgia"/>
                <w:sz w:val="28"/>
                <w:szCs w:val="28"/>
                <w:lang w:val="en-PH"/>
              </w:rPr>
            </w:pPr>
            <w:del w:id="99" w:author="Claude" w:date="2026-08-25T13:15:00Z">
              <w:r>
                <w:rPr>
                  <w:rFonts w:ascii="Georgia" w:eastAsia="Georgia" w:hAnsi="Georgia" w:cs="Georgia"/>
                  <w:sz w:val="28"/>
                  <w:szCs w:val="28"/>
                  <w:highlight w:val="green"/>
                  <w:lang w:val="en-PH"/>
                </w:rPr>
                <w:delText>Any electric cooperative, private corporation, government-owned utility, or similar entity authorized to distribute electricity to end-users within a franchise area, and designated as an off-taker under the PSPP-Based Auction Track.</w:delText>
              </w:r>
            </w:del>
          </w:p>
        </w:tc>
      </w:tr>
      <w:tr w:rsidR="008E1161" w:rsidRPr="008E1161" w14:paraId="0AC6F0B7" w14:textId="77777777" w:rsidTr="5B2EF78A">
        <w:tc>
          <w:tcPr>
            <w:tcW w:w="4680" w:type="dxa"/>
            <w:tcMar>
              <w:top w:w="100" w:type="dxa"/>
              <w:left w:w="100" w:type="dxa"/>
              <w:bottom w:w="100" w:type="dxa"/>
              <w:right w:w="100" w:type="dxa"/>
            </w:tcMar>
          </w:tcPr>
          <w:p w14:paraId="739E515D" w14:textId="77777777" w:rsidR="008E1161" w:rsidRPr="008E1161" w:rsidRDefault="008E1161" w:rsidP="00793471">
            <w:pPr>
              <w:ind w:firstLine="32"/>
              <w:jc w:val="both"/>
              <w:rPr>
                <w:rFonts w:ascii="Georgia" w:eastAsia="Georgia" w:hAnsi="Georgia" w:cs="Georgia"/>
                <w:sz w:val="28"/>
                <w:szCs w:val="28"/>
                <w:lang w:val="en-PH"/>
              </w:rPr>
            </w:pPr>
            <w:commentRangeStart w:id="100"/>
            <w:r>
              <w:rPr>
                <w:rFonts w:ascii="Georgia" w:eastAsia="Georgia" w:hAnsi="Georgia" w:cs="Georgia"/>
                <w:b/>
                <w:bCs/>
                <w:sz w:val="28"/>
                <w:szCs w:val="28"/>
                <w:lang w:val="en-PH"/>
              </w:rPr>
              <w:t>Energy Trading Amount (ETA)</w:t>
            </w:r>
            <w:commentRangeEnd w:id="100"/>
            <w:r w:rsidRPr="008E1161">
              <w:rPr>
                <w:rStyle w:val="CommentReference"/>
                <w:rFonts w:ascii="Georgia" w:eastAsia="Georgia" w:hAnsi="Georgia" w:cs="Georgia"/>
                <w:sz w:val="28"/>
                <w:szCs w:val="28"/>
                <w:lang w:val="en-PH"/>
              </w:rPr>
              <w:commentReference w:id="100"/>
            </w:r>
          </w:p>
        </w:tc>
        <w:tc>
          <w:tcPr>
            <w:tcW w:w="4680" w:type="dxa"/>
            <w:tcMar>
              <w:top w:w="100" w:type="dxa"/>
              <w:left w:w="100" w:type="dxa"/>
              <w:bottom w:w="100" w:type="dxa"/>
              <w:right w:w="100" w:type="dxa"/>
            </w:tcMar>
          </w:tcPr>
          <w:p w14:paraId="1BA457BF"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total monetary amount settled by the MO to a Winning Bidder (g) for its actual energy deliveries into the WESM during a given Settlement Period, based on the applicable WESM prices for the energy quantities delivered, net of applicable WESM charges and ancillary service settlements.</w:t>
            </w:r>
          </w:p>
        </w:tc>
      </w:tr>
      <w:tr w:rsidR="008E1161" w:rsidRPr="008E1161" w14:paraId="5C5F709F" w14:textId="77777777" w:rsidTr="5B2EF78A">
        <w:trPr>
          <w:ins w:id="101" w:author="Claude" w:date="2026-08-25T02:37:00Z"/>
        </w:trPr>
        <w:tc>
          <w:tcPr>
            <w:tcW w:w="4680" w:type="dxa"/>
            <w:tcMar>
              <w:top w:w="100" w:type="dxa"/>
              <w:left w:w="100" w:type="dxa"/>
              <w:bottom w:w="100" w:type="dxa"/>
              <w:right w:w="100" w:type="dxa"/>
            </w:tcMar>
          </w:tcPr>
          <w:p w14:paraId="0D0D440C" w14:textId="77777777" w:rsidR="008E1161" w:rsidRPr="008E1161" w:rsidRDefault="008E1161" w:rsidP="00793471">
            <w:pPr>
              <w:ind w:firstLine="32"/>
              <w:jc w:val="both"/>
              <w:rPr>
                <w:ins w:id="102" w:author="Claude" w:date="2026-08-25T02:37:00Z"/>
                <w:rFonts w:ascii="Georgia" w:eastAsia="Georgia" w:hAnsi="Georgia" w:cs="Georgia"/>
                <w:sz w:val="28"/>
                <w:szCs w:val="28"/>
                <w:lang w:val="en-PH"/>
              </w:rPr>
            </w:pPr>
            <w:commentRangeStart w:id="103"/>
            <w:ins w:id="104" w:author="Claude" w:date="2026-08-25T02:37:00Z">
              <w:r>
                <w:rPr>
                  <w:rFonts w:ascii="Georgia" w:eastAsia="Georgia" w:hAnsi="Georgia" w:cs="Georgia"/>
                  <w:b/>
                  <w:sz w:val="28"/>
                  <w:szCs w:val="28"/>
                  <w:highlight w:val="green"/>
                  <w:lang w:val="en-PH"/>
                </w:rPr>
                <w:t>Extension Period</w:t>
              </w:r>
            </w:ins>
            <w:commentRangeEnd w:id="103"/>
            <w:r w:rsidRPr="008E1161">
              <w:rPr>
                <w:rStyle w:val="CommentReference"/>
                <w:rFonts w:ascii="Georgia" w:eastAsia="Georgia" w:hAnsi="Georgia" w:cs="Georgia"/>
                <w:sz w:val="28"/>
                <w:szCs w:val="28"/>
                <w:lang w:val="en-PH"/>
              </w:rPr>
              <w:commentReference w:id="103"/>
            </w:r>
          </w:p>
        </w:tc>
        <w:tc>
          <w:tcPr>
            <w:tcW w:w="4680" w:type="dxa"/>
            <w:tcMar>
              <w:top w:w="100" w:type="dxa"/>
              <w:left w:w="100" w:type="dxa"/>
              <w:bottom w:w="100" w:type="dxa"/>
              <w:right w:w="100" w:type="dxa"/>
            </w:tcMar>
          </w:tcPr>
          <w:p w14:paraId="50F8303D" w14:textId="77777777" w:rsidR="008E1161" w:rsidRPr="008E1161" w:rsidRDefault="008E1161" w:rsidP="00793471">
            <w:pPr>
              <w:ind w:firstLine="30"/>
              <w:jc w:val="both"/>
              <w:rPr>
                <w:ins w:id="105" w:author="Claude" w:date="2026-08-25T02:37:00Z"/>
                <w:rFonts w:ascii="Georgia" w:eastAsia="Georgia" w:hAnsi="Georgia" w:cs="Georgia"/>
                <w:sz w:val="28"/>
                <w:szCs w:val="28"/>
                <w:lang w:val="en-PH"/>
              </w:rPr>
            </w:pPr>
            <w:ins w:id="106" w:author="Claude" w:date="2026-08-25T02:37:00Z">
              <w:r>
                <w:rPr>
                  <w:rFonts w:ascii="Georgia" w:eastAsia="Georgia" w:hAnsi="Georgia" w:cs="Georgia"/>
                  <w:sz w:val="28"/>
                  <w:szCs w:val="28"/>
                  <w:highlight w:val="green"/>
                  <w:lang w:val="en-PH"/>
                </w:rPr>
                <w:t>Any additional period, beyond an original Supply Delivery Period, during which a Winning Bidder may continue to deliver its Awarded Gas Capacity following the completion of retrofitting, upgrading, or related capital improvement, as may be provided under the Terms of Reference for the applicable Auction Round, subject to GAP adjustment under Section 11 of these Rules.</w:t>
              </w:r>
            </w:ins>
          </w:p>
        </w:tc>
      </w:tr>
      <w:tr w:rsidR="008E1161" w:rsidRPr="008E1161" w14:paraId="4F6958B2" w14:textId="77777777" w:rsidTr="5B2EF78A">
        <w:tc>
          <w:tcPr>
            <w:tcW w:w="4680" w:type="dxa"/>
            <w:tcMar>
              <w:top w:w="100" w:type="dxa"/>
              <w:left w:w="100" w:type="dxa"/>
              <w:bottom w:w="100" w:type="dxa"/>
              <w:right w:w="100" w:type="dxa"/>
            </w:tcMar>
          </w:tcPr>
          <w:p w14:paraId="54706325" w14:textId="77777777" w:rsidR="008E1161" w:rsidRPr="008E1161" w:rsidRDefault="008E1161" w:rsidP="00793471">
            <w:pPr>
              <w:ind w:firstLine="32"/>
              <w:jc w:val="both"/>
              <w:rPr>
                <w:rFonts w:ascii="Georgia" w:eastAsia="Georgia" w:hAnsi="Georgia" w:cs="Georgia"/>
                <w:sz w:val="28"/>
                <w:szCs w:val="28"/>
                <w:lang w:val="en-PH"/>
              </w:rPr>
            </w:pPr>
            <w:commentRangeStart w:id="107"/>
            <w:commentRangeEnd w:id="107"/>
            <w:r>
              <w:rPr>
                <w:rStyle w:val="CommentReference"/>
                <w:rFonts w:ascii="Georgia" w:eastAsia="Georgia" w:hAnsi="Georgia" w:cs="Georgia"/>
                <w:b/>
                <w:bCs/>
                <w:sz w:val="28"/>
                <w:szCs w:val="28"/>
                <w:lang w:val="en-PH"/>
              </w:rPr>
              <w:commentReference w:id="107"/>
            </w:r>
            <w:commentRangeStart w:id="108"/>
            <w:r>
              <w:rPr>
                <w:rFonts w:ascii="Georgia" w:eastAsia="Georgia" w:hAnsi="Georgia" w:cs="Georgia"/>
                <w:b/>
                <w:bCs/>
                <w:sz w:val="28"/>
                <w:szCs w:val="28"/>
                <w:lang w:val="en-PH"/>
              </w:rPr>
              <w:t>Fuel Cost (FC)</w:t>
            </w:r>
            <w:commentRangeEnd w:id="108"/>
            <w:r w:rsidRPr="008E1161">
              <w:rPr>
                <w:rStyle w:val="CommentReference"/>
                <w:rFonts w:ascii="Georgia" w:eastAsia="Georgia" w:hAnsi="Georgia" w:cs="Georgia"/>
                <w:sz w:val="28"/>
                <w:szCs w:val="28"/>
                <w:lang w:val="en-PH"/>
              </w:rPr>
              <w:commentReference w:id="108"/>
            </w:r>
          </w:p>
        </w:tc>
        <w:tc>
          <w:tcPr>
            <w:tcW w:w="4680" w:type="dxa"/>
            <w:tcMar>
              <w:top w:w="100" w:type="dxa"/>
              <w:left w:w="100" w:type="dxa"/>
              <w:bottom w:w="100" w:type="dxa"/>
              <w:right w:w="100" w:type="dxa"/>
            </w:tcMar>
          </w:tcPr>
          <w:p w14:paraId="7698650B"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 xml:space="preserve">The actual, reasonable, and prudent cost per kilowatt-hour (PhP/kWh) incurred by a Winning Bidder </w:t>
            </w:r>
            <w:del w:id="33576" w:author="Claude" w:date="2026-10-19T09:00:00Z">
              <w:r>
                <w:rPr>
                  <w:rFonts w:ascii="Georgia" w:eastAsia="Georgia" w:hAnsi="Georgia" w:cs="Georgia"/>
                  <w:sz w:val="28"/>
                  <w:szCs w:val="28"/>
                  <w:highlight w:val="green"/>
                  <w:lang w:val="en-PH"/>
                </w:rPr>
                <w:delText xml:space="preserve">in procuring natural gas to fuel its Mid-Merit Natural Gas Facility,</w:delText>
              </w:r>
            </w:del>
            <w:ins w:id="33577" w:author="Claude" w:date="2026-10-19T09:00:00Z">
              <w:r>
                <w:rPr>
                  <w:rFonts w:ascii="Georgia" w:eastAsia="Georgia" w:hAnsi="Georgia" w:cs="Georgia"/>
                  <w:sz w:val="28"/>
                  <w:szCs w:val="28"/>
                  <w:highlight w:val="green"/>
                  <w:lang w:val="en-PH"/>
                </w:rPr>
                <w:t xml:space="preserve">in procuring natural gas to fuel its Mid-Merit Natural Gas Facility and in conveying that gas to the facility,</w:t>
              </w:r>
            </w:ins>
            <w:r>
              <w:rPr>
                <w:rFonts w:ascii="Georgia" w:eastAsia="Georgia" w:hAnsi="Georgia" w:cs="Georgia"/>
                <w:sz w:val="28"/>
                <w:szCs w:val="28"/>
                <w:lang w:val="en-PH"/>
              </w:rPr>
              <w:t xml:space="preserve"> as certified by the Commission following audit under Rule 4 of these Rules. </w:t>
            </w:r>
            <w:del w:id="33578" w:author="Claude" w:date="2026-10-19T09:00:00Z">
              <w:r>
                <w:rPr>
                  <w:rFonts w:ascii="Georgia" w:eastAsia="Georgia" w:hAnsi="Georgia" w:cs="Georgia"/>
                  <w:sz w:val="28"/>
                  <w:szCs w:val="28"/>
                  <w:highlight w:val="green"/>
                  <w:lang w:val="en-PH"/>
                </w:rPr>
                <w:delText xml:space="preserve">The Fuel Cost is computed as the product of the applicable Gas Price Benchmark reference rate (in PhP/MMBtu) and the verified Heat Rate of the facility (in MMBtu/kWh), </w:delText>
              </w:r>
            </w:del>
            <w:del w:id="109" w:author="Claude" w:date="2026-10-08T09:00:00Z">
              <w:r>
                <w:rPr>
                  <w:rFonts w:ascii="Georgia" w:eastAsia="Georgia" w:hAnsi="Georgia" w:cs="Georgia"/>
                  <w:sz w:val="28"/>
                  <w:szCs w:val="28"/>
                  <w:highlight w:val="green"/>
                  <w:lang w:val="en-PH"/>
                </w:rPr>
                <w:delText>plus allowable add-on costs, and shall not exceed the Gas Price Benchmark ceiling for the applicable gas source type.</w:delText>
              </w:r>
            </w:del>
            <w:commentRangeStart w:id="110"/>
            <w:ins w:id="111" w:author="Claude" w:date="2026-10-08T09:00:00Z">
              <w:del w:id="33579" w:author="Claude" w:date="2026-10-19T09:00:00Z">
                <w:r>
                  <w:rPr>
                    <w:rFonts w:ascii="Georgia" w:eastAsia="Georgia" w:hAnsi="Georgia" w:cs="Georgia"/>
                    <w:sz w:val="28"/>
                    <w:szCs w:val="28"/>
                    <w:highlight w:val="green"/>
                    <w:lang w:val="en-PH"/>
                  </w:rPr>
                  <w:delText xml:space="preserve">exclusive of the Allowable Add-On Costs embedded in the GAT Price under Section 8.6 of these Rules,</w:delText>
                </w:r>
              </w:del>
            </w:ins>
            <w:ins w:id="33580" w:author="Claude" w:date="2026-10-19T09:00:00Z">
              <w:r>
                <w:rPr>
                  <w:rFonts w:ascii="Georgia" w:eastAsia="Georgia" w:hAnsi="Georgia" w:cs="Georgia"/>
                  <w:sz w:val="28"/>
                  <w:szCs w:val="28"/>
                  <w:highlight w:val="green"/>
                  <w:lang w:val="en-PH"/>
                </w:rPr>
                <w:t xml:space="preserve">The Fuel Cost is the sum of two components: (i) the Fuel Commodity Cost (FCC), being the product of the applicable Reference Gas Price (in PhP/MMBtu) and the verified Heat Rate of the facility (in MMBtu/kWh); and (ii) the Capped Landed Logistics Cost (CLLC), being the Allowable Add-On Costs under Section 17 of these Rules converted to PhP/kWh at the verified Heat Rate; each</w:t>
              </w:r>
            </w:ins>
            <w:ins w:id="33581" w:author="Claude" w:date="2026-10-08T09:00:00Z">
              <w:r>
                <w:rPr>
                  <w:rFonts w:ascii="Georgia" w:eastAsia="Georgia" w:hAnsi="Georgia" w:cs="Georgia"/>
                  <w:sz w:val="28"/>
                  <w:szCs w:val="28"/>
                  <w:highlight w:val="green"/>
                  <w:lang w:val="en-PH"/>
                </w:rPr>
                <w:t xml:space="preserve"> computed under Section 18 and certified under </w:t>
              </w:r>
              <w:r>
                <w:rPr>
                  <w:rFonts w:ascii="Georgia" w:eastAsia="Georgia" w:hAnsi="Georgia" w:cs="Georgia"/>
                  <w:sz w:val="28"/>
                  <w:szCs w:val="28"/>
                  <w:highlight w:val="green"/>
                  <w:lang w:val="en-PH"/>
                </w:rPr>
                <w:lastRenderedPageBreak/>
                <w:t xml:space="preserve">Section 23 of these Rules, </w:t>
              </w:r>
              <w:del w:id="33582" w:author="Claude" w:date="2026-10-19T09:00:00Z">
                <w:r>
                  <w:rPr>
                    <w:rFonts w:ascii="Georgia" w:eastAsia="Georgia" w:hAnsi="Georgia" w:cs="Georgia"/>
                    <w:sz w:val="28"/>
                    <w:szCs w:val="28"/>
                    <w:highlight w:val="green"/>
                    <w:lang w:val="en-PH"/>
                  </w:rPr>
                  <w:delText xml:space="preserve">and shall not exceed the Gas Price Benchmark ceiling for the applicable gas source type.</w:delText>
                </w:r>
              </w:del>
            </w:ins>
            <w:ins w:id="33583" w:author="Claude" w:date="2026-10-19T09:00:00Z">
              <w:r>
                <w:rPr>
                  <w:rFonts w:ascii="Georgia" w:eastAsia="Georgia" w:hAnsi="Georgia" w:cs="Georgia"/>
                  <w:sz w:val="28"/>
                  <w:szCs w:val="28"/>
                  <w:highlight w:val="green"/>
                  <w:lang w:val="en-PH"/>
                </w:rPr>
                <w:t xml:space="preserve">and neither component shall exceed its applicable benchmark or cap under Rule 3 of these Rules.</w:t>
              </w:r>
            </w:ins>
            <w:commentRangeEnd w:id="110"/>
            <w:r w:rsidRPr="008E1161">
              <w:rPr>
                <w:rStyle w:val="CommentReference"/>
                <w:rFonts w:ascii="Georgia" w:eastAsia="Georgia" w:hAnsi="Georgia" w:cs="Georgia"/>
                <w:sz w:val="28"/>
                <w:szCs w:val="28"/>
                <w:lang w:val="en-PH"/>
              </w:rPr>
              <w:commentReference w:id="110"/>
            </w:r>
          </w:p>
        </w:tc>
      </w:tr>
      <w:tr w:rsidR="008E1161" w:rsidRPr="008E1161" w14:paraId="22A1758B" w14:textId="77777777" w:rsidTr="5B2EF78A">
        <w:trPr>
          <w:ins w:id="112" w:author="Claude" w:date="2026-08-25T02:37:00Z"/>
        </w:trPr>
        <w:tc>
          <w:tcPr>
            <w:tcW w:w="4680" w:type="dxa"/>
            <w:tcMar>
              <w:top w:w="100" w:type="dxa"/>
              <w:left w:w="100" w:type="dxa"/>
              <w:bottom w:w="100" w:type="dxa"/>
              <w:right w:w="100" w:type="dxa"/>
            </w:tcMar>
          </w:tcPr>
          <w:p w14:paraId="177C8EB1" w14:textId="77777777" w:rsidR="008E1161" w:rsidRPr="008E1161" w:rsidRDefault="008E1161" w:rsidP="00793471">
            <w:pPr>
              <w:ind w:firstLine="32"/>
              <w:jc w:val="both"/>
              <w:rPr>
                <w:ins w:id="113" w:author="Claude" w:date="2026-08-25T02:37:00Z"/>
                <w:rFonts w:ascii="Georgia" w:eastAsia="Georgia" w:hAnsi="Georgia" w:cs="Georgia"/>
                <w:sz w:val="28"/>
                <w:szCs w:val="28"/>
                <w:lang w:val="en-PH"/>
              </w:rPr>
            </w:pPr>
            <w:commentRangeStart w:id="114"/>
            <w:ins w:id="115" w:author="Claude" w:date="2026-08-25T02:37:00Z">
              <w:r>
                <w:rPr>
                  <w:rFonts w:ascii="Georgia" w:eastAsia="Georgia" w:hAnsi="Georgia" w:cs="Georgia"/>
                  <w:b/>
                  <w:sz w:val="28"/>
                  <w:szCs w:val="28"/>
                  <w:highlight w:val="green"/>
                  <w:lang w:val="en-PH"/>
                </w:rPr>
                <w:lastRenderedPageBreak/>
                <w:t>Replacement Fuel</w:t>
              </w:r>
            </w:ins>
            <w:commentRangeEnd w:id="114"/>
            <w:r w:rsidRPr="008E1161">
              <w:rPr>
                <w:rStyle w:val="CommentReference"/>
                <w:rFonts w:ascii="Georgia" w:eastAsia="Georgia" w:hAnsi="Georgia" w:cs="Georgia"/>
                <w:sz w:val="28"/>
                <w:szCs w:val="28"/>
                <w:lang w:val="en-PH"/>
              </w:rPr>
              <w:commentReference w:id="114"/>
            </w:r>
          </w:p>
        </w:tc>
        <w:tc>
          <w:tcPr>
            <w:tcW w:w="4680" w:type="dxa"/>
            <w:tcMar>
              <w:top w:w="100" w:type="dxa"/>
              <w:left w:w="100" w:type="dxa"/>
              <w:bottom w:w="100" w:type="dxa"/>
              <w:right w:w="100" w:type="dxa"/>
            </w:tcMar>
          </w:tcPr>
          <w:p w14:paraId="207AD09A" w14:textId="77777777" w:rsidR="008E1161" w:rsidRPr="008E1161" w:rsidRDefault="008E1161" w:rsidP="00793471">
            <w:pPr>
              <w:ind w:firstLine="30"/>
              <w:jc w:val="both"/>
              <w:rPr>
                <w:ins w:id="116" w:author="Claude" w:date="2026-08-25T02:37:00Z"/>
                <w:rFonts w:ascii="Georgia" w:eastAsia="Georgia" w:hAnsi="Georgia" w:cs="Georgia"/>
                <w:sz w:val="28"/>
                <w:szCs w:val="28"/>
                <w:lang w:val="en-PH"/>
              </w:rPr>
            </w:pPr>
            <w:ins w:id="117" w:author="Claude" w:date="2026-08-25T02:37:00Z">
              <w:r>
                <w:rPr>
                  <w:rFonts w:ascii="Georgia" w:eastAsia="Georgia" w:hAnsi="Georgia" w:cs="Georgia"/>
                  <w:sz w:val="28"/>
                  <w:szCs w:val="28"/>
                  <w:highlight w:val="green"/>
                  <w:lang w:val="en-PH"/>
                </w:rPr>
                <w:t>Fuel used by a Winning Bidder in lieu of its declared Fuel Source Category, on account of supply interruption, force majeure, or other verified unavailability or insufficiency of the declared fuel source, subject to Section 21.1 of these Rules.</w:t>
              </w:r>
            </w:ins>
          </w:p>
        </w:tc>
      </w:tr>
      <w:tr w:rsidR="008E1161" w:rsidRPr="008E1161" w14:paraId="5B7A4238" w14:textId="77777777" w:rsidTr="5B2EF78A">
        <w:tc>
          <w:tcPr>
            <w:tcW w:w="4680" w:type="dxa"/>
            <w:tcMar>
              <w:top w:w="100" w:type="dxa"/>
              <w:left w:w="100" w:type="dxa"/>
              <w:bottom w:w="100" w:type="dxa"/>
              <w:right w:w="100" w:type="dxa"/>
            </w:tcMar>
          </w:tcPr>
          <w:p w14:paraId="272727EB" w14:textId="77777777" w:rsidR="008E1161" w:rsidRPr="008E1161" w:rsidRDefault="008E1161" w:rsidP="00793471">
            <w:pPr>
              <w:ind w:firstLine="32"/>
              <w:jc w:val="both"/>
              <w:rPr>
                <w:rFonts w:ascii="Georgia" w:eastAsia="Georgia" w:hAnsi="Georgia" w:cs="Georgia"/>
                <w:sz w:val="28"/>
                <w:szCs w:val="28"/>
                <w:lang w:val="en-PH"/>
              </w:rPr>
            </w:pPr>
            <w:commentRangeStart w:id="118"/>
            <w:r>
              <w:rPr>
                <w:rFonts w:ascii="Georgia" w:eastAsia="Georgia" w:hAnsi="Georgia" w:cs="Georgia"/>
                <w:b/>
                <w:bCs/>
                <w:sz w:val="28"/>
                <w:szCs w:val="28"/>
                <w:lang w:val="en-PH"/>
              </w:rPr>
              <w:t>Gas Auction Circular</w:t>
            </w:r>
            <w:commentRangeEnd w:id="118"/>
            <w:r w:rsidRPr="008E1161">
              <w:rPr>
                <w:rStyle w:val="CommentReference"/>
                <w:rFonts w:ascii="Georgia" w:eastAsia="Georgia" w:hAnsi="Georgia" w:cs="Georgia"/>
                <w:sz w:val="28"/>
                <w:szCs w:val="28"/>
                <w:lang w:val="en-PH"/>
              </w:rPr>
              <w:commentReference w:id="118"/>
            </w:r>
          </w:p>
        </w:tc>
        <w:tc>
          <w:tcPr>
            <w:tcW w:w="4680" w:type="dxa"/>
            <w:tcMar>
              <w:top w:w="100" w:type="dxa"/>
              <w:left w:w="100" w:type="dxa"/>
              <w:bottom w:w="100" w:type="dxa"/>
              <w:right w:w="100" w:type="dxa"/>
            </w:tcMar>
          </w:tcPr>
          <w:p w14:paraId="243334B8"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 xml:space="preserve">DOE Department Circular No. DC2026-06-0013, </w:t>
            </w:r>
            <w:r>
              <w:rPr>
                <w:rFonts w:ascii="Georgia" w:eastAsia="Georgia" w:hAnsi="Georgia" w:cs="Georgia"/>
                <w:i/>
                <w:iCs/>
                <w:sz w:val="28"/>
                <w:szCs w:val="28"/>
                <w:lang w:val="en-PH"/>
              </w:rPr>
              <w:t>"Prescribing the Guidelines for the Conduct of the Mid-Merit Natural Gas Capacity Auction for Gas-Fired Power Generation,"</w:t>
            </w:r>
            <w:r>
              <w:rPr>
                <w:rFonts w:ascii="Georgia" w:eastAsia="Georgia" w:hAnsi="Georgia" w:cs="Georgia"/>
                <w:sz w:val="28"/>
                <w:szCs w:val="28"/>
                <w:lang w:val="en-PH"/>
              </w:rPr>
              <w:t xml:space="preserve"> as may be amended.</w:t>
            </w:r>
          </w:p>
        </w:tc>
      </w:tr>
      <w:tr w:rsidR="008E1161" w:rsidRPr="008E1161" w14:paraId="664E0FE2" w14:textId="77777777" w:rsidTr="5B2EF78A">
        <w:tc>
          <w:tcPr>
            <w:tcW w:w="4680" w:type="dxa"/>
            <w:tcMar>
              <w:top w:w="100" w:type="dxa"/>
              <w:left w:w="100" w:type="dxa"/>
              <w:bottom w:w="100" w:type="dxa"/>
              <w:right w:w="100" w:type="dxa"/>
            </w:tcMar>
          </w:tcPr>
          <w:p w14:paraId="7C4B5434" w14:textId="77777777" w:rsidR="008E1161" w:rsidRPr="008E1161" w:rsidRDefault="008E1161" w:rsidP="00793471">
            <w:pPr>
              <w:ind w:firstLine="32"/>
              <w:jc w:val="both"/>
              <w:rPr>
                <w:rFonts w:ascii="Georgia" w:eastAsia="Georgia" w:hAnsi="Georgia" w:cs="Georgia"/>
                <w:sz w:val="28"/>
                <w:szCs w:val="28"/>
                <w:lang w:val="en-PH"/>
              </w:rPr>
            </w:pPr>
            <w:commentRangeStart w:id="119"/>
            <w:r>
              <w:rPr>
                <w:rFonts w:ascii="Georgia" w:eastAsia="Georgia" w:hAnsi="Georgia" w:cs="Georgia"/>
                <w:b/>
                <w:bCs/>
                <w:sz w:val="28"/>
                <w:szCs w:val="28"/>
                <w:lang w:val="en-PH"/>
              </w:rPr>
              <w:t>Gas Auction Price (GAP)</w:t>
            </w:r>
            <w:commentRangeEnd w:id="119"/>
            <w:r w:rsidRPr="008E1161">
              <w:rPr>
                <w:rStyle w:val="CommentReference"/>
                <w:rFonts w:ascii="Georgia" w:eastAsia="Georgia" w:hAnsi="Georgia" w:cs="Georgia"/>
                <w:sz w:val="28"/>
                <w:szCs w:val="28"/>
                <w:lang w:val="en-PH"/>
              </w:rPr>
              <w:commentReference w:id="119"/>
            </w:r>
          </w:p>
        </w:tc>
        <w:tc>
          <w:tcPr>
            <w:tcW w:w="4680" w:type="dxa"/>
            <w:tcMar>
              <w:top w:w="100" w:type="dxa"/>
              <w:left w:w="100" w:type="dxa"/>
              <w:bottom w:w="100" w:type="dxa"/>
              <w:right w:w="100" w:type="dxa"/>
            </w:tcMar>
          </w:tcPr>
          <w:p w14:paraId="70EA4460" w14:textId="77777777" w:rsidR="008E1161" w:rsidRPr="008E1161" w:rsidRDefault="008E1161" w:rsidP="00793471">
            <w:pPr>
              <w:ind w:firstLine="30"/>
              <w:jc w:val="both"/>
              <w:rPr>
                <w:rFonts w:ascii="Georgia" w:eastAsia="Georgia" w:hAnsi="Georgia" w:cs="Georgia"/>
                <w:sz w:val="28"/>
                <w:szCs w:val="28"/>
                <w:lang w:val="en-PH"/>
              </w:rPr>
            </w:pPr>
            <w:del w:id="120" w:author="Claude" w:date="2026-07-28T10:17:00Z">
              <w:r>
                <w:rPr>
                  <w:rFonts w:ascii="Georgia" w:hAnsi="Georgia"/>
                  <w:sz w:val="28"/>
                  <w:highlight w:val="green"/>
                </w:rPr>
                <w:delText>The Price Offer of a Winning Bidder as endorsed by the Commission; the maximum price (in PhP/kWh) at which a Winning Bidder is entitled to recover its non-fuel generation costs through the Settlement Mechanism. The GAP is the Commission-endorsed equivalent of the Winning Bidder's Price Offer, as adjusted by the Commission in the Auction Proper pursuant to the Gas Auction Circular.</w:delText>
              </w:r>
            </w:del>
            <w:ins w:id="121" w:author="Claude" w:date="2026-07-28T10:17:00Z">
              <w:r>
                <w:rPr>
                  <w:rFonts w:ascii="Georgia" w:hAnsi="Georgia"/>
                  <w:sz w:val="28"/>
                  <w:highlight w:val="green"/>
                </w:rPr>
                <w:t>The Price Offer of a Winning Bidder as declared and approved by the DOE in the Auction Proper, and endorsed by the DOE, through the Natural Gas Auction Committee (NGAC), to the Commission for approval; the maximum price (in PhP/kWh) at which a Winning Bidder is entitled to recover its non-fuel generation costs through the Settlement Mechanism. The GAP is the Commission-approved equivalent of the Winning Bidder's Price Offer, as reflected in the Winning Bidder's Certificate of Award pursuant to the Gas Auction Circular.</w:t>
              </w:r>
            </w:ins>
          </w:p>
        </w:tc>
      </w:tr>
      <w:tr w:rsidR="008E1161" w:rsidRPr="008E1161" w14:paraId="7EDFA56A" w14:textId="77777777" w:rsidTr="5B2EF78A">
        <w:tc>
          <w:tcPr>
            <w:tcW w:w="4680" w:type="dxa"/>
            <w:tcMar>
              <w:top w:w="100" w:type="dxa"/>
              <w:left w:w="100" w:type="dxa"/>
              <w:bottom w:w="100" w:type="dxa"/>
              <w:right w:w="100" w:type="dxa"/>
            </w:tcMar>
          </w:tcPr>
          <w:p w14:paraId="5BC4386D" w14:textId="77777777" w:rsidR="008E1161" w:rsidRPr="008E1161" w:rsidRDefault="008E1161" w:rsidP="00793471">
            <w:pPr>
              <w:ind w:firstLine="32"/>
              <w:jc w:val="both"/>
              <w:rPr>
                <w:rFonts w:ascii="Georgia" w:eastAsia="Georgia" w:hAnsi="Georgia" w:cs="Georgia"/>
                <w:sz w:val="28"/>
                <w:szCs w:val="28"/>
                <w:lang w:val="en-PH"/>
              </w:rPr>
            </w:pPr>
            <w:commentRangeStart w:id="122"/>
            <w:r>
              <w:rPr>
                <w:rFonts w:ascii="Georgia" w:eastAsia="Georgia" w:hAnsi="Georgia" w:cs="Georgia"/>
                <w:b/>
                <w:bCs/>
                <w:sz w:val="28"/>
                <w:szCs w:val="28"/>
                <w:lang w:val="en-PH"/>
              </w:rPr>
              <w:t>Gas Auction Threshold (GAT) Price</w:t>
            </w:r>
            <w:commentRangeEnd w:id="122"/>
            <w:r w:rsidRPr="008E1161">
              <w:rPr>
                <w:rStyle w:val="CommentReference"/>
                <w:rFonts w:ascii="Georgia" w:eastAsia="Georgia" w:hAnsi="Georgia" w:cs="Georgia"/>
                <w:sz w:val="28"/>
                <w:szCs w:val="28"/>
                <w:lang w:val="en-PH"/>
              </w:rPr>
              <w:commentReference w:id="122"/>
            </w:r>
          </w:p>
        </w:tc>
        <w:tc>
          <w:tcPr>
            <w:tcW w:w="4680" w:type="dxa"/>
            <w:tcMar>
              <w:top w:w="100" w:type="dxa"/>
              <w:left w:w="100" w:type="dxa"/>
              <w:bottom w:w="100" w:type="dxa"/>
              <w:right w:w="100" w:type="dxa"/>
            </w:tcMar>
          </w:tcPr>
          <w:p w14:paraId="11B599F2"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maximum allowable Price Offer in an Auction Round, as determined and issued by the Commission pursuant to Rule 2 of these Rules. Any Price Offer exceeding the GAT Price for the applicable Facility Type shall be automatically disqualified.</w:t>
            </w:r>
            <w:ins w:id="33584" w:author="Claude" w:date="2026-10-19T09:00:00Z">
              <w:r>
                <w:rPr>
                  <w:rFonts w:ascii="Georgia" w:eastAsia="Georgia" w:hAnsi="Georgia" w:cs="Georgia"/>
                  <w:sz w:val="28"/>
                  <w:szCs w:val="28"/>
                  <w:highlight w:val="green"/>
                  <w:lang w:val="en-PH"/>
                </w:rPr>
                <w:t xml:space="preserve"> The GAT Price consists of the capital recovery (CRF) and O&amp;M (OM) components under Section 8.6 of these Rules and excludes the Fuel Cost, including its Capped Landed Logistics Cost component.</w:t>
              </w:r>
            </w:ins>
          </w:p>
        </w:tc>
      </w:tr>
      <w:tr w:rsidR="008E1161" w:rsidRPr="008E1161" w14:paraId="2A35BD47" w14:textId="77777777" w:rsidTr="5B2EF78A">
        <w:tc>
          <w:tcPr>
            <w:tcW w:w="4680" w:type="dxa"/>
            <w:tcMar>
              <w:top w:w="100" w:type="dxa"/>
              <w:left w:w="100" w:type="dxa"/>
              <w:bottom w:w="100" w:type="dxa"/>
              <w:right w:w="100" w:type="dxa"/>
            </w:tcMar>
          </w:tcPr>
          <w:p w14:paraId="64D9BECE" w14:textId="77777777" w:rsidR="008E1161" w:rsidRPr="008E1161" w:rsidRDefault="008E1161" w:rsidP="00793471">
            <w:pPr>
              <w:ind w:firstLine="32"/>
              <w:jc w:val="both"/>
              <w:rPr>
                <w:rFonts w:ascii="Georgia" w:eastAsia="Georgia" w:hAnsi="Georgia" w:cs="Georgia"/>
                <w:sz w:val="28"/>
                <w:szCs w:val="28"/>
                <w:lang w:val="en-PH"/>
              </w:rPr>
            </w:pPr>
            <w:commentRangeStart w:id="123"/>
            <w:r>
              <w:rPr>
                <w:rFonts w:ascii="Georgia" w:eastAsia="Georgia" w:hAnsi="Georgia" w:cs="Georgia"/>
                <w:b/>
                <w:bCs/>
                <w:sz w:val="28"/>
                <w:szCs w:val="28"/>
                <w:lang w:val="en-PH"/>
              </w:rPr>
              <w:lastRenderedPageBreak/>
              <w:t>Gas Price Benchmark</w:t>
            </w:r>
            <w:commentRangeEnd w:id="123"/>
            <w:r w:rsidRPr="008E1161">
              <w:rPr>
                <w:rStyle w:val="CommentReference"/>
                <w:rFonts w:ascii="Georgia" w:eastAsia="Georgia" w:hAnsi="Georgia" w:cs="Georgia"/>
                <w:sz w:val="28"/>
                <w:szCs w:val="28"/>
                <w:lang w:val="en-PH"/>
              </w:rPr>
              <w:commentReference w:id="123"/>
            </w:r>
          </w:p>
        </w:tc>
        <w:tc>
          <w:tcPr>
            <w:tcW w:w="4680" w:type="dxa"/>
            <w:tcMar>
              <w:top w:w="100" w:type="dxa"/>
              <w:left w:w="100" w:type="dxa"/>
              <w:bottom w:w="100" w:type="dxa"/>
              <w:right w:w="100" w:type="dxa"/>
            </w:tcMar>
          </w:tcPr>
          <w:p w14:paraId="1079C2E0"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reference market price for natural gas from each allowable source type (Indigenous, Imported LNG, or Blended), including applicable caps on add-on costs, established by the Commission pursuant to Rule 3 of these Rules and used as the ceiling for Fuel Cost Pass-Through claims.</w:t>
            </w:r>
          </w:p>
        </w:tc>
      </w:tr>
      <w:tr w:rsidR="008E1161" w:rsidRPr="008E1161" w14:paraId="66BFB199" w14:textId="77777777" w:rsidTr="5B2EF78A">
        <w:tc>
          <w:tcPr>
            <w:tcW w:w="4680" w:type="dxa"/>
            <w:tcMar>
              <w:top w:w="100" w:type="dxa"/>
              <w:left w:w="100" w:type="dxa"/>
              <w:bottom w:w="100" w:type="dxa"/>
              <w:right w:w="100" w:type="dxa"/>
            </w:tcMar>
          </w:tcPr>
          <w:p w14:paraId="6AAB2595" w14:textId="77777777" w:rsidR="008E1161" w:rsidRPr="008E1161" w:rsidRDefault="008E1161" w:rsidP="00793471">
            <w:pPr>
              <w:ind w:firstLine="32"/>
              <w:jc w:val="both"/>
              <w:rPr>
                <w:rFonts w:ascii="Georgia" w:eastAsia="Georgia" w:hAnsi="Georgia" w:cs="Georgia"/>
                <w:sz w:val="28"/>
                <w:szCs w:val="28"/>
                <w:lang w:val="en-PH"/>
              </w:rPr>
            </w:pPr>
            <w:commentRangeStart w:id="124"/>
            <w:del w:id="125" w:author="Claude" w:date="2026-10-13T09:00:00Z">
              <w:r>
                <w:rPr>
                  <w:rFonts w:ascii="Georgia" w:eastAsia="Georgia" w:hAnsi="Georgia" w:cs="Georgia"/>
                  <w:b/>
                  <w:bCs/>
                  <w:sz w:val="28"/>
                  <w:szCs w:val="28"/>
                  <w:highlight w:val="green"/>
                  <w:lang w:val="en-PH"/>
                </w:rPr>
                <w:delText>GESQ</w:delText>
              </w:r>
            </w:del>
            <w:commentRangeStart w:id="126"/>
            <w:ins w:id="127" w:author="Claude" w:date="2026-10-13T09:00:00Z">
              <w:r>
                <w:rPr>
                  <w:rFonts w:ascii="Georgia" w:eastAsia="Georgia" w:hAnsi="Georgia" w:cs="Georgia"/>
                  <w:b/>
                  <w:bCs/>
                  <w:sz w:val="28"/>
                  <w:szCs w:val="28"/>
                  <w:highlight w:val="green"/>
                  <w:lang w:val="en-PH"/>
                </w:rPr>
                <w:t>Gross Energy Settlement Quantity (GESQ)</w:t>
              </w:r>
            </w:ins>
            <w:commentRangeEnd w:id="126"/>
            <w:r w:rsidRPr="008E1161">
              <w:rPr>
                <w:rStyle w:val="CommentReference"/>
                <w:rFonts w:ascii="Georgia" w:eastAsia="Georgia" w:hAnsi="Georgia" w:cs="Georgia"/>
                <w:sz w:val="28"/>
                <w:szCs w:val="28"/>
                <w:lang w:val="en-PH"/>
              </w:rPr>
              <w:commentReference w:id="126"/>
            </w:r>
            <w:commentRangeEnd w:id="124"/>
            <w:r w:rsidRPr="008E1161">
              <w:rPr>
                <w:rStyle w:val="CommentReference"/>
                <w:rFonts w:ascii="Georgia" w:eastAsia="Georgia" w:hAnsi="Georgia" w:cs="Georgia"/>
                <w:sz w:val="28"/>
                <w:szCs w:val="28"/>
                <w:lang w:val="en-PH"/>
              </w:rPr>
              <w:commentReference w:id="124"/>
            </w:r>
          </w:p>
        </w:tc>
        <w:tc>
          <w:tcPr>
            <w:tcW w:w="4680" w:type="dxa"/>
            <w:tcMar>
              <w:top w:w="100" w:type="dxa"/>
              <w:left w:w="100" w:type="dxa"/>
              <w:bottom w:w="100" w:type="dxa"/>
              <w:right w:w="100" w:type="dxa"/>
            </w:tcMar>
          </w:tcPr>
          <w:p w14:paraId="42CDA856" w14:textId="77777777" w:rsidR="008E1161" w:rsidRPr="008E1161" w:rsidRDefault="008E1161" w:rsidP="00793471">
            <w:pPr>
              <w:ind w:firstLine="30"/>
              <w:jc w:val="both"/>
              <w:rPr>
                <w:rFonts w:ascii="Georgia" w:eastAsia="Georgia" w:hAnsi="Georgia" w:cs="Georgia"/>
                <w:sz w:val="28"/>
                <w:szCs w:val="28"/>
                <w:lang w:val="en-PH"/>
              </w:rPr>
            </w:pPr>
            <w:commentRangeStart w:id="128"/>
            <w:del w:id="129" w:author="Claude" w:date="2026-10-13T09:00:00Z">
              <w:r>
                <w:rPr>
                  <w:rFonts w:ascii="Georgia" w:eastAsia="Georgia" w:hAnsi="Georgia" w:cs="Georgia"/>
                  <w:sz w:val="28"/>
                  <w:szCs w:val="28"/>
                  <w:highlight w:val="green"/>
                  <w:lang w:val="en-PH"/>
                </w:rPr>
                <w:delText>Gross Energy Settlement Quantity, as used in WESM settlement; the</w:delText>
              </w:r>
            </w:del>
            <w:ins w:id="130" w:author="Claude" w:date="2026-10-13T09:00:00Z">
              <w:r>
                <w:rPr>
                  <w:rFonts w:ascii="Georgia" w:eastAsia="Georgia" w:hAnsi="Georgia" w:cs="Georgia"/>
                  <w:sz w:val="28"/>
                  <w:szCs w:val="28"/>
                  <w:highlight w:val="green"/>
                  <w:lang w:val="en-PH"/>
                </w:rPr>
                <w:t>As used in WESM settlement, the</w:t>
              </w:r>
            </w:ins>
            <w:r>
              <w:rPr>
                <w:rFonts w:ascii="Georgia" w:eastAsia="Georgia" w:hAnsi="Georgia" w:cs="Georgia"/>
                <w:sz w:val="28"/>
                <w:szCs w:val="28"/>
                <w:lang w:val="en-PH"/>
              </w:rPr>
              <w:t xml:space="preserve"> total quantity of energy settled for a WESM market participant during a given Settlement Period, used as the basis for pro-rating collection and flowback allocations.</w:t>
            </w:r>
            <w:ins w:id="131" w:author="Claude" w:date="2026-08-26T02:34:00Z">
              <w:r>
                <w:rPr>
                  <w:rFonts w:ascii="Georgia" w:eastAsia="Georgia" w:hAnsi="Georgia" w:cs="Georgia"/>
                  <w:sz w:val="28"/>
                  <w:szCs w:val="28"/>
                  <w:highlight w:val="green"/>
                  <w:lang w:val="en-PH"/>
                </w:rPr>
                <w:t xml:space="preserve"> For the avoidance of doubt, and consistent with Clause 3.13.6 of the WESM Rules (which defines the Gross Energy Settlement Quantity at the market trading node level, not directly per WESM market participant), GESQ(c) for a WESM customer (c) under Sections 30 and 31 of these Rules means the sum of the Gross Energy Settlement Quantity across all market trading nodes through which that WESM customer withdraws energy.</w:t>
              </w:r>
            </w:ins>
            <w:commentRangeEnd w:id="128"/>
            <w:r w:rsidRPr="008E1161">
              <w:rPr>
                <w:rStyle w:val="CommentReference"/>
                <w:rFonts w:ascii="Georgia" w:eastAsia="Georgia" w:hAnsi="Georgia" w:cs="Georgia"/>
                <w:sz w:val="28"/>
                <w:szCs w:val="28"/>
                <w:lang w:val="en-PH"/>
              </w:rPr>
              <w:commentReference w:id="128"/>
            </w:r>
          </w:p>
        </w:tc>
      </w:tr>
      <w:tr w:rsidR="008E1161" w:rsidRPr="008E1161" w14:paraId="3CB2084B" w14:textId="77777777" w:rsidTr="5B2EF78A">
        <w:trPr>
          <w:ins w:id="132" w:author="Claude" w:date="2026-09-01T09:07:00Z"/>
        </w:trPr>
        <w:tc>
          <w:tcPr>
            <w:tcW w:w="4680" w:type="dxa"/>
            <w:tcMar>
              <w:top w:w="100" w:type="dxa"/>
              <w:left w:w="100" w:type="dxa"/>
              <w:bottom w:w="100" w:type="dxa"/>
              <w:right w:w="100" w:type="dxa"/>
            </w:tcMar>
          </w:tcPr>
          <w:p w14:paraId="630D29EC" w14:textId="77777777" w:rsidR="0008735A" w:rsidRDefault="00000000">
            <w:pPr>
              <w:ind w:firstLine="32"/>
              <w:jc w:val="both"/>
              <w:rPr>
                <w:ins w:id="133" w:author="Claude" w:date="2026-09-01T09:07:00Z"/>
                <w:rFonts w:ascii="Georgia" w:eastAsia="Georgia" w:hAnsi="Georgia" w:cs="Georgia"/>
                <w:b/>
                <w:sz w:val="28"/>
                <w:szCs w:val="28"/>
                <w:lang w:val="en-PH"/>
              </w:rPr>
            </w:pPr>
            <w:commentRangeStart w:id="134"/>
            <w:ins w:id="135" w:author="Claude" w:date="2026-09-01T09:07:00Z">
              <w:r>
                <w:rPr>
                  <w:rFonts w:ascii="Georgia" w:eastAsia="Georgia" w:hAnsi="Georgia" w:cs="Georgia"/>
                  <w:b/>
                  <w:sz w:val="28"/>
                  <w:szCs w:val="28"/>
                  <w:highlight w:val="green"/>
                  <w:lang w:val="en-PH"/>
                </w:rPr>
                <w:t>WESM Customer</w:t>
              </w:r>
            </w:ins>
            <w:commentRangeEnd w:id="134"/>
            <w:r>
              <w:rPr>
                <w:rStyle w:val="CommentReference"/>
                <w:rFonts w:ascii="Georgia" w:eastAsia="Georgia" w:hAnsi="Georgia" w:cs="Georgia"/>
                <w:b/>
                <w:sz w:val="28"/>
                <w:szCs w:val="28"/>
                <w:lang w:val="en-PH"/>
              </w:rPr>
              <w:commentReference w:id="134"/>
            </w:r>
          </w:p>
        </w:tc>
        <w:tc>
          <w:tcPr>
            <w:tcW w:w="4680" w:type="dxa"/>
            <w:tcMar>
              <w:top w:w="100" w:type="dxa"/>
              <w:left w:w="100" w:type="dxa"/>
              <w:bottom w:w="100" w:type="dxa"/>
              <w:right w:w="100" w:type="dxa"/>
            </w:tcMar>
          </w:tcPr>
          <w:p w14:paraId="0B0E3FCB" w14:textId="77777777" w:rsidR="0008735A" w:rsidRDefault="00000000">
            <w:pPr>
              <w:ind w:firstLine="30"/>
              <w:jc w:val="both"/>
              <w:rPr>
                <w:rFonts w:ascii="Georgia" w:eastAsia="Georgia" w:hAnsi="Georgia" w:cs="Georgia"/>
                <w:sz w:val="28"/>
                <w:szCs w:val="28"/>
                <w:lang w:val="en-PH"/>
              </w:rPr>
            </w:pPr>
            <w:commentRangeStart w:id="136"/>
            <w:commentRangeEnd w:id="136"/>
            <w:r>
              <w:rPr>
                <w:rStyle w:val="CommentReference"/>
                <w:rFonts w:ascii="Georgia" w:eastAsia="Georgia" w:hAnsi="Georgia" w:cs="Georgia"/>
                <w:sz w:val="28"/>
                <w:szCs w:val="28"/>
                <w:highlight w:val="green"/>
                <w:lang w:val="en-PH"/>
              </w:rPr>
              <w:commentReference w:id="136"/>
            </w:r>
            <w:commentRangeStart w:id="137"/>
            <w:ins w:id="138" w:author="Claude" w:date="2026-09-01T09:07:00Z">
              <w:del w:id="139" w:author="Claude" w:date="2026-10-08T15:00:00Z">
                <w:r>
                  <w:rPr>
                    <w:rFonts w:ascii="Georgia" w:eastAsia="Georgia" w:hAnsi="Georgia" w:cs="Georgia"/>
                    <w:sz w:val="28"/>
                    <w:szCs w:val="28"/>
                    <w:highlight w:val="green"/>
                    <w:lang w:val="en-PH"/>
                  </w:rPr>
                  <w:delText>As used in Sections 30 and 31 of these Rules, a Withdrawing Trading Participant that is a Distribution Utility, consistent with Section 7.1.2 of the Gas Auction Circular. The Commission may, by subsequent issuance, extend the collection and flowback mechanics under Sections 30 and 31 to other categories of Withdrawing Trading Participants (including Retail Electricity Suppliers, Generation Companies under bilateral contracts, and Directly Connected Customers), consistent with the cost-causation and equitable-allocation principles underlying this Rule.</w:delText>
                </w:r>
              </w:del>
            </w:ins>
            <w:commentRangeStart w:id="140"/>
            <w:ins w:id="141" w:author="Claude" w:date="2026-10-08T15:00:00Z">
              <w:r>
                <w:rPr>
                  <w:rFonts w:ascii="Georgia" w:eastAsia="Georgia" w:hAnsi="Georgia" w:cs="Georgia"/>
                  <w:sz w:val="28"/>
                  <w:szCs w:val="28"/>
                  <w:highlight w:val="green"/>
                  <w:lang w:val="en-PH"/>
                </w:rPr>
                <w:t xml:space="preserve">As used in Sections 30 and 31 of these Rules, any customer in the WESM, being a Trading Participant that purchases or withdraws energy from the WESM, including Distribution Utilities, Retail Electricity Suppliers, Directly Connected Customers, and other Withdrawing Trading Participants, within the grid or grids covered by the Terms of Reference for the applicable Auction Round, consistent with Sections 7.4 and 7.5 of the Gas Auction Circular, which allocate the Auction Shortfall Amount and the Auction Flowback Amount to all customers in the </w:t>
              </w:r>
              <w:r>
                <w:rPr>
                  <w:rFonts w:ascii="Georgia" w:eastAsia="Georgia" w:hAnsi="Georgia" w:cs="Georgia"/>
                  <w:sz w:val="28"/>
                  <w:szCs w:val="28"/>
                  <w:highlight w:val="green"/>
                  <w:lang w:val="en-PH"/>
                </w:rPr>
                <w:lastRenderedPageBreak/>
                <w:t>WESM in proportion to their Gross Energy Settlement Quantity.</w:t>
              </w:r>
            </w:ins>
            <w:commentRangeEnd w:id="140"/>
            <w:r>
              <w:rPr>
                <w:rStyle w:val="CommentReference"/>
                <w:rFonts w:ascii="Georgia" w:eastAsia="Georgia" w:hAnsi="Georgia" w:cs="Georgia"/>
                <w:sz w:val="28"/>
                <w:szCs w:val="28"/>
                <w:lang w:val="en-PH"/>
              </w:rPr>
              <w:commentReference w:id="140"/>
            </w:r>
            <w:commentRangeEnd w:id="137"/>
            <w:r>
              <w:rPr>
                <w:rStyle w:val="CommentReference"/>
                <w:rFonts w:ascii="Georgia" w:eastAsia="Georgia" w:hAnsi="Georgia" w:cs="Georgia"/>
                <w:sz w:val="28"/>
                <w:szCs w:val="28"/>
                <w:lang w:val="en-PH"/>
              </w:rPr>
              <w:commentReference w:id="137"/>
            </w:r>
          </w:p>
        </w:tc>
      </w:tr>
      <w:tr w:rsidR="008E1161" w:rsidRPr="008E1161" w14:paraId="23842F24" w14:textId="77777777" w:rsidTr="5B2EF78A">
        <w:tc>
          <w:tcPr>
            <w:tcW w:w="4680" w:type="dxa"/>
            <w:tcMar>
              <w:top w:w="100" w:type="dxa"/>
              <w:left w:w="100" w:type="dxa"/>
              <w:bottom w:w="100" w:type="dxa"/>
              <w:right w:w="100" w:type="dxa"/>
            </w:tcMar>
          </w:tcPr>
          <w:p w14:paraId="14F4EBE8" w14:textId="77777777" w:rsidR="008E1161" w:rsidRPr="008E1161" w:rsidRDefault="008E1161" w:rsidP="00793471">
            <w:pPr>
              <w:ind w:firstLine="32"/>
              <w:jc w:val="both"/>
              <w:rPr>
                <w:rFonts w:ascii="Georgia" w:eastAsia="Georgia" w:hAnsi="Georgia" w:cs="Georgia"/>
                <w:sz w:val="28"/>
                <w:szCs w:val="28"/>
                <w:lang w:val="en-PH"/>
              </w:rPr>
            </w:pPr>
            <w:commentRangeStart w:id="142"/>
            <w:r>
              <w:rPr>
                <w:rFonts w:ascii="Georgia" w:eastAsia="Georgia" w:hAnsi="Georgia" w:cs="Georgia"/>
                <w:b/>
                <w:bCs/>
                <w:sz w:val="28"/>
                <w:szCs w:val="28"/>
                <w:lang w:val="en-PH"/>
              </w:rPr>
              <w:lastRenderedPageBreak/>
              <w:t>Gas Sale and Purchase Agreement (GSPA)</w:t>
            </w:r>
            <w:commentRangeEnd w:id="142"/>
            <w:r w:rsidRPr="008E1161">
              <w:rPr>
                <w:rStyle w:val="CommentReference"/>
                <w:rFonts w:ascii="Georgia" w:eastAsia="Georgia" w:hAnsi="Georgia" w:cs="Georgia"/>
                <w:sz w:val="28"/>
                <w:szCs w:val="28"/>
                <w:lang w:val="en-PH"/>
              </w:rPr>
              <w:commentReference w:id="142"/>
            </w:r>
          </w:p>
        </w:tc>
        <w:tc>
          <w:tcPr>
            <w:tcW w:w="4680" w:type="dxa"/>
            <w:tcMar>
              <w:top w:w="100" w:type="dxa"/>
              <w:left w:w="100" w:type="dxa"/>
              <w:bottom w:w="100" w:type="dxa"/>
              <w:right w:w="100" w:type="dxa"/>
            </w:tcMar>
          </w:tcPr>
          <w:p w14:paraId="130AE1C6"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Any agreement between a Winning Bidder and a natural gas supplier for the sale and delivery of natural gas to the Winning Bidder's Mid-Merit Natural Gas Facility.</w:t>
            </w:r>
          </w:p>
        </w:tc>
      </w:tr>
      <w:tr w:rsidR="008E1161" w:rsidRPr="008E1161" w14:paraId="40315C53" w14:textId="77777777" w:rsidTr="5B2EF78A">
        <w:tc>
          <w:tcPr>
            <w:tcW w:w="4680" w:type="dxa"/>
            <w:tcMar>
              <w:top w:w="100" w:type="dxa"/>
              <w:left w:w="100" w:type="dxa"/>
              <w:bottom w:w="100" w:type="dxa"/>
              <w:right w:w="100" w:type="dxa"/>
            </w:tcMar>
          </w:tcPr>
          <w:p w14:paraId="21113320" w14:textId="77777777" w:rsidR="008E1161" w:rsidRPr="008E1161" w:rsidRDefault="008E1161" w:rsidP="00793471">
            <w:pPr>
              <w:ind w:firstLine="32"/>
              <w:jc w:val="both"/>
              <w:rPr>
                <w:rFonts w:ascii="Georgia" w:eastAsia="Georgia" w:hAnsi="Georgia" w:cs="Georgia"/>
                <w:sz w:val="28"/>
                <w:szCs w:val="28"/>
                <w:lang w:val="en-PH"/>
              </w:rPr>
            </w:pPr>
            <w:commentRangeStart w:id="143"/>
            <w:r>
              <w:rPr>
                <w:rFonts w:ascii="Georgia" w:eastAsia="Georgia" w:hAnsi="Georgia" w:cs="Georgia"/>
                <w:b/>
                <w:bCs/>
                <w:sz w:val="28"/>
                <w:szCs w:val="28"/>
                <w:lang w:val="en-PH"/>
              </w:rPr>
              <w:t>Heat Rate</w:t>
            </w:r>
            <w:commentRangeEnd w:id="143"/>
            <w:r>
              <w:rPr>
                <w:rStyle w:val="CommentReference"/>
                <w:rFonts w:ascii="Georgia" w:eastAsia="Georgia" w:hAnsi="Georgia" w:cs="Georgia"/>
                <w:b/>
                <w:bCs/>
                <w:sz w:val="28"/>
                <w:szCs w:val="28"/>
                <w:highlight w:val="green"/>
                <w:lang w:val="en-PH"/>
              </w:rPr>
              <w:commentReference w:id="143"/>
            </w:r>
            <w:ins w:id="144" w:author="Claude" w:date="2026-08-25T23:53:00Z">
              <w:r>
                <w:rPr>
                  <w:rFonts w:ascii="Georgia" w:eastAsia="Georgia" w:hAnsi="Georgia" w:cs="Georgia"/>
                  <w:b/>
                  <w:bCs/>
                  <w:sz w:val="28"/>
                  <w:szCs w:val="28"/>
                  <w:highlight w:val="green"/>
                  <w:lang w:val="en-PH"/>
                </w:rPr>
                <w:t xml:space="preserve"> (Net)</w:t>
              </w:r>
            </w:ins>
          </w:p>
        </w:tc>
        <w:tc>
          <w:tcPr>
            <w:tcW w:w="4680" w:type="dxa"/>
            <w:tcMar>
              <w:top w:w="100" w:type="dxa"/>
              <w:left w:w="100" w:type="dxa"/>
              <w:bottom w:w="100" w:type="dxa"/>
              <w:right w:w="100" w:type="dxa"/>
            </w:tcMar>
          </w:tcPr>
          <w:p w14:paraId="2BE30B33" w14:textId="77777777" w:rsidR="008E1161" w:rsidRPr="008E1161" w:rsidRDefault="008E1161" w:rsidP="00793471">
            <w:pPr>
              <w:ind w:firstLine="30"/>
              <w:jc w:val="both"/>
              <w:rPr>
                <w:rFonts w:ascii="Georgia" w:eastAsia="Georgia" w:hAnsi="Georgia" w:cs="Georgia"/>
                <w:sz w:val="28"/>
                <w:szCs w:val="28"/>
                <w:lang w:val="en-PH"/>
              </w:rPr>
            </w:pPr>
            <w:commentRangeStart w:id="145"/>
            <w:r>
              <w:rPr>
                <w:rFonts w:ascii="Georgia" w:eastAsia="Georgia" w:hAnsi="Georgia" w:cs="Georgia"/>
                <w:sz w:val="28"/>
                <w:szCs w:val="28"/>
                <w:lang w:val="en-PH"/>
              </w:rPr>
              <w:t>The thermal efficiency of a Mid-Merit Natural Gas Facility, expressed in million British thermal units per kilowatt-hour (MMBtu/kWh); the quantity of fuel energy required to generate one kilowatt-hour of electrical energy.</w:t>
            </w:r>
            <w:commentRangeEnd w:id="145"/>
            <w:r w:rsidRPr="008E1161">
              <w:rPr>
                <w:rStyle w:val="CommentReference"/>
                <w:rFonts w:ascii="Georgia" w:eastAsia="Georgia" w:hAnsi="Georgia" w:cs="Georgia"/>
                <w:sz w:val="28"/>
                <w:szCs w:val="28"/>
                <w:lang w:val="en-PH"/>
              </w:rPr>
              <w:commentReference w:id="145"/>
            </w:r>
          </w:p>
        </w:tc>
      </w:tr>
      <w:tr w:rsidR="008E1161" w:rsidRPr="008E1161" w14:paraId="4F19F504" w14:textId="77777777" w:rsidTr="5B2EF78A">
        <w:tc>
          <w:tcPr>
            <w:tcW w:w="4680" w:type="dxa"/>
            <w:tcMar>
              <w:top w:w="100" w:type="dxa"/>
              <w:left w:w="100" w:type="dxa"/>
              <w:bottom w:w="100" w:type="dxa"/>
              <w:right w:w="100" w:type="dxa"/>
            </w:tcMar>
          </w:tcPr>
          <w:p w14:paraId="40AFA9DA" w14:textId="77777777" w:rsidR="008E1161" w:rsidRPr="008E1161" w:rsidRDefault="008E1161" w:rsidP="00793471">
            <w:pPr>
              <w:ind w:firstLine="32"/>
              <w:jc w:val="both"/>
              <w:rPr>
                <w:rFonts w:ascii="Georgia" w:eastAsia="Georgia" w:hAnsi="Georgia" w:cs="Georgia"/>
                <w:sz w:val="28"/>
                <w:szCs w:val="28"/>
                <w:lang w:val="en-PH"/>
              </w:rPr>
            </w:pPr>
            <w:commentRangeStart w:id="146"/>
            <w:r>
              <w:rPr>
                <w:rFonts w:ascii="Georgia" w:eastAsia="Georgia" w:hAnsi="Georgia" w:cs="Georgia"/>
                <w:b/>
                <w:bCs/>
                <w:sz w:val="28"/>
                <w:szCs w:val="28"/>
                <w:lang w:val="en-PH"/>
              </w:rPr>
              <w:t>Indigenous Natural Gas</w:t>
            </w:r>
            <w:commentRangeEnd w:id="146"/>
            <w:r w:rsidRPr="008E1161">
              <w:rPr>
                <w:rStyle w:val="CommentReference"/>
                <w:rFonts w:ascii="Georgia" w:eastAsia="Georgia" w:hAnsi="Georgia" w:cs="Georgia"/>
                <w:sz w:val="28"/>
                <w:szCs w:val="28"/>
                <w:lang w:val="en-PH"/>
              </w:rPr>
              <w:commentReference w:id="146"/>
            </w:r>
          </w:p>
        </w:tc>
        <w:tc>
          <w:tcPr>
            <w:tcW w:w="4680" w:type="dxa"/>
            <w:tcMar>
              <w:top w:w="100" w:type="dxa"/>
              <w:left w:w="100" w:type="dxa"/>
              <w:bottom w:w="100" w:type="dxa"/>
              <w:right w:w="100" w:type="dxa"/>
            </w:tcMar>
          </w:tcPr>
          <w:p w14:paraId="2E13F7E6"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Natural gas produced from Philippine upstream gas fields pursuant to a Service Contract, Production Sharing Contract, or other mineral production-sharing agreement approved by the DOE, including but not limited to natural gas from the Malampaya field and any successor Philippine offshore or onshore gas fields.</w:t>
            </w:r>
          </w:p>
        </w:tc>
      </w:tr>
      <w:tr w:rsidR="008E1161" w:rsidRPr="008E1161" w14:paraId="299BA250" w14:textId="77777777" w:rsidTr="5B2EF78A">
        <w:tc>
          <w:tcPr>
            <w:tcW w:w="4680" w:type="dxa"/>
            <w:tcMar>
              <w:top w:w="100" w:type="dxa"/>
              <w:left w:w="100" w:type="dxa"/>
              <w:bottom w:w="100" w:type="dxa"/>
              <w:right w:w="100" w:type="dxa"/>
            </w:tcMar>
          </w:tcPr>
          <w:p w14:paraId="31D978B7" w14:textId="77777777" w:rsidR="008E1161" w:rsidRPr="008E1161" w:rsidRDefault="008E1161" w:rsidP="00793471">
            <w:pPr>
              <w:ind w:firstLine="32"/>
              <w:jc w:val="both"/>
              <w:rPr>
                <w:rFonts w:ascii="Georgia" w:eastAsia="Georgia" w:hAnsi="Georgia" w:cs="Georgia"/>
                <w:sz w:val="28"/>
                <w:szCs w:val="28"/>
                <w:lang w:val="en-PH"/>
              </w:rPr>
            </w:pPr>
            <w:commentRangeStart w:id="147"/>
            <w:r>
              <w:rPr>
                <w:rFonts w:ascii="Georgia" w:eastAsia="Georgia" w:hAnsi="Georgia" w:cs="Georgia"/>
                <w:b/>
                <w:bCs/>
                <w:sz w:val="28"/>
                <w:szCs w:val="28"/>
                <w:lang w:val="en-PH"/>
              </w:rPr>
              <w:t>Installed Capacity</w:t>
            </w:r>
            <w:commentRangeEnd w:id="147"/>
            <w:r w:rsidRPr="008E1161">
              <w:rPr>
                <w:rStyle w:val="CommentReference"/>
                <w:rFonts w:ascii="Georgia" w:eastAsia="Georgia" w:hAnsi="Georgia" w:cs="Georgia"/>
                <w:sz w:val="28"/>
                <w:szCs w:val="28"/>
                <w:lang w:val="en-PH"/>
              </w:rPr>
              <w:commentReference w:id="147"/>
            </w:r>
          </w:p>
        </w:tc>
        <w:tc>
          <w:tcPr>
            <w:tcW w:w="4680" w:type="dxa"/>
            <w:tcMar>
              <w:top w:w="100" w:type="dxa"/>
              <w:left w:w="100" w:type="dxa"/>
              <w:bottom w:w="100" w:type="dxa"/>
              <w:right w:w="100" w:type="dxa"/>
            </w:tcMar>
          </w:tcPr>
          <w:p w14:paraId="7EF8CB49"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nameplate generating capacity of a Mid-Merit Natural Gas Facility, expressed in megawatts (MW).</w:t>
            </w:r>
          </w:p>
        </w:tc>
      </w:tr>
      <w:tr w:rsidR="008E1161" w:rsidRPr="008E1161" w14:paraId="7A9F1DEA" w14:textId="77777777" w:rsidTr="5B2EF78A">
        <w:tc>
          <w:tcPr>
            <w:tcW w:w="4680" w:type="dxa"/>
            <w:tcMar>
              <w:top w:w="100" w:type="dxa"/>
              <w:left w:w="100" w:type="dxa"/>
              <w:bottom w:w="100" w:type="dxa"/>
              <w:right w:w="100" w:type="dxa"/>
            </w:tcMar>
          </w:tcPr>
          <w:p w14:paraId="52AE9507" w14:textId="77777777" w:rsidR="008E1161" w:rsidRPr="008E1161" w:rsidRDefault="008E1161" w:rsidP="00793471">
            <w:pPr>
              <w:ind w:firstLine="32"/>
              <w:jc w:val="both"/>
              <w:rPr>
                <w:rFonts w:ascii="Georgia" w:eastAsia="Georgia" w:hAnsi="Georgia" w:cs="Georgia"/>
                <w:sz w:val="28"/>
                <w:szCs w:val="28"/>
                <w:lang w:val="en-PH"/>
              </w:rPr>
            </w:pPr>
            <w:commentRangeStart w:id="148"/>
            <w:r>
              <w:rPr>
                <w:rFonts w:ascii="Georgia" w:eastAsia="Georgia" w:hAnsi="Georgia" w:cs="Georgia"/>
                <w:b/>
                <w:bCs/>
                <w:sz w:val="28"/>
                <w:szCs w:val="28"/>
                <w:lang w:val="en-PH"/>
              </w:rPr>
              <w:t>Invitation to Bid (ITB)</w:t>
            </w:r>
            <w:commentRangeEnd w:id="148"/>
            <w:r w:rsidRPr="008E1161">
              <w:rPr>
                <w:rStyle w:val="CommentReference"/>
                <w:rFonts w:ascii="Georgia" w:eastAsia="Georgia" w:hAnsi="Georgia" w:cs="Georgia"/>
                <w:sz w:val="28"/>
                <w:szCs w:val="28"/>
                <w:lang w:val="en-PH"/>
              </w:rPr>
              <w:commentReference w:id="148"/>
            </w:r>
          </w:p>
        </w:tc>
        <w:tc>
          <w:tcPr>
            <w:tcW w:w="4680" w:type="dxa"/>
            <w:tcMar>
              <w:top w:w="100" w:type="dxa"/>
              <w:left w:w="100" w:type="dxa"/>
              <w:bottom w:w="100" w:type="dxa"/>
              <w:right w:w="100" w:type="dxa"/>
            </w:tcMar>
          </w:tcPr>
          <w:p w14:paraId="0E980FB4"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formal invitation issued by the DOE to Prospective Bidders inviting the submission of technical and financial proposals for an Auction Round.</w:t>
            </w:r>
          </w:p>
        </w:tc>
      </w:tr>
      <w:tr w:rsidR="008E1161" w:rsidRPr="008E1161" w14:paraId="626825AA" w14:textId="77777777" w:rsidTr="5B2EF78A">
        <w:tc>
          <w:tcPr>
            <w:tcW w:w="4680" w:type="dxa"/>
            <w:tcMar>
              <w:top w:w="100" w:type="dxa"/>
              <w:left w:w="100" w:type="dxa"/>
              <w:bottom w:w="100" w:type="dxa"/>
              <w:right w:w="100" w:type="dxa"/>
            </w:tcMar>
          </w:tcPr>
          <w:p w14:paraId="454B9CAF" w14:textId="77777777" w:rsidR="008E1161" w:rsidRPr="008E1161" w:rsidRDefault="008E1161" w:rsidP="00793471">
            <w:pPr>
              <w:ind w:firstLine="32"/>
              <w:jc w:val="both"/>
              <w:rPr>
                <w:rFonts w:ascii="Georgia" w:eastAsia="Georgia" w:hAnsi="Georgia" w:cs="Georgia"/>
                <w:sz w:val="28"/>
                <w:szCs w:val="28"/>
                <w:lang w:val="en-PH"/>
              </w:rPr>
            </w:pPr>
            <w:commentRangeStart w:id="149"/>
            <w:del w:id="150" w:author="Claude" w:date="2026-10-13T09:00:00Z">
              <w:r>
                <w:rPr>
                  <w:rFonts w:ascii="Georgia" w:eastAsia="Georgia" w:hAnsi="Georgia" w:cs="Georgia"/>
                  <w:b/>
                  <w:bCs/>
                  <w:sz w:val="28"/>
                  <w:szCs w:val="28"/>
                  <w:highlight w:val="green"/>
                  <w:lang w:val="en-PH"/>
                </w:rPr>
                <w:delText>JKM</w:delText>
              </w:r>
            </w:del>
            <w:commentRangeStart w:id="151"/>
            <w:ins w:id="152" w:author="Claude" w:date="2026-10-13T09:00:00Z">
              <w:r>
                <w:rPr>
                  <w:rFonts w:ascii="Georgia" w:eastAsia="Georgia" w:hAnsi="Georgia" w:cs="Georgia"/>
                  <w:b/>
                  <w:bCs/>
                  <w:sz w:val="28"/>
                  <w:szCs w:val="28"/>
                  <w:highlight w:val="green"/>
                  <w:lang w:val="en-PH"/>
                </w:rPr>
                <w:t>Japan/Korea Marker (JKM)</w:t>
              </w:r>
            </w:ins>
            <w:commentRangeEnd w:id="151"/>
            <w:r w:rsidRPr="008E1161">
              <w:rPr>
                <w:rStyle w:val="CommentReference"/>
                <w:rFonts w:ascii="Georgia" w:eastAsia="Georgia" w:hAnsi="Georgia" w:cs="Georgia"/>
                <w:sz w:val="28"/>
                <w:szCs w:val="28"/>
                <w:lang w:val="en-PH"/>
              </w:rPr>
              <w:commentReference w:id="151"/>
            </w:r>
            <w:commentRangeEnd w:id="149"/>
            <w:r w:rsidRPr="008E1161">
              <w:rPr>
                <w:rStyle w:val="CommentReference"/>
                <w:rFonts w:ascii="Georgia" w:eastAsia="Georgia" w:hAnsi="Georgia" w:cs="Georgia"/>
                <w:sz w:val="28"/>
                <w:szCs w:val="28"/>
                <w:lang w:val="en-PH"/>
              </w:rPr>
              <w:commentReference w:id="149"/>
            </w:r>
          </w:p>
        </w:tc>
        <w:tc>
          <w:tcPr>
            <w:tcW w:w="4680" w:type="dxa"/>
            <w:tcMar>
              <w:top w:w="100" w:type="dxa"/>
              <w:left w:w="100" w:type="dxa"/>
              <w:bottom w:w="100" w:type="dxa"/>
              <w:right w:w="100" w:type="dxa"/>
            </w:tcMar>
          </w:tcPr>
          <w:p w14:paraId="00C6B707" w14:textId="77777777" w:rsidR="008E1161" w:rsidRPr="008E1161" w:rsidRDefault="008E1161" w:rsidP="00793471">
            <w:pPr>
              <w:ind w:firstLine="30"/>
              <w:jc w:val="both"/>
              <w:rPr>
                <w:rFonts w:ascii="Georgia" w:eastAsia="Georgia" w:hAnsi="Georgia" w:cs="Georgia"/>
                <w:sz w:val="28"/>
                <w:szCs w:val="28"/>
                <w:lang w:val="en-PH"/>
              </w:rPr>
            </w:pPr>
            <w:del w:id="153" w:author="Claude" w:date="2026-10-13T09:00:00Z">
              <w:r>
                <w:rPr>
                  <w:rFonts w:ascii="Georgia" w:eastAsia="Georgia" w:hAnsi="Georgia" w:cs="Georgia"/>
                  <w:sz w:val="28"/>
                  <w:szCs w:val="28"/>
                  <w:highlight w:val="green"/>
                  <w:lang w:val="en-PH"/>
                </w:rPr>
                <w:delText>Japan/Korea Marker; the</w:delText>
              </w:r>
            </w:del>
            <w:ins w:id="154" w:author="Claude" w:date="2026-10-13T09:00:00Z">
              <w:r>
                <w:rPr>
                  <w:rFonts w:ascii="Georgia" w:eastAsia="Georgia" w:hAnsi="Georgia" w:cs="Georgia"/>
                  <w:sz w:val="28"/>
                  <w:szCs w:val="28"/>
                  <w:highlight w:val="green"/>
                  <w:lang w:val="en-PH"/>
                </w:rPr>
                <w:t>The</w:t>
              </w:r>
            </w:ins>
            <w:r>
              <w:rPr>
                <w:rFonts w:ascii="Georgia" w:eastAsia="Georgia" w:hAnsi="Georgia" w:cs="Georgia"/>
                <w:sz w:val="28"/>
                <w:szCs w:val="28"/>
                <w:lang w:val="en-PH"/>
              </w:rPr>
              <w:t xml:space="preserve"> benchmark price index for spot liquefied natural gas deliveries to Japan, South Korea, Taiwan, and China, as published by S&amp;P Global Platts or its successor; the primary international LNG price reference applicable to the Asia-Pacific region.</w:t>
            </w:r>
          </w:p>
        </w:tc>
      </w:tr>
      <w:tr w:rsidR="008E1161" w:rsidRPr="008E1161" w14:paraId="6733CD1F" w14:textId="77777777" w:rsidTr="5B2EF78A">
        <w:tc>
          <w:tcPr>
            <w:tcW w:w="4680" w:type="dxa"/>
            <w:tcMar>
              <w:top w:w="100" w:type="dxa"/>
              <w:left w:w="100" w:type="dxa"/>
              <w:bottom w:w="100" w:type="dxa"/>
              <w:right w:w="100" w:type="dxa"/>
            </w:tcMar>
          </w:tcPr>
          <w:p w14:paraId="5079C559" w14:textId="77777777" w:rsidR="008E1161" w:rsidRPr="008E1161" w:rsidRDefault="008E1161" w:rsidP="00793471">
            <w:pPr>
              <w:ind w:firstLine="32"/>
              <w:jc w:val="both"/>
              <w:rPr>
                <w:rFonts w:ascii="Georgia" w:eastAsia="Georgia" w:hAnsi="Georgia" w:cs="Georgia"/>
                <w:sz w:val="28"/>
                <w:szCs w:val="28"/>
                <w:lang w:val="en-PH"/>
              </w:rPr>
            </w:pPr>
            <w:commentRangeStart w:id="155"/>
            <w:del w:id="156" w:author="Claude" w:date="2026-10-13T09:00:00Z">
              <w:r>
                <w:rPr>
                  <w:rFonts w:ascii="Georgia" w:eastAsia="Georgia" w:hAnsi="Georgia" w:cs="Georgia"/>
                  <w:b/>
                  <w:bCs/>
                  <w:sz w:val="28"/>
                  <w:szCs w:val="28"/>
                  <w:highlight w:val="green"/>
                  <w:lang w:val="en-PH"/>
                </w:rPr>
                <w:delText>LNG</w:delText>
              </w:r>
            </w:del>
            <w:commentRangeStart w:id="157"/>
            <w:ins w:id="158" w:author="Claude" w:date="2026-10-13T09:00:00Z">
              <w:r>
                <w:rPr>
                  <w:rFonts w:ascii="Georgia" w:eastAsia="Georgia" w:hAnsi="Georgia" w:cs="Georgia"/>
                  <w:b/>
                  <w:bCs/>
                  <w:sz w:val="28"/>
                  <w:szCs w:val="28"/>
                  <w:highlight w:val="green"/>
                  <w:lang w:val="en-PH"/>
                </w:rPr>
                <w:t>Liquefied Natural Gas (LNG)</w:t>
              </w:r>
            </w:ins>
            <w:commentRangeEnd w:id="157"/>
            <w:r w:rsidRPr="008E1161">
              <w:rPr>
                <w:rStyle w:val="CommentReference"/>
                <w:rFonts w:ascii="Georgia" w:eastAsia="Georgia" w:hAnsi="Georgia" w:cs="Georgia"/>
                <w:sz w:val="28"/>
                <w:szCs w:val="28"/>
                <w:lang w:val="en-PH"/>
              </w:rPr>
              <w:commentReference w:id="157"/>
            </w:r>
            <w:commentRangeEnd w:id="155"/>
            <w:r w:rsidRPr="008E1161">
              <w:rPr>
                <w:rStyle w:val="CommentReference"/>
                <w:rFonts w:ascii="Georgia" w:eastAsia="Georgia" w:hAnsi="Georgia" w:cs="Georgia"/>
                <w:sz w:val="28"/>
                <w:szCs w:val="28"/>
                <w:lang w:val="en-PH"/>
              </w:rPr>
              <w:commentReference w:id="155"/>
            </w:r>
          </w:p>
        </w:tc>
        <w:tc>
          <w:tcPr>
            <w:tcW w:w="4680" w:type="dxa"/>
            <w:tcMar>
              <w:top w:w="100" w:type="dxa"/>
              <w:left w:w="100" w:type="dxa"/>
              <w:bottom w:w="100" w:type="dxa"/>
              <w:right w:w="100" w:type="dxa"/>
            </w:tcMar>
          </w:tcPr>
          <w:p w14:paraId="6A94BD6C" w14:textId="77777777" w:rsidR="008E1161" w:rsidRPr="008E1161" w:rsidRDefault="008E1161" w:rsidP="00793471">
            <w:pPr>
              <w:ind w:firstLine="30"/>
              <w:jc w:val="both"/>
              <w:rPr>
                <w:rFonts w:ascii="Georgia" w:eastAsia="Georgia" w:hAnsi="Georgia" w:cs="Georgia"/>
                <w:sz w:val="28"/>
                <w:szCs w:val="28"/>
                <w:lang w:val="en-PH"/>
              </w:rPr>
            </w:pPr>
            <w:del w:id="159" w:author="Claude" w:date="2026-10-13T09:00:00Z">
              <w:r>
                <w:rPr>
                  <w:rFonts w:ascii="Georgia" w:eastAsia="Georgia" w:hAnsi="Georgia" w:cs="Georgia"/>
                  <w:sz w:val="28"/>
                  <w:szCs w:val="28"/>
                  <w:highlight w:val="green"/>
                  <w:lang w:val="en-PH"/>
                </w:rPr>
                <w:delText>Liquefied Natural Gas; natural</w:delText>
              </w:r>
            </w:del>
            <w:ins w:id="160" w:author="Claude" w:date="2026-10-13T09:00:00Z">
              <w:r>
                <w:rPr>
                  <w:rFonts w:ascii="Georgia" w:eastAsia="Georgia" w:hAnsi="Georgia" w:cs="Georgia"/>
                  <w:sz w:val="28"/>
                  <w:szCs w:val="28"/>
                  <w:highlight w:val="green"/>
                  <w:lang w:val="en-PH"/>
                </w:rPr>
                <w:t>Natural</w:t>
              </w:r>
            </w:ins>
            <w:r>
              <w:rPr>
                <w:rFonts w:ascii="Georgia" w:eastAsia="Georgia" w:hAnsi="Georgia" w:cs="Georgia"/>
                <w:sz w:val="28"/>
                <w:szCs w:val="28"/>
                <w:lang w:val="en-PH"/>
              </w:rPr>
              <w:t xml:space="preserve"> gas that has been cooled to liquid form for ease of storage or </w:t>
            </w:r>
            <w:r>
              <w:rPr>
                <w:rFonts w:ascii="Georgia" w:eastAsia="Georgia" w:hAnsi="Georgia" w:cs="Georgia"/>
                <w:sz w:val="28"/>
                <w:szCs w:val="28"/>
                <w:lang w:val="en-PH"/>
              </w:rPr>
              <w:lastRenderedPageBreak/>
              <w:t>transport, imported into the Philippines through floating storage and regasification units (FSRUs), import terminals, or other approved facilities.</w:t>
            </w:r>
          </w:p>
        </w:tc>
      </w:tr>
      <w:tr w:rsidR="008E1161" w:rsidRPr="008E1161" w14:paraId="0D94A72C" w14:textId="77777777" w:rsidTr="5B2EF78A">
        <w:tc>
          <w:tcPr>
            <w:tcW w:w="4680" w:type="dxa"/>
            <w:tcMar>
              <w:top w:w="100" w:type="dxa"/>
              <w:left w:w="100" w:type="dxa"/>
              <w:bottom w:w="100" w:type="dxa"/>
              <w:right w:w="100" w:type="dxa"/>
            </w:tcMar>
          </w:tcPr>
          <w:p w14:paraId="495105E3" w14:textId="77777777" w:rsidR="008E1161" w:rsidRPr="008E1161" w:rsidRDefault="008E1161" w:rsidP="00793471">
            <w:pPr>
              <w:ind w:firstLine="32"/>
              <w:jc w:val="both"/>
              <w:rPr>
                <w:rFonts w:ascii="Georgia" w:eastAsia="Georgia" w:hAnsi="Georgia" w:cs="Georgia"/>
                <w:sz w:val="28"/>
                <w:szCs w:val="28"/>
                <w:lang w:val="en-PH"/>
              </w:rPr>
            </w:pPr>
            <w:commentRangeStart w:id="161"/>
            <w:r>
              <w:rPr>
                <w:rFonts w:ascii="Georgia" w:eastAsia="Georgia" w:hAnsi="Georgia" w:cs="Georgia"/>
                <w:b/>
                <w:bCs/>
                <w:sz w:val="28"/>
                <w:szCs w:val="28"/>
                <w:lang w:val="en-PH"/>
              </w:rPr>
              <w:lastRenderedPageBreak/>
              <w:t>Market Operator (MO)</w:t>
            </w:r>
            <w:commentRangeEnd w:id="161"/>
            <w:r w:rsidRPr="008E1161">
              <w:rPr>
                <w:rStyle w:val="CommentReference"/>
                <w:rFonts w:ascii="Georgia" w:eastAsia="Georgia" w:hAnsi="Georgia" w:cs="Georgia"/>
                <w:sz w:val="28"/>
                <w:szCs w:val="28"/>
                <w:lang w:val="en-PH"/>
              </w:rPr>
              <w:commentReference w:id="161"/>
            </w:r>
          </w:p>
        </w:tc>
        <w:tc>
          <w:tcPr>
            <w:tcW w:w="4680" w:type="dxa"/>
            <w:tcMar>
              <w:top w:w="100" w:type="dxa"/>
              <w:left w:w="100" w:type="dxa"/>
              <w:bottom w:w="100" w:type="dxa"/>
              <w:right w:w="100" w:type="dxa"/>
            </w:tcMar>
          </w:tcPr>
          <w:p w14:paraId="445BB752"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Independent Electricity Market Operator of the Philippines (IEMOP), or such entity as may be duly authorized by the ERC to operate the WESM.</w:t>
            </w:r>
          </w:p>
        </w:tc>
      </w:tr>
      <w:tr w:rsidR="008E1161" w:rsidRPr="008E1161" w14:paraId="78B0D3DB" w14:textId="77777777" w:rsidTr="5B2EF78A">
        <w:tc>
          <w:tcPr>
            <w:tcW w:w="4680" w:type="dxa"/>
            <w:tcMar>
              <w:top w:w="100" w:type="dxa"/>
              <w:left w:w="100" w:type="dxa"/>
              <w:bottom w:w="100" w:type="dxa"/>
              <w:right w:w="100" w:type="dxa"/>
            </w:tcMar>
          </w:tcPr>
          <w:p w14:paraId="1ADE096B" w14:textId="77777777" w:rsidR="008E1161" w:rsidRPr="008E1161" w:rsidRDefault="008E1161" w:rsidP="00793471">
            <w:pPr>
              <w:ind w:firstLine="32"/>
              <w:jc w:val="both"/>
              <w:rPr>
                <w:rFonts w:ascii="Georgia" w:eastAsia="Georgia" w:hAnsi="Georgia" w:cs="Georgia"/>
                <w:sz w:val="28"/>
                <w:szCs w:val="28"/>
                <w:lang w:val="en-PH"/>
              </w:rPr>
            </w:pPr>
            <w:commentRangeStart w:id="162"/>
            <w:r>
              <w:rPr>
                <w:rFonts w:ascii="Georgia" w:eastAsia="Georgia" w:hAnsi="Georgia" w:cs="Georgia"/>
                <w:b/>
                <w:bCs/>
                <w:sz w:val="28"/>
                <w:szCs w:val="28"/>
                <w:lang w:val="en-PH"/>
              </w:rPr>
              <w:t>Mid-Merit Natural Gas Capacity Auction Program</w:t>
            </w:r>
            <w:commentRangeEnd w:id="162"/>
            <w:r w:rsidRPr="008E1161">
              <w:rPr>
                <w:rStyle w:val="CommentReference"/>
                <w:rFonts w:ascii="Georgia" w:eastAsia="Georgia" w:hAnsi="Georgia" w:cs="Georgia"/>
                <w:sz w:val="28"/>
                <w:szCs w:val="28"/>
                <w:lang w:val="en-PH"/>
              </w:rPr>
              <w:commentReference w:id="162"/>
            </w:r>
          </w:p>
        </w:tc>
        <w:tc>
          <w:tcPr>
            <w:tcW w:w="4680" w:type="dxa"/>
            <w:tcMar>
              <w:top w:w="100" w:type="dxa"/>
              <w:left w:w="100" w:type="dxa"/>
              <w:bottom w:w="100" w:type="dxa"/>
              <w:right w:w="100" w:type="dxa"/>
            </w:tcMar>
          </w:tcPr>
          <w:p w14:paraId="531C1DD2"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government program for the competitive procurement of mid-merit natural gas generation capacity as provided under the Gas Auction Circular.</w:t>
            </w:r>
          </w:p>
        </w:tc>
      </w:tr>
      <w:tr w:rsidR="008E1161" w:rsidRPr="008E1161" w14:paraId="451EC772" w14:textId="77777777" w:rsidTr="5B2EF78A">
        <w:tc>
          <w:tcPr>
            <w:tcW w:w="4680" w:type="dxa"/>
            <w:tcMar>
              <w:top w:w="100" w:type="dxa"/>
              <w:left w:w="100" w:type="dxa"/>
              <w:bottom w:w="100" w:type="dxa"/>
              <w:right w:w="100" w:type="dxa"/>
            </w:tcMar>
          </w:tcPr>
          <w:p w14:paraId="32BC7F35" w14:textId="77777777" w:rsidR="008E1161" w:rsidRPr="008E1161" w:rsidRDefault="008E1161" w:rsidP="00793471">
            <w:pPr>
              <w:ind w:firstLine="32"/>
              <w:jc w:val="both"/>
              <w:rPr>
                <w:rFonts w:ascii="Georgia" w:eastAsia="Georgia" w:hAnsi="Georgia" w:cs="Georgia"/>
                <w:sz w:val="28"/>
                <w:szCs w:val="28"/>
                <w:lang w:val="en-PH"/>
              </w:rPr>
            </w:pPr>
            <w:commentRangeStart w:id="163"/>
            <w:r>
              <w:rPr>
                <w:rFonts w:ascii="Georgia" w:eastAsia="Georgia" w:hAnsi="Georgia" w:cs="Georgia"/>
                <w:b/>
                <w:bCs/>
                <w:sz w:val="28"/>
                <w:szCs w:val="28"/>
                <w:lang w:val="en-PH"/>
              </w:rPr>
              <w:t>Mid-Merit Natural Gas Facility</w:t>
            </w:r>
            <w:commentRangeEnd w:id="163"/>
            <w:r w:rsidRPr="008E1161">
              <w:rPr>
                <w:rStyle w:val="CommentReference"/>
                <w:rFonts w:ascii="Georgia" w:eastAsia="Georgia" w:hAnsi="Georgia" w:cs="Georgia"/>
                <w:sz w:val="28"/>
                <w:szCs w:val="28"/>
                <w:lang w:val="en-PH"/>
              </w:rPr>
              <w:commentReference w:id="163"/>
            </w:r>
          </w:p>
        </w:tc>
        <w:tc>
          <w:tcPr>
            <w:tcW w:w="4680" w:type="dxa"/>
            <w:tcMar>
              <w:top w:w="100" w:type="dxa"/>
              <w:left w:w="100" w:type="dxa"/>
              <w:bottom w:w="100" w:type="dxa"/>
              <w:right w:w="100" w:type="dxa"/>
            </w:tcMar>
          </w:tcPr>
          <w:p w14:paraId="0468D778"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A natural gas-fired power plant, operating in the mid-merit dispatch band, awarded a Certificate of Award under the Mid-Merit Natural Gas Capacity Auction Program, which may include Combined Cycle Gas Turbines (CCGT), Open Cycle Gas Turbines (OCGT), gas-reciprocating engines, or such other gas-fired technologies as may be approved by the DOE and the Commission.</w:t>
            </w:r>
          </w:p>
        </w:tc>
      </w:tr>
      <w:tr w:rsidR="008E1161" w:rsidRPr="008E1161" w14:paraId="2F0C46DB" w14:textId="77777777" w:rsidTr="5B2EF78A">
        <w:trPr>
          <w:ins w:id="164" w:author="Claude" w:date="2026-08-25T02:37:00Z"/>
        </w:trPr>
        <w:tc>
          <w:tcPr>
            <w:tcW w:w="4680" w:type="dxa"/>
            <w:tcMar>
              <w:top w:w="100" w:type="dxa"/>
              <w:left w:w="100" w:type="dxa"/>
              <w:bottom w:w="100" w:type="dxa"/>
              <w:right w:w="100" w:type="dxa"/>
            </w:tcMar>
          </w:tcPr>
          <w:p w14:paraId="48D64ABD" w14:textId="77777777" w:rsidR="008E1161" w:rsidRPr="008E1161" w:rsidRDefault="008E1161" w:rsidP="00793471">
            <w:pPr>
              <w:ind w:firstLine="32"/>
              <w:jc w:val="both"/>
              <w:rPr>
                <w:ins w:id="165" w:author="Claude" w:date="2026-08-25T02:37:00Z"/>
                <w:rFonts w:ascii="Georgia" w:eastAsia="Georgia" w:hAnsi="Georgia" w:cs="Georgia"/>
                <w:sz w:val="28"/>
                <w:szCs w:val="28"/>
                <w:lang w:val="en-PH"/>
              </w:rPr>
            </w:pPr>
            <w:commentRangeStart w:id="166"/>
            <w:ins w:id="167" w:author="Claude" w:date="2026-08-25T02:37:00Z">
              <w:r>
                <w:rPr>
                  <w:rFonts w:ascii="Georgia" w:eastAsia="Georgia" w:hAnsi="Georgia" w:cs="Georgia"/>
                  <w:b/>
                  <w:sz w:val="28"/>
                  <w:szCs w:val="28"/>
                  <w:highlight w:val="green"/>
                  <w:lang w:val="en-PH"/>
                </w:rPr>
                <w:t>Mid-Merit Operating Period</w:t>
              </w:r>
            </w:ins>
            <w:commentRangeEnd w:id="166"/>
            <w:r w:rsidRPr="008E1161">
              <w:rPr>
                <w:rStyle w:val="CommentReference"/>
                <w:rFonts w:ascii="Georgia" w:eastAsia="Georgia" w:hAnsi="Georgia" w:cs="Georgia"/>
                <w:sz w:val="28"/>
                <w:szCs w:val="28"/>
                <w:lang w:val="en-PH"/>
              </w:rPr>
              <w:commentReference w:id="166"/>
            </w:r>
          </w:p>
        </w:tc>
        <w:tc>
          <w:tcPr>
            <w:tcW w:w="4680" w:type="dxa"/>
            <w:tcMar>
              <w:top w:w="100" w:type="dxa"/>
              <w:left w:w="100" w:type="dxa"/>
              <w:bottom w:w="100" w:type="dxa"/>
              <w:right w:w="100" w:type="dxa"/>
            </w:tcMar>
          </w:tcPr>
          <w:p w14:paraId="5FFE04D5" w14:textId="77777777" w:rsidR="008E1161" w:rsidRPr="008E1161" w:rsidRDefault="008E1161" w:rsidP="00793471">
            <w:pPr>
              <w:ind w:firstLine="30"/>
              <w:jc w:val="both"/>
              <w:rPr>
                <w:ins w:id="168" w:author="Claude" w:date="2026-08-25T02:37:00Z"/>
                <w:rFonts w:ascii="Georgia" w:eastAsia="Georgia" w:hAnsi="Georgia" w:cs="Georgia"/>
                <w:sz w:val="28"/>
                <w:szCs w:val="28"/>
                <w:lang w:val="en-PH"/>
              </w:rPr>
            </w:pPr>
            <w:ins w:id="169" w:author="Claude" w:date="2026-08-25T02:37:00Z">
              <w:r>
                <w:rPr>
                  <w:rFonts w:ascii="Georgia" w:eastAsia="Georgia" w:hAnsi="Georgia" w:cs="Georgia"/>
                  <w:sz w:val="28"/>
                  <w:szCs w:val="28"/>
                  <w:highlight w:val="green"/>
                  <w:lang w:val="en-PH"/>
                </w:rPr>
                <w:t>The period from 1500H of the current trading day to 0500H of the succeeding trading day, during which a Winning Bidder's Awarded Gas Capacity is scheduled and dispatched for settlement based on the GAP and Fuel Cost. The Mid-Merit Operating Period may be reviewed and adjusted by the DOE, through the NGAC, every three (3) years, or as may be necessary, consistent with the WESM Rules, applicable Market Manuals, and the ERC-approved Settlement Mechanism.</w:t>
              </w:r>
            </w:ins>
          </w:p>
        </w:tc>
      </w:tr>
      <w:tr w:rsidR="008E1161" w:rsidRPr="008E1161" w14:paraId="6F871E98" w14:textId="77777777" w:rsidTr="5B2EF78A">
        <w:tc>
          <w:tcPr>
            <w:tcW w:w="4680" w:type="dxa"/>
            <w:tcMar>
              <w:top w:w="100" w:type="dxa"/>
              <w:left w:w="100" w:type="dxa"/>
              <w:bottom w:w="100" w:type="dxa"/>
              <w:right w:w="100" w:type="dxa"/>
            </w:tcMar>
          </w:tcPr>
          <w:p w14:paraId="0507137B" w14:textId="77777777" w:rsidR="008E1161" w:rsidRPr="008E1161" w:rsidRDefault="008E1161" w:rsidP="00793471">
            <w:pPr>
              <w:ind w:firstLine="32"/>
              <w:jc w:val="both"/>
              <w:rPr>
                <w:rFonts w:ascii="Georgia" w:eastAsia="Georgia" w:hAnsi="Georgia" w:cs="Georgia"/>
                <w:sz w:val="28"/>
                <w:szCs w:val="28"/>
                <w:lang w:val="en-PH"/>
              </w:rPr>
            </w:pPr>
            <w:commentRangeStart w:id="170"/>
            <w:del w:id="171" w:author="Claude" w:date="2026-10-13T09:00:00Z">
              <w:r>
                <w:rPr>
                  <w:rFonts w:ascii="Georgia" w:eastAsia="Georgia" w:hAnsi="Georgia" w:cs="Georgia"/>
                  <w:b/>
                  <w:bCs/>
                  <w:sz w:val="28"/>
                  <w:szCs w:val="28"/>
                  <w:highlight w:val="green"/>
                  <w:lang w:val="en-PH"/>
                </w:rPr>
                <w:lastRenderedPageBreak/>
                <w:delText>MMSA</w:delText>
              </w:r>
            </w:del>
            <w:commentRangeStart w:id="172"/>
            <w:ins w:id="173" w:author="Claude" w:date="2026-10-13T09:00:00Z">
              <w:r>
                <w:rPr>
                  <w:rFonts w:ascii="Georgia" w:eastAsia="Georgia" w:hAnsi="Georgia" w:cs="Georgia"/>
                  <w:b/>
                  <w:bCs/>
                  <w:sz w:val="28"/>
                  <w:szCs w:val="28"/>
                  <w:highlight w:val="green"/>
                  <w:lang w:val="en-PH"/>
                </w:rPr>
                <w:t>Total Mid-Merit Settlement Amount (MMSA)</w:t>
              </w:r>
            </w:ins>
            <w:commentRangeEnd w:id="172"/>
            <w:r w:rsidRPr="008E1161">
              <w:rPr>
                <w:rStyle w:val="CommentReference"/>
                <w:rFonts w:ascii="Georgia" w:eastAsia="Georgia" w:hAnsi="Georgia" w:cs="Georgia"/>
                <w:sz w:val="28"/>
                <w:szCs w:val="28"/>
                <w:lang w:val="en-PH"/>
              </w:rPr>
              <w:commentReference w:id="172"/>
            </w:r>
            <w:commentRangeEnd w:id="170"/>
            <w:r w:rsidRPr="008E1161">
              <w:rPr>
                <w:rStyle w:val="CommentReference"/>
                <w:rFonts w:ascii="Georgia" w:eastAsia="Georgia" w:hAnsi="Georgia" w:cs="Georgia"/>
                <w:sz w:val="28"/>
                <w:szCs w:val="28"/>
                <w:lang w:val="en-PH"/>
              </w:rPr>
              <w:commentReference w:id="170"/>
            </w:r>
          </w:p>
        </w:tc>
        <w:tc>
          <w:tcPr>
            <w:tcW w:w="4680" w:type="dxa"/>
            <w:tcMar>
              <w:top w:w="100" w:type="dxa"/>
              <w:left w:w="100" w:type="dxa"/>
              <w:bottom w:w="100" w:type="dxa"/>
              <w:right w:w="100" w:type="dxa"/>
            </w:tcMar>
          </w:tcPr>
          <w:p w14:paraId="7B8319F1" w14:textId="77777777" w:rsidR="008E1161" w:rsidRPr="008E1161" w:rsidRDefault="008E1161" w:rsidP="00793471">
            <w:pPr>
              <w:ind w:firstLine="30"/>
              <w:jc w:val="both"/>
              <w:rPr>
                <w:rFonts w:ascii="Georgia" w:eastAsia="Georgia" w:hAnsi="Georgia" w:cs="Georgia"/>
                <w:sz w:val="28"/>
                <w:szCs w:val="28"/>
                <w:lang w:val="en-PH"/>
              </w:rPr>
            </w:pPr>
            <w:del w:id="174" w:author="Claude" w:date="2026-10-13T09:00:00Z">
              <w:r>
                <w:rPr>
                  <w:rFonts w:ascii="Georgia" w:hAnsi="Georgia"/>
                  <w:sz w:val="28"/>
                  <w:highlight w:val="green"/>
                </w:rPr>
                <w:delText>Total Mid-Merit Settlement Amount; as</w:delText>
              </w:r>
            </w:del>
            <w:ins w:id="175" w:author="Claude" w:date="2026-10-13T09:00:00Z">
              <w:r>
                <w:rPr>
                  <w:rFonts w:ascii="Georgia" w:hAnsi="Georgia"/>
                  <w:sz w:val="28"/>
                  <w:highlight w:val="green"/>
                </w:rPr>
                <w:t>As</w:t>
              </w:r>
            </w:ins>
            <w:r>
              <w:rPr>
                <w:rFonts w:ascii="Georgia" w:hAnsi="Georgia"/>
                <w:sz w:val="28"/>
              </w:rPr>
              <w:t xml:space="preserve"> defined in Section 29 of these Rules.</w:t>
            </w:r>
          </w:p>
        </w:tc>
      </w:tr>
      <w:tr w:rsidR="008E1161" w:rsidRPr="008E1161" w14:paraId="0D5D9AB3" w14:textId="77777777" w:rsidTr="5B2EF78A">
        <w:trPr>
          <w:ins w:id="176" w:author="Claude" w:date="2026-08-25T02:37:00Z"/>
        </w:trPr>
        <w:tc>
          <w:tcPr>
            <w:tcW w:w="4680" w:type="dxa"/>
            <w:tcMar>
              <w:top w:w="100" w:type="dxa"/>
              <w:left w:w="100" w:type="dxa"/>
              <w:bottom w:w="100" w:type="dxa"/>
              <w:right w:w="100" w:type="dxa"/>
            </w:tcMar>
          </w:tcPr>
          <w:p w14:paraId="2DADAA93" w14:textId="77777777" w:rsidR="008E1161" w:rsidRPr="008E1161" w:rsidRDefault="008E1161" w:rsidP="00793471">
            <w:pPr>
              <w:ind w:firstLine="32"/>
              <w:jc w:val="both"/>
              <w:rPr>
                <w:ins w:id="177" w:author="Claude" w:date="2026-08-25T02:37:00Z"/>
                <w:rFonts w:ascii="Georgia" w:eastAsia="Georgia" w:hAnsi="Georgia" w:cs="Georgia"/>
                <w:sz w:val="28"/>
                <w:szCs w:val="28"/>
                <w:lang w:val="en-PH"/>
              </w:rPr>
            </w:pPr>
            <w:commentRangeStart w:id="178"/>
            <w:ins w:id="179" w:author="Claude" w:date="2026-08-25T02:37:00Z">
              <w:r>
                <w:rPr>
                  <w:rFonts w:ascii="Georgia" w:eastAsia="Georgia" w:hAnsi="Georgia" w:cs="Georgia"/>
                  <w:b/>
                  <w:sz w:val="28"/>
                  <w:szCs w:val="28"/>
                  <w:highlight w:val="green"/>
                  <w:lang w:val="en-PH"/>
                </w:rPr>
                <w:t>Non-Mid-Merit Operating Period</w:t>
              </w:r>
            </w:ins>
            <w:commentRangeEnd w:id="178"/>
            <w:r w:rsidRPr="008E1161">
              <w:rPr>
                <w:rStyle w:val="CommentReference"/>
                <w:rFonts w:ascii="Georgia" w:eastAsia="Georgia" w:hAnsi="Georgia" w:cs="Georgia"/>
                <w:sz w:val="28"/>
                <w:szCs w:val="28"/>
                <w:lang w:val="en-PH"/>
              </w:rPr>
              <w:commentReference w:id="178"/>
            </w:r>
          </w:p>
        </w:tc>
        <w:tc>
          <w:tcPr>
            <w:tcW w:w="4680" w:type="dxa"/>
            <w:tcMar>
              <w:top w:w="100" w:type="dxa"/>
              <w:left w:w="100" w:type="dxa"/>
              <w:bottom w:w="100" w:type="dxa"/>
              <w:right w:w="100" w:type="dxa"/>
            </w:tcMar>
          </w:tcPr>
          <w:p w14:paraId="7A759EE4" w14:textId="77777777" w:rsidR="008E1161" w:rsidRPr="008E1161" w:rsidRDefault="008E1161" w:rsidP="00793471">
            <w:pPr>
              <w:ind w:firstLine="30"/>
              <w:jc w:val="both"/>
              <w:rPr>
                <w:ins w:id="180" w:author="Claude" w:date="2026-08-25T02:37:00Z"/>
                <w:rFonts w:ascii="Georgia" w:eastAsia="Georgia" w:hAnsi="Georgia" w:cs="Georgia"/>
                <w:sz w:val="28"/>
                <w:szCs w:val="28"/>
                <w:lang w:val="en-PH"/>
              </w:rPr>
            </w:pPr>
            <w:ins w:id="181" w:author="Claude" w:date="2026-08-25T02:37:00Z">
              <w:r>
                <w:rPr>
                  <w:rFonts w:ascii="Georgia" w:eastAsia="Georgia" w:hAnsi="Georgia" w:cs="Georgia"/>
                  <w:sz w:val="28"/>
                  <w:szCs w:val="28"/>
                  <w:highlight w:val="green"/>
                  <w:lang w:val="en-PH"/>
                </w:rPr>
                <w:t>The period from 0505H to 1455H of the current trading day. Any adjustment to the Mid-Merit Operating Period shall result in a corresponding adjustment to the Non-Mid-Merit Operating Period.</w:t>
              </w:r>
            </w:ins>
          </w:p>
        </w:tc>
      </w:tr>
      <w:tr w:rsidR="008E1161" w:rsidRPr="008E1161" w14:paraId="455BBAEA" w14:textId="77777777" w:rsidTr="5B2EF78A">
        <w:tc>
          <w:tcPr>
            <w:tcW w:w="4680" w:type="dxa"/>
            <w:tcMar>
              <w:top w:w="100" w:type="dxa"/>
              <w:left w:w="100" w:type="dxa"/>
              <w:bottom w:w="100" w:type="dxa"/>
              <w:right w:w="100" w:type="dxa"/>
            </w:tcMar>
          </w:tcPr>
          <w:p w14:paraId="5B0480E5" w14:textId="77777777" w:rsidR="008E1161" w:rsidRPr="008E1161" w:rsidRDefault="008E1161" w:rsidP="00793471">
            <w:pPr>
              <w:ind w:firstLine="32"/>
              <w:jc w:val="both"/>
              <w:rPr>
                <w:rFonts w:ascii="Georgia" w:eastAsia="Georgia" w:hAnsi="Georgia" w:cs="Georgia"/>
                <w:sz w:val="28"/>
                <w:szCs w:val="28"/>
                <w:lang w:val="en-PH"/>
              </w:rPr>
            </w:pPr>
            <w:commentRangeStart w:id="182"/>
            <w:del w:id="183" w:author="Claude" w:date="2026-10-13T09:00:00Z">
              <w:r>
                <w:rPr>
                  <w:rFonts w:ascii="Georgia" w:eastAsia="Georgia" w:hAnsi="Georgia" w:cs="Georgia"/>
                  <w:b/>
                  <w:bCs/>
                  <w:sz w:val="28"/>
                  <w:szCs w:val="28"/>
                  <w:highlight w:val="green"/>
                  <w:lang w:val="en-PH"/>
                </w:rPr>
                <w:delText>OCGT</w:delText>
              </w:r>
            </w:del>
            <w:commentRangeStart w:id="184"/>
            <w:ins w:id="185" w:author="Claude" w:date="2026-10-13T09:00:00Z">
              <w:r>
                <w:rPr>
                  <w:rFonts w:ascii="Georgia" w:eastAsia="Georgia" w:hAnsi="Georgia" w:cs="Georgia"/>
                  <w:b/>
                  <w:bCs/>
                  <w:sz w:val="28"/>
                  <w:szCs w:val="28"/>
                  <w:highlight w:val="green"/>
                  <w:lang w:val="en-PH"/>
                </w:rPr>
                <w:t>Open Cycle Gas Turbine (OCGT)</w:t>
              </w:r>
            </w:ins>
            <w:commentRangeEnd w:id="184"/>
            <w:r w:rsidRPr="008E1161">
              <w:rPr>
                <w:rStyle w:val="CommentReference"/>
                <w:rFonts w:ascii="Georgia" w:eastAsia="Georgia" w:hAnsi="Georgia" w:cs="Georgia"/>
                <w:sz w:val="28"/>
                <w:szCs w:val="28"/>
                <w:lang w:val="en-PH"/>
              </w:rPr>
              <w:commentReference w:id="184"/>
            </w:r>
            <w:commentRangeEnd w:id="182"/>
            <w:r w:rsidRPr="008E1161">
              <w:rPr>
                <w:rStyle w:val="CommentReference"/>
                <w:rFonts w:ascii="Georgia" w:eastAsia="Georgia" w:hAnsi="Georgia" w:cs="Georgia"/>
                <w:sz w:val="28"/>
                <w:szCs w:val="28"/>
                <w:lang w:val="en-PH"/>
              </w:rPr>
              <w:commentReference w:id="182"/>
            </w:r>
          </w:p>
        </w:tc>
        <w:tc>
          <w:tcPr>
            <w:tcW w:w="4680" w:type="dxa"/>
            <w:tcMar>
              <w:top w:w="100" w:type="dxa"/>
              <w:left w:w="100" w:type="dxa"/>
              <w:bottom w:w="100" w:type="dxa"/>
              <w:right w:w="100" w:type="dxa"/>
            </w:tcMar>
          </w:tcPr>
          <w:p w14:paraId="56D1B00D" w14:textId="77777777" w:rsidR="008E1161" w:rsidRPr="008E1161" w:rsidRDefault="008E1161" w:rsidP="00793471">
            <w:pPr>
              <w:ind w:firstLine="30"/>
              <w:jc w:val="both"/>
              <w:rPr>
                <w:rFonts w:ascii="Georgia" w:eastAsia="Georgia" w:hAnsi="Georgia" w:cs="Georgia"/>
                <w:sz w:val="28"/>
                <w:szCs w:val="28"/>
                <w:lang w:val="en-PH"/>
              </w:rPr>
            </w:pPr>
            <w:del w:id="186" w:author="Claude" w:date="2026-10-13T09:00:00Z">
              <w:r>
                <w:rPr>
                  <w:rFonts w:ascii="Georgia" w:eastAsia="Georgia" w:hAnsi="Georgia" w:cs="Georgia"/>
                  <w:sz w:val="28"/>
                  <w:szCs w:val="28"/>
                  <w:highlight w:val="green"/>
                  <w:lang w:val="en-PH"/>
                </w:rPr>
                <w:delText>Open Cycle Gas Turbine; a</w:delText>
              </w:r>
            </w:del>
            <w:ins w:id="187" w:author="Claude" w:date="2026-10-13T09:00:00Z">
              <w:r>
                <w:rPr>
                  <w:rFonts w:ascii="Georgia" w:eastAsia="Georgia" w:hAnsi="Georgia" w:cs="Georgia"/>
                  <w:sz w:val="28"/>
                  <w:szCs w:val="28"/>
                  <w:highlight w:val="green"/>
                  <w:lang w:val="en-PH"/>
                </w:rPr>
                <w:t>A</w:t>
              </w:r>
            </w:ins>
            <w:r>
              <w:rPr>
                <w:rFonts w:ascii="Georgia" w:eastAsia="Georgia" w:hAnsi="Georgia" w:cs="Georgia"/>
                <w:sz w:val="28"/>
                <w:szCs w:val="28"/>
                <w:lang w:val="en-PH"/>
              </w:rPr>
              <w:t xml:space="preserve"> single-cycle gas turbine power generation configuration suitable for peaking or flexible mid-merit dispatch, with lower capital cost and lower efficiency than CCGT.</w:t>
            </w:r>
          </w:p>
        </w:tc>
      </w:tr>
      <w:tr w:rsidR="008E1161" w:rsidRPr="008E1161" w14:paraId="3E698607" w14:textId="77777777" w:rsidTr="5B2EF78A">
        <w:tc>
          <w:tcPr>
            <w:tcW w:w="4680" w:type="dxa"/>
            <w:tcMar>
              <w:top w:w="100" w:type="dxa"/>
              <w:left w:w="100" w:type="dxa"/>
              <w:bottom w:w="100" w:type="dxa"/>
              <w:right w:w="100" w:type="dxa"/>
            </w:tcMar>
          </w:tcPr>
          <w:p w14:paraId="6B1E74D4" w14:textId="77777777" w:rsidR="008E1161" w:rsidRPr="008E1161" w:rsidRDefault="008E1161" w:rsidP="00793471">
            <w:pPr>
              <w:ind w:firstLine="32"/>
              <w:jc w:val="both"/>
              <w:rPr>
                <w:rFonts w:ascii="Georgia" w:eastAsia="Georgia" w:hAnsi="Georgia" w:cs="Georgia"/>
                <w:sz w:val="28"/>
                <w:szCs w:val="28"/>
                <w:lang w:val="en-PH"/>
              </w:rPr>
            </w:pPr>
            <w:commentRangeStart w:id="188"/>
            <w:r>
              <w:rPr>
                <w:rFonts w:ascii="Georgia" w:eastAsia="Georgia" w:hAnsi="Georgia" w:cs="Georgia"/>
                <w:b/>
                <w:bCs/>
                <w:sz w:val="28"/>
                <w:szCs w:val="28"/>
                <w:lang w:val="en-PH"/>
              </w:rPr>
              <w:t>Operating Period</w:t>
            </w:r>
            <w:commentRangeEnd w:id="188"/>
            <w:r w:rsidRPr="008E1161">
              <w:rPr>
                <w:rStyle w:val="CommentReference"/>
                <w:rFonts w:ascii="Georgia" w:eastAsia="Georgia" w:hAnsi="Georgia" w:cs="Georgia"/>
                <w:sz w:val="28"/>
                <w:szCs w:val="28"/>
                <w:lang w:val="en-PH"/>
              </w:rPr>
              <w:commentReference w:id="188"/>
            </w:r>
          </w:p>
        </w:tc>
        <w:tc>
          <w:tcPr>
            <w:tcW w:w="4680" w:type="dxa"/>
            <w:tcMar>
              <w:top w:w="100" w:type="dxa"/>
              <w:left w:w="100" w:type="dxa"/>
              <w:bottom w:w="100" w:type="dxa"/>
              <w:right w:w="100" w:type="dxa"/>
            </w:tcMar>
          </w:tcPr>
          <w:p w14:paraId="0A74D058"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projected commercial operating life of a Mid-Merit Natural Gas Facility used in the DCF Model for GAT Price determination.</w:t>
            </w:r>
          </w:p>
        </w:tc>
      </w:tr>
      <w:tr w:rsidR="008E1161" w:rsidRPr="008E1161" w14:paraId="21513F31" w14:textId="77777777" w:rsidTr="5B2EF78A">
        <w:tc>
          <w:tcPr>
            <w:tcW w:w="4680" w:type="dxa"/>
            <w:tcMar>
              <w:top w:w="100" w:type="dxa"/>
              <w:left w:w="100" w:type="dxa"/>
              <w:bottom w:w="100" w:type="dxa"/>
              <w:right w:w="100" w:type="dxa"/>
            </w:tcMar>
          </w:tcPr>
          <w:p w14:paraId="71478E03" w14:textId="77777777" w:rsidR="008E1161" w:rsidRPr="008E1161" w:rsidRDefault="008E1161" w:rsidP="00793471">
            <w:pPr>
              <w:ind w:firstLine="32"/>
              <w:jc w:val="both"/>
              <w:rPr>
                <w:rFonts w:ascii="Georgia" w:eastAsia="Georgia" w:hAnsi="Georgia" w:cs="Georgia"/>
                <w:sz w:val="28"/>
                <w:szCs w:val="28"/>
                <w:lang w:val="en-PH"/>
              </w:rPr>
            </w:pPr>
            <w:commentRangeStart w:id="189"/>
            <w:r>
              <w:rPr>
                <w:rFonts w:ascii="Georgia" w:eastAsia="Georgia" w:hAnsi="Georgia" w:cs="Georgia"/>
                <w:b/>
                <w:bCs/>
                <w:sz w:val="28"/>
                <w:szCs w:val="28"/>
                <w:lang w:val="en-PH"/>
              </w:rPr>
              <w:t>Price Offer</w:t>
            </w:r>
            <w:commentRangeEnd w:id="189"/>
            <w:r w:rsidRPr="008E1161">
              <w:rPr>
                <w:rStyle w:val="CommentReference"/>
                <w:rFonts w:ascii="Georgia" w:eastAsia="Georgia" w:hAnsi="Georgia" w:cs="Georgia"/>
                <w:sz w:val="28"/>
                <w:szCs w:val="28"/>
                <w:lang w:val="en-PH"/>
              </w:rPr>
              <w:commentReference w:id="189"/>
            </w:r>
          </w:p>
        </w:tc>
        <w:tc>
          <w:tcPr>
            <w:tcW w:w="4680" w:type="dxa"/>
            <w:tcMar>
              <w:top w:w="100" w:type="dxa"/>
              <w:left w:w="100" w:type="dxa"/>
              <w:bottom w:w="100" w:type="dxa"/>
              <w:right w:w="100" w:type="dxa"/>
            </w:tcMar>
          </w:tcPr>
          <w:p w14:paraId="611FF044" w14:textId="77777777" w:rsidR="008E1161" w:rsidRPr="008E1161" w:rsidRDefault="008E1161" w:rsidP="00793471">
            <w:pPr>
              <w:ind w:firstLine="30"/>
              <w:jc w:val="both"/>
              <w:rPr>
                <w:rFonts w:ascii="Georgia" w:eastAsia="Georgia" w:hAnsi="Georgia" w:cs="Georgia"/>
                <w:sz w:val="28"/>
                <w:szCs w:val="28"/>
                <w:lang w:val="en-PH"/>
              </w:rPr>
            </w:pPr>
            <w:r>
              <w:rPr>
                <w:rFonts w:ascii="Georgia" w:hAnsi="Georgia"/>
                <w:sz w:val="28"/>
              </w:rPr>
              <w:t xml:space="preserve">The price per kilowatt-hour (PhP/kWh) submitted by a Qualified Bidder in an Auction Round, </w:t>
            </w:r>
            <w:del w:id="33585" w:author="Claude" w:date="2026-10-19T09:00:00Z">
              <w:r>
                <w:rPr>
                  <w:rFonts w:ascii="Georgia" w:hAnsi="Georgia"/>
                  <w:sz w:val="28"/>
                  <w:highlight w:val="green"/>
                </w:rPr>
                <w:delText xml:space="preserve">exclusive of Fuel Costs,</w:delText>
              </w:r>
            </w:del>
            <w:ins w:id="33586" w:author="Claude" w:date="2026-10-19T09:00:00Z">
              <w:r>
                <w:rPr>
                  <w:rFonts w:ascii="Georgia" w:hAnsi="Georgia"/>
                  <w:sz w:val="28"/>
                  <w:highlight w:val="green"/>
                </w:rPr>
                <w:t xml:space="preserve">exclusive of Fuel Costs (including the Capped Landed Logistics Cost component of the Fuel Cost),</w:t>
              </w:r>
            </w:ins>
            <w:r>
              <w:rPr>
                <w:rFonts w:ascii="Georgia" w:hAnsi="Georgia"/>
                <w:sz w:val="28"/>
              </w:rPr>
              <w:t xml:space="preserve"> which shall not exceed the applicable GAT Price.</w:t>
            </w:r>
          </w:p>
        </w:tc>
      </w:tr>
      <w:tr w:rsidR="008E1161" w:rsidRPr="008E1161" w14:paraId="038C64E4" w14:textId="77777777" w:rsidTr="5B2EF78A">
        <w:trPr>
          <w:ins w:id="190" w:author="Claude" w:date="2026-08-25T15:43:00Z"/>
        </w:trPr>
        <w:tc>
          <w:tcPr>
            <w:tcW w:w="4680" w:type="dxa"/>
            <w:tcMar>
              <w:top w:w="100" w:type="dxa"/>
              <w:left w:w="100" w:type="dxa"/>
              <w:bottom w:w="100" w:type="dxa"/>
              <w:right w:w="100" w:type="dxa"/>
            </w:tcMar>
          </w:tcPr>
          <w:p w14:paraId="44F1F026" w14:textId="77777777" w:rsidR="008E1161" w:rsidRPr="008E1161" w:rsidRDefault="008E1161" w:rsidP="00793471">
            <w:pPr>
              <w:ind w:firstLine="32"/>
              <w:jc w:val="both"/>
              <w:rPr>
                <w:ins w:id="191" w:author="Claude" w:date="2026-08-25T15:43:00Z"/>
                <w:rFonts w:ascii="Georgia" w:eastAsia="Georgia" w:hAnsi="Georgia" w:cs="Georgia"/>
                <w:sz w:val="28"/>
                <w:szCs w:val="28"/>
                <w:lang w:val="en-PH"/>
              </w:rPr>
            </w:pPr>
            <w:commentRangeStart w:id="192"/>
            <w:ins w:id="193" w:author="Claude" w:date="2026-08-25T15:43:00Z">
              <w:r>
                <w:rPr>
                  <w:rFonts w:ascii="Georgia" w:eastAsia="Georgia" w:hAnsi="Georgia" w:cs="Georgia"/>
                  <w:b/>
                  <w:sz w:val="28"/>
                  <w:szCs w:val="28"/>
                  <w:highlight w:val="green"/>
                  <w:lang w:val="en-PH"/>
                </w:rPr>
                <w:t>Regulatory Operations Service (ROS)</w:t>
              </w:r>
            </w:ins>
            <w:commentRangeEnd w:id="192"/>
            <w:r w:rsidRPr="008E1161">
              <w:rPr>
                <w:rStyle w:val="CommentReference"/>
                <w:rFonts w:ascii="Georgia" w:eastAsia="Georgia" w:hAnsi="Georgia" w:cs="Georgia"/>
                <w:sz w:val="28"/>
                <w:szCs w:val="28"/>
                <w:lang w:val="en-PH"/>
              </w:rPr>
              <w:commentReference w:id="192"/>
            </w:r>
          </w:p>
        </w:tc>
        <w:tc>
          <w:tcPr>
            <w:tcW w:w="4680" w:type="dxa"/>
            <w:tcMar>
              <w:top w:w="100" w:type="dxa"/>
              <w:left w:w="100" w:type="dxa"/>
              <w:bottom w:w="100" w:type="dxa"/>
              <w:right w:w="100" w:type="dxa"/>
            </w:tcMar>
          </w:tcPr>
          <w:p w14:paraId="1096C83C" w14:textId="77777777" w:rsidR="008E1161" w:rsidRPr="008E1161" w:rsidRDefault="008E1161" w:rsidP="00793471">
            <w:pPr>
              <w:ind w:firstLine="30"/>
              <w:jc w:val="both"/>
              <w:rPr>
                <w:ins w:id="194" w:author="Claude" w:date="2026-08-25T15:43:00Z"/>
                <w:rFonts w:ascii="Georgia" w:eastAsia="Georgia" w:hAnsi="Georgia" w:cs="Georgia"/>
                <w:sz w:val="28"/>
                <w:szCs w:val="28"/>
                <w:lang w:val="en-PH"/>
              </w:rPr>
            </w:pPr>
            <w:ins w:id="195" w:author="Claude" w:date="2026-08-25T15:43:00Z">
              <w:r>
                <w:rPr>
                  <w:rFonts w:ascii="Georgia" w:eastAsia="Georgia" w:hAnsi="Georgia" w:cs="Georgia"/>
                  <w:sz w:val="28"/>
                  <w:szCs w:val="28"/>
                  <w:highlight w:val="green"/>
                  <w:lang w:val="en-PH"/>
                </w:rPr>
                <w:t>The office of the Commission primarily responsible for receiving Winning Bidders' periodic reportorial submissions under these Rules and conducting the corresponding technical and compliance review, without prejudice to the Commission's authority to act on the results of such review.</w:t>
              </w:r>
            </w:ins>
          </w:p>
        </w:tc>
      </w:tr>
      <w:tr w:rsidR="008E1161" w:rsidRPr="008E1161" w14:paraId="69903965" w14:textId="77777777" w:rsidTr="5B2EF78A">
        <w:trPr>
          <w:del w:id="196" w:author="Claude" w:date="2026-08-25T13:15:00Z"/>
        </w:trPr>
        <w:tc>
          <w:tcPr>
            <w:tcW w:w="4680" w:type="dxa"/>
            <w:tcMar>
              <w:top w:w="100" w:type="dxa"/>
              <w:left w:w="100" w:type="dxa"/>
              <w:bottom w:w="100" w:type="dxa"/>
              <w:right w:w="100" w:type="dxa"/>
            </w:tcMar>
          </w:tcPr>
          <w:p w14:paraId="3C07300E" w14:textId="77777777" w:rsidR="008E1161" w:rsidRPr="008E1161" w:rsidRDefault="008E1161" w:rsidP="00793471">
            <w:pPr>
              <w:ind w:firstLine="32"/>
              <w:jc w:val="both"/>
              <w:rPr>
                <w:del w:id="197" w:author="Claude" w:date="2026-08-25T13:15:00Z"/>
                <w:rFonts w:ascii="Georgia" w:eastAsia="Georgia" w:hAnsi="Georgia" w:cs="Georgia"/>
                <w:sz w:val="28"/>
                <w:szCs w:val="28"/>
                <w:lang w:val="en-PH"/>
              </w:rPr>
            </w:pPr>
            <w:del w:id="198" w:author="Claude" w:date="2026-07-28T10:17:00Z">
              <w:r>
                <w:rPr>
                  <w:rFonts w:ascii="Georgia" w:eastAsia="Georgia" w:hAnsi="Georgia" w:cs="Georgia"/>
                  <w:b/>
                  <w:bCs/>
                  <w:sz w:val="28"/>
                  <w:szCs w:val="28"/>
                  <w:highlight w:val="green"/>
                  <w:lang w:val="en-PH"/>
                </w:rPr>
                <w:delText>PSPP</w:delText>
              </w:r>
            </w:del>
            <w:ins w:id="199" w:author="Claude" w:date="2026-07-28T10:17:00Z">
              <w:del w:id="200" w:author="Claude" w:date="2026-08-25T13:15:00Z">
                <w:r>
                  <w:rPr>
                    <w:rFonts w:ascii="Georgia" w:eastAsia="Georgia" w:hAnsi="Georgia" w:cs="Georgia"/>
                    <w:b/>
                    <w:bCs/>
                    <w:sz w:val="28"/>
                    <w:szCs w:val="28"/>
                    <w:highlight w:val="green"/>
                    <w:lang w:val="en-PH"/>
                  </w:rPr>
                  <w:delText>Power Supply Procurement Plan (PSPP)</w:delText>
                </w:r>
              </w:del>
            </w:ins>
          </w:p>
        </w:tc>
        <w:tc>
          <w:tcPr>
            <w:tcW w:w="4680" w:type="dxa"/>
            <w:tcMar>
              <w:top w:w="100" w:type="dxa"/>
              <w:left w:w="100" w:type="dxa"/>
              <w:bottom w:w="100" w:type="dxa"/>
              <w:right w:w="100" w:type="dxa"/>
            </w:tcMar>
          </w:tcPr>
          <w:p w14:paraId="7ACB6FE2" w14:textId="77777777" w:rsidR="008E1161" w:rsidRPr="008E1161" w:rsidRDefault="008E1161" w:rsidP="00793471">
            <w:pPr>
              <w:ind w:firstLine="30"/>
              <w:jc w:val="both"/>
              <w:rPr>
                <w:del w:id="201" w:author="Claude" w:date="2026-08-25T13:15:00Z"/>
                <w:rFonts w:ascii="Georgia" w:eastAsia="Georgia" w:hAnsi="Georgia" w:cs="Georgia"/>
                <w:sz w:val="28"/>
                <w:szCs w:val="28"/>
                <w:lang w:val="en-PH"/>
              </w:rPr>
            </w:pPr>
            <w:del w:id="202" w:author="Claude" w:date="2026-07-28T10:17:00Z">
              <w:r>
                <w:rPr>
                  <w:rFonts w:ascii="Georgia" w:eastAsia="Georgia" w:hAnsi="Georgia" w:cs="Georgia"/>
                  <w:sz w:val="28"/>
                  <w:szCs w:val="28"/>
                  <w:highlight w:val="green"/>
                  <w:lang w:val="en-PH"/>
                </w:rPr>
                <w:delText>Philippine Wholesale Electricity Spot Market Supplier-to-Purchaser Power Purchase; an arrangement whereby a generation company directly supplies a DU under a bilateral contract, with the BCQ declared in WESM.</w:delText>
              </w:r>
            </w:del>
            <w:ins w:id="203" w:author="Claude" w:date="2026-07-28T10:17:00Z">
              <w:del w:id="204" w:author="Claude" w:date="2026-08-25T13:15:00Z">
                <w:r>
                  <w:rPr>
                    <w:rFonts w:ascii="Georgia" w:eastAsia="Georgia" w:hAnsi="Georgia" w:cs="Georgia"/>
                    <w:sz w:val="28"/>
                    <w:szCs w:val="28"/>
                    <w:highlight w:val="green"/>
                    <w:lang w:val="en-PH"/>
                  </w:rPr>
                  <w:delText>The plan submitted by a Distribution Utility identifying its uncontracted mid-merit capacity requirements, used by the DOE, through the NGAC, as the basis for aggregating mid-merit demand and allocating Awarded Gas Capacity to DUs under a PSPP-Based Auction Track, pursuant to Section 5.3.2 of the Gas Auction Circular.</w:delText>
                </w:r>
              </w:del>
            </w:ins>
          </w:p>
        </w:tc>
      </w:tr>
      <w:tr w:rsidR="008E1161" w:rsidRPr="008E1161" w14:paraId="2A4561EA" w14:textId="77777777" w:rsidTr="5B2EF78A">
        <w:trPr>
          <w:del w:id="205" w:author="Claude" w:date="2026-08-25T13:15:00Z"/>
        </w:trPr>
        <w:tc>
          <w:tcPr>
            <w:tcW w:w="4680" w:type="dxa"/>
            <w:tcMar>
              <w:top w:w="100" w:type="dxa"/>
              <w:left w:w="100" w:type="dxa"/>
              <w:bottom w:w="100" w:type="dxa"/>
              <w:right w:w="100" w:type="dxa"/>
            </w:tcMar>
          </w:tcPr>
          <w:p w14:paraId="5CF6C11D" w14:textId="77777777" w:rsidR="008E1161" w:rsidRPr="008E1161" w:rsidRDefault="008E1161" w:rsidP="00793471">
            <w:pPr>
              <w:ind w:firstLine="32"/>
              <w:jc w:val="both"/>
              <w:rPr>
                <w:del w:id="206" w:author="Claude" w:date="2026-08-25T13:15:00Z"/>
                <w:rFonts w:ascii="Georgia" w:eastAsia="Georgia" w:hAnsi="Georgia" w:cs="Georgia"/>
                <w:sz w:val="28"/>
                <w:szCs w:val="28"/>
                <w:lang w:val="en-PH"/>
              </w:rPr>
            </w:pPr>
            <w:del w:id="207" w:author="Claude" w:date="2026-08-25T13:15:00Z">
              <w:r>
                <w:rPr>
                  <w:rFonts w:ascii="Georgia" w:eastAsia="Georgia" w:hAnsi="Georgia" w:cs="Georgia"/>
                  <w:b/>
                  <w:bCs/>
                  <w:sz w:val="28"/>
                  <w:szCs w:val="28"/>
                  <w:highlight w:val="green"/>
                  <w:lang w:val="en-PH"/>
                </w:rPr>
                <w:delText>PSPP-Based Auction Track</w:delText>
              </w:r>
            </w:del>
          </w:p>
        </w:tc>
        <w:tc>
          <w:tcPr>
            <w:tcW w:w="4680" w:type="dxa"/>
            <w:tcMar>
              <w:top w:w="100" w:type="dxa"/>
              <w:left w:w="100" w:type="dxa"/>
              <w:bottom w:w="100" w:type="dxa"/>
              <w:right w:w="100" w:type="dxa"/>
            </w:tcMar>
          </w:tcPr>
          <w:p w14:paraId="015B652F" w14:textId="77777777" w:rsidR="008E1161" w:rsidRPr="008E1161" w:rsidRDefault="008E1161" w:rsidP="00793471">
            <w:pPr>
              <w:ind w:firstLine="30"/>
              <w:jc w:val="both"/>
              <w:rPr>
                <w:del w:id="208" w:author="Claude" w:date="2026-08-25T13:15:00Z"/>
                <w:rFonts w:ascii="Georgia" w:eastAsia="Georgia" w:hAnsi="Georgia" w:cs="Georgia"/>
                <w:sz w:val="28"/>
                <w:szCs w:val="28"/>
                <w:lang w:val="en-PH"/>
              </w:rPr>
            </w:pPr>
            <w:del w:id="209" w:author="Claude" w:date="2026-08-25T13:15:00Z">
              <w:r>
                <w:rPr>
                  <w:rFonts w:ascii="Georgia" w:eastAsia="Georgia" w:hAnsi="Georgia" w:cs="Georgia"/>
                  <w:sz w:val="28"/>
                  <w:szCs w:val="28"/>
                  <w:highlight w:val="green"/>
                  <w:lang w:val="en-PH"/>
                </w:rPr>
                <w:delText>An Auction Round variant under the Gas Auction Circular wherein Winning Bidders individually execute Power Supply Agreements with designated off-taker DUs; DUs settle energy charges directly with Winning Bidders based on the endorsed GAP.</w:delText>
              </w:r>
            </w:del>
          </w:p>
        </w:tc>
      </w:tr>
      <w:tr w:rsidR="008E1161" w:rsidRPr="008E1161" w14:paraId="1F5DC8A4" w14:textId="77777777" w:rsidTr="5B2EF78A">
        <w:trPr>
          <w:ins w:id="210" w:author="Claude" w:date="2026-07-28T10:23:00Z"/>
        </w:trPr>
        <w:tc>
          <w:tcPr>
            <w:tcW w:w="4680" w:type="dxa"/>
            <w:tcMar>
              <w:top w:w="100" w:type="dxa"/>
              <w:left w:w="100" w:type="dxa"/>
              <w:bottom w:w="100" w:type="dxa"/>
              <w:right w:w="100" w:type="dxa"/>
            </w:tcMar>
          </w:tcPr>
          <w:p w14:paraId="42CA1D6F" w14:textId="77777777" w:rsidR="008E1161" w:rsidRPr="008E1161" w:rsidRDefault="008E1161" w:rsidP="00793471">
            <w:pPr>
              <w:ind w:firstLine="32"/>
              <w:jc w:val="both"/>
              <w:rPr>
                <w:ins w:id="211" w:author="Claude" w:date="2026-07-28T10:23:00Z"/>
                <w:rFonts w:ascii="Georgia" w:eastAsia="Georgia" w:hAnsi="Georgia" w:cs="Georgia"/>
                <w:sz w:val="28"/>
                <w:szCs w:val="28"/>
                <w:lang w:val="en-PH"/>
              </w:rPr>
            </w:pPr>
            <w:commentRangeStart w:id="212"/>
            <w:ins w:id="213" w:author="Claude" w:date="2026-07-28T10:23:00Z">
              <w:r>
                <w:rPr>
                  <w:rFonts w:ascii="Georgia" w:eastAsia="Georgia" w:hAnsi="Georgia" w:cs="Georgia"/>
                  <w:b/>
                  <w:sz w:val="28"/>
                  <w:szCs w:val="28"/>
                  <w:highlight w:val="green"/>
                  <w:lang w:val="en-PH"/>
                </w:rPr>
                <w:t>Power Development Plan (PDP)</w:t>
              </w:r>
            </w:ins>
            <w:commentRangeEnd w:id="212"/>
            <w:r w:rsidRPr="008E1161">
              <w:rPr>
                <w:rStyle w:val="CommentReference"/>
                <w:rFonts w:ascii="Georgia" w:eastAsia="Georgia" w:hAnsi="Georgia" w:cs="Georgia"/>
                <w:sz w:val="28"/>
                <w:szCs w:val="28"/>
                <w:lang w:val="en-PH"/>
              </w:rPr>
              <w:commentReference w:id="212"/>
            </w:r>
          </w:p>
        </w:tc>
        <w:tc>
          <w:tcPr>
            <w:tcW w:w="4680" w:type="dxa"/>
            <w:tcMar>
              <w:top w:w="100" w:type="dxa"/>
              <w:left w:w="100" w:type="dxa"/>
              <w:bottom w:w="100" w:type="dxa"/>
              <w:right w:w="100" w:type="dxa"/>
            </w:tcMar>
          </w:tcPr>
          <w:p w14:paraId="5ED7FEFB" w14:textId="77777777" w:rsidR="008E1161" w:rsidRPr="008E1161" w:rsidRDefault="008E1161" w:rsidP="00793471">
            <w:pPr>
              <w:ind w:firstLine="30"/>
              <w:jc w:val="both"/>
              <w:rPr>
                <w:ins w:id="214" w:author="Claude" w:date="2026-07-28T10:23:00Z"/>
                <w:rFonts w:ascii="Georgia" w:eastAsia="Georgia" w:hAnsi="Georgia" w:cs="Georgia"/>
                <w:sz w:val="28"/>
                <w:szCs w:val="28"/>
                <w:lang w:val="en-PH"/>
              </w:rPr>
            </w:pPr>
            <w:ins w:id="215" w:author="Claude" w:date="2026-07-28T10:23:00Z">
              <w:r>
                <w:rPr>
                  <w:rFonts w:ascii="Georgia" w:eastAsia="Georgia" w:hAnsi="Georgia" w:cs="Georgia"/>
                  <w:sz w:val="28"/>
                  <w:szCs w:val="28"/>
                  <w:highlight w:val="green"/>
                  <w:lang w:val="en-PH"/>
                </w:rPr>
                <w:t>The national plan prepared and updated by the DOE setting out the country's long-term electricity demand and supply projections, used as the macro-level basis for determining system-wide mid-merit natural gas capacity requirements under Section 5.3.1 of the Gas Auction Circular.</w:t>
              </w:r>
            </w:ins>
          </w:p>
        </w:tc>
      </w:tr>
      <w:tr w:rsidR="008E1161" w:rsidRPr="008E1161" w14:paraId="41D52C25" w14:textId="77777777" w:rsidTr="5B2EF78A">
        <w:tc>
          <w:tcPr>
            <w:tcW w:w="4680" w:type="dxa"/>
            <w:tcMar>
              <w:top w:w="100" w:type="dxa"/>
              <w:left w:w="100" w:type="dxa"/>
              <w:bottom w:w="100" w:type="dxa"/>
              <w:right w:w="100" w:type="dxa"/>
            </w:tcMar>
          </w:tcPr>
          <w:p w14:paraId="6BE6ECCE" w14:textId="77777777" w:rsidR="008E1161" w:rsidRPr="008E1161" w:rsidRDefault="008E1161" w:rsidP="00793471">
            <w:pPr>
              <w:ind w:firstLine="32"/>
              <w:jc w:val="both"/>
              <w:rPr>
                <w:rFonts w:ascii="Georgia" w:eastAsia="Georgia" w:hAnsi="Georgia" w:cs="Georgia"/>
                <w:sz w:val="28"/>
                <w:szCs w:val="28"/>
                <w:lang w:val="en-PH"/>
              </w:rPr>
            </w:pPr>
            <w:commentRangeStart w:id="216"/>
            <w:r>
              <w:rPr>
                <w:rFonts w:ascii="Georgia" w:eastAsia="Georgia" w:hAnsi="Georgia" w:cs="Georgia"/>
                <w:b/>
                <w:bCs/>
                <w:sz w:val="28"/>
                <w:szCs w:val="28"/>
                <w:lang w:val="en-PH"/>
              </w:rPr>
              <w:lastRenderedPageBreak/>
              <w:t>PDP-Based Auction Track</w:t>
            </w:r>
            <w:commentRangeEnd w:id="216"/>
            <w:r>
              <w:rPr>
                <w:rStyle w:val="CommentReference"/>
                <w:rFonts w:ascii="Georgia" w:eastAsia="Georgia" w:hAnsi="Georgia" w:cs="Georgia"/>
                <w:b/>
                <w:bCs/>
                <w:sz w:val="28"/>
                <w:szCs w:val="28"/>
                <w:highlight w:val="green"/>
                <w:lang w:val="en-PH"/>
              </w:rPr>
              <w:commentReference w:id="216"/>
            </w:r>
            <w:commentRangeStart w:id="217"/>
            <w:ins w:id="218" w:author="Claude" w:date="2026-08-25T08:11:00Z">
              <w:del w:id="219" w:author="Claude" w:date="2026-10-13T09:00:00Z">
                <w:r>
                  <w:rPr>
                    <w:rFonts w:ascii="Georgia" w:eastAsia="Georgia" w:hAnsi="Georgia" w:cs="Georgia"/>
                    <w:b/>
                    <w:bCs/>
                    <w:sz w:val="28"/>
                    <w:szCs w:val="28"/>
                    <w:highlight w:val="green"/>
                    <w:lang w:val="en-PH"/>
                  </w:rPr>
                  <w:delText xml:space="preserve"> (Power Development Plan)</w:delText>
                </w:r>
              </w:del>
            </w:ins>
            <w:commentRangeEnd w:id="217"/>
            <w:r w:rsidRPr="008E1161">
              <w:rPr>
                <w:rStyle w:val="CommentReference"/>
                <w:rFonts w:ascii="Georgia" w:eastAsia="Georgia" w:hAnsi="Georgia" w:cs="Georgia"/>
                <w:sz w:val="28"/>
                <w:szCs w:val="28"/>
                <w:lang w:val="en-PH"/>
              </w:rPr>
              <w:commentReference w:id="217"/>
            </w:r>
          </w:p>
        </w:tc>
        <w:tc>
          <w:tcPr>
            <w:tcW w:w="4680" w:type="dxa"/>
            <w:tcMar>
              <w:top w:w="100" w:type="dxa"/>
              <w:left w:w="100" w:type="dxa"/>
              <w:bottom w:w="100" w:type="dxa"/>
              <w:right w:w="100" w:type="dxa"/>
            </w:tcMar>
          </w:tcPr>
          <w:p w14:paraId="151781A4"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An Auction Round variant under the Gas Auction Circular wherein the MO acts as the settlement counterparty for billing and collection on behalf of Winning Bidders against all WESM customers on a system-wide basis.</w:t>
            </w:r>
          </w:p>
        </w:tc>
      </w:tr>
      <w:tr w:rsidR="008E1161" w:rsidRPr="008E1161" w14:paraId="673DB5C5" w14:textId="77777777" w:rsidTr="5B2EF78A">
        <w:trPr>
          <w:ins w:id="220" w:author="Claude" w:date="2026-08-31T15:00:00Z"/>
        </w:trPr>
        <w:tc>
          <w:tcPr>
            <w:tcW w:w="4680" w:type="dxa"/>
            <w:tcMar>
              <w:top w:w="100" w:type="dxa"/>
              <w:left w:w="100" w:type="dxa"/>
              <w:bottom w:w="100" w:type="dxa"/>
              <w:right w:w="100" w:type="dxa"/>
            </w:tcMar>
          </w:tcPr>
          <w:p w14:paraId="2A0B70CB" w14:textId="77777777" w:rsidR="0008735A" w:rsidRDefault="00000000">
            <w:pPr>
              <w:ind w:firstLine="32"/>
              <w:jc w:val="both"/>
              <w:rPr>
                <w:ins w:id="221" w:author="Claude" w:date="2026-08-31T15:00:00Z"/>
                <w:rFonts w:ascii="Georgia" w:eastAsia="Georgia" w:hAnsi="Georgia" w:cs="Georgia"/>
                <w:sz w:val="28"/>
                <w:szCs w:val="28"/>
                <w:lang w:val="en-PH"/>
              </w:rPr>
            </w:pPr>
            <w:commentRangeStart w:id="222"/>
            <w:ins w:id="223" w:author="Claude" w:date="2026-08-31T15:00:00Z">
              <w:r>
                <w:rPr>
                  <w:rFonts w:ascii="Georgia" w:eastAsia="Georgia" w:hAnsi="Georgia" w:cs="Georgia"/>
                  <w:b/>
                  <w:sz w:val="28"/>
                  <w:szCs w:val="28"/>
                  <w:highlight w:val="green"/>
                  <w:lang w:val="en-PH"/>
                </w:rPr>
                <w:t>Settlement Guarantee Period</w:t>
              </w:r>
            </w:ins>
            <w:commentRangeEnd w:id="222"/>
            <w:r>
              <w:rPr>
                <w:rStyle w:val="CommentReference"/>
                <w:rFonts w:ascii="Georgia" w:eastAsia="Georgia" w:hAnsi="Georgia" w:cs="Georgia"/>
                <w:sz w:val="28"/>
                <w:szCs w:val="28"/>
                <w:lang w:val="en-PH"/>
              </w:rPr>
              <w:commentReference w:id="222"/>
            </w:r>
          </w:p>
        </w:tc>
        <w:tc>
          <w:tcPr>
            <w:tcW w:w="4680" w:type="dxa"/>
            <w:tcMar>
              <w:top w:w="100" w:type="dxa"/>
              <w:left w:w="100" w:type="dxa"/>
              <w:bottom w:w="100" w:type="dxa"/>
              <w:right w:w="100" w:type="dxa"/>
            </w:tcMar>
          </w:tcPr>
          <w:p w14:paraId="13F2DE10" w14:textId="77777777" w:rsidR="0008735A" w:rsidRDefault="00000000">
            <w:pPr>
              <w:ind w:firstLine="30"/>
              <w:jc w:val="both"/>
              <w:rPr>
                <w:ins w:id="224" w:author="Claude" w:date="2026-08-31T15:00:00Z"/>
                <w:rFonts w:ascii="Georgia" w:eastAsia="Georgia" w:hAnsi="Georgia" w:cs="Georgia"/>
                <w:sz w:val="28"/>
                <w:szCs w:val="28"/>
                <w:lang w:val="en-PH"/>
              </w:rPr>
            </w:pPr>
            <w:ins w:id="225" w:author="Claude" w:date="2026-08-31T15:00:00Z">
              <w:r>
                <w:rPr>
                  <w:rFonts w:ascii="Georgia" w:eastAsia="Georgia" w:hAnsi="Georgia" w:cs="Georgia"/>
                  <w:sz w:val="28"/>
                  <w:szCs w:val="28"/>
                  <w:highlight w:val="green"/>
                  <w:lang w:val="en-PH"/>
                </w:rPr>
                <w:t>The period during which the Auction Shortfall Amount recovery mechanism under Section 30 of these Rules applies to a Winning Bidder, coterminous with its Supply Delivery Period under the Terms of Reference for the applicable Auction Round and distinct from the Operating Period, as further provided in Section 30.5 of these Rules.</w:t>
              </w:r>
            </w:ins>
          </w:p>
        </w:tc>
      </w:tr>
      <w:tr w:rsidR="008E1161" w:rsidRPr="008E1161" w14:paraId="16F5FE4C" w14:textId="77777777" w:rsidTr="5B2EF78A">
        <w:tc>
          <w:tcPr>
            <w:tcW w:w="4680" w:type="dxa"/>
            <w:tcMar>
              <w:top w:w="100" w:type="dxa"/>
              <w:left w:w="100" w:type="dxa"/>
              <w:bottom w:w="100" w:type="dxa"/>
              <w:right w:w="100" w:type="dxa"/>
            </w:tcMar>
          </w:tcPr>
          <w:p w14:paraId="45733BFB" w14:textId="77777777" w:rsidR="008E1161" w:rsidRPr="008E1161" w:rsidRDefault="008E1161" w:rsidP="00793471">
            <w:pPr>
              <w:ind w:firstLine="32"/>
              <w:jc w:val="both"/>
              <w:rPr>
                <w:rFonts w:ascii="Georgia" w:eastAsia="Georgia" w:hAnsi="Georgia" w:cs="Georgia"/>
                <w:sz w:val="28"/>
                <w:szCs w:val="28"/>
                <w:lang w:val="en-PH"/>
              </w:rPr>
            </w:pPr>
            <w:commentRangeStart w:id="226"/>
            <w:r>
              <w:rPr>
                <w:rFonts w:ascii="Georgia" w:eastAsia="Georgia" w:hAnsi="Georgia" w:cs="Georgia"/>
                <w:b/>
                <w:bCs/>
                <w:sz w:val="28"/>
                <w:szCs w:val="28"/>
                <w:lang w:val="en-PH"/>
              </w:rPr>
              <w:t>Settlement Mechanism</w:t>
            </w:r>
            <w:commentRangeEnd w:id="226"/>
            <w:r w:rsidRPr="008E1161">
              <w:rPr>
                <w:rStyle w:val="CommentReference"/>
                <w:rFonts w:ascii="Georgia" w:eastAsia="Georgia" w:hAnsi="Georgia" w:cs="Georgia"/>
                <w:sz w:val="28"/>
                <w:szCs w:val="28"/>
                <w:lang w:val="en-PH"/>
              </w:rPr>
              <w:commentReference w:id="226"/>
            </w:r>
          </w:p>
        </w:tc>
        <w:tc>
          <w:tcPr>
            <w:tcW w:w="4680" w:type="dxa"/>
            <w:tcMar>
              <w:top w:w="100" w:type="dxa"/>
              <w:left w:w="100" w:type="dxa"/>
              <w:bottom w:w="100" w:type="dxa"/>
              <w:right w:w="100" w:type="dxa"/>
            </w:tcMar>
          </w:tcPr>
          <w:p w14:paraId="70D0D7DC" w14:textId="77777777" w:rsidR="008E1161" w:rsidRPr="008E1161" w:rsidRDefault="008E1161" w:rsidP="00793471">
            <w:pPr>
              <w:ind w:firstLine="30"/>
              <w:jc w:val="both"/>
              <w:rPr>
                <w:rFonts w:ascii="Georgia" w:eastAsia="Georgia" w:hAnsi="Georgia" w:cs="Georgia"/>
                <w:sz w:val="28"/>
                <w:szCs w:val="28"/>
                <w:lang w:val="en-PH"/>
              </w:rPr>
            </w:pPr>
            <w:r>
              <w:rPr>
                <w:rFonts w:ascii="Georgia" w:eastAsia="Georgia" w:hAnsi="Georgia" w:cs="Georgia"/>
                <w:sz w:val="28"/>
                <w:szCs w:val="28"/>
                <w:lang w:val="en-PH"/>
              </w:rPr>
              <w:t>The rules, formulas, and procedures governing the billing, payment, reconciliation, and settlement of transactions arising from Awarded Gas Capacities and the Gas Auction Price, as submitted by the MO and approved by the Commission pursuant to Rule 5 of these Rules.</w:t>
            </w:r>
          </w:p>
        </w:tc>
      </w:tr>
      <w:tr w:rsidR="008E1161" w:rsidRPr="008E1161" w14:paraId="24B3ECC0" w14:textId="77777777" w:rsidTr="5B2EF78A">
        <w:tc>
          <w:tcPr>
            <w:tcW w:w="4680" w:type="dxa"/>
            <w:tcMar>
              <w:top w:w="100" w:type="dxa"/>
              <w:left w:w="100" w:type="dxa"/>
              <w:bottom w:w="100" w:type="dxa"/>
              <w:right w:w="100" w:type="dxa"/>
            </w:tcMar>
          </w:tcPr>
          <w:p w14:paraId="76296852" w14:textId="77777777" w:rsidR="008E1161" w:rsidRPr="008E1161" w:rsidRDefault="008E1161" w:rsidP="00793471">
            <w:pPr>
              <w:ind w:firstLine="32"/>
              <w:jc w:val="both"/>
              <w:rPr>
                <w:rFonts w:ascii="Georgia" w:eastAsia="Georgia" w:hAnsi="Georgia" w:cs="Georgia"/>
                <w:sz w:val="28"/>
                <w:szCs w:val="28"/>
                <w:lang w:val="en-PH"/>
              </w:rPr>
            </w:pPr>
            <w:commentRangeStart w:id="227"/>
            <w:r>
              <w:rPr>
                <w:rFonts w:ascii="Georgia" w:eastAsia="Georgia" w:hAnsi="Georgia" w:cs="Georgia"/>
                <w:b/>
                <w:bCs/>
                <w:sz w:val="28"/>
                <w:szCs w:val="28"/>
                <w:lang w:val="en-PH"/>
              </w:rPr>
              <w:t>Settlement Period</w:t>
            </w:r>
            <w:commentRangeEnd w:id="227"/>
            <w:r w:rsidRPr="008E1161">
              <w:rPr>
                <w:rStyle w:val="CommentReference"/>
                <w:rFonts w:ascii="Georgia" w:eastAsia="Georgia" w:hAnsi="Georgia" w:cs="Georgia"/>
                <w:sz w:val="28"/>
                <w:szCs w:val="28"/>
                <w:lang w:val="en-PH"/>
              </w:rPr>
              <w:commentReference w:id="227"/>
            </w:r>
          </w:p>
        </w:tc>
        <w:tc>
          <w:tcPr>
            <w:tcW w:w="4680" w:type="dxa"/>
            <w:tcMar>
              <w:top w:w="100" w:type="dxa"/>
              <w:left w:w="100" w:type="dxa"/>
              <w:bottom w:w="100" w:type="dxa"/>
              <w:right w:w="100" w:type="dxa"/>
            </w:tcMar>
          </w:tcPr>
          <w:p w14:paraId="2D941344" w14:textId="77777777" w:rsidR="008E1161" w:rsidRPr="008E1161" w:rsidRDefault="008E1161" w:rsidP="00793471">
            <w:pPr>
              <w:ind w:firstLine="30"/>
              <w:jc w:val="both"/>
              <w:rPr>
                <w:rFonts w:ascii="Georgia" w:eastAsia="Georgia" w:hAnsi="Georgia" w:cs="Georgia"/>
                <w:sz w:val="28"/>
                <w:szCs w:val="28"/>
                <w:lang w:val="en-PH"/>
              </w:rPr>
            </w:pPr>
            <w:commentRangeStart w:id="228"/>
            <w:r>
              <w:rPr>
                <w:rFonts w:ascii="Georgia" w:eastAsia="Georgia" w:hAnsi="Georgia" w:cs="Georgia"/>
                <w:sz w:val="28"/>
                <w:szCs w:val="28"/>
                <w:lang w:val="en-PH"/>
              </w:rPr>
              <w:t>The billing or settlement interval used under the applicable Settlement Mechanism, as approved by the Commission.</w:t>
            </w:r>
            <w:ins w:id="229" w:author="Claude" w:date="2026-08-26T02:34:00Z">
              <w:r>
                <w:rPr>
                  <w:rFonts w:ascii="Georgia" w:eastAsia="Georgia" w:hAnsi="Georgia" w:cs="Georgia"/>
                  <w:sz w:val="28"/>
                  <w:szCs w:val="28"/>
                  <w:highlight w:val="green"/>
                  <w:lang w:val="en-PH"/>
                </w:rPr>
                <w:t xml:space="preserve"> Where the applicable Settlement Mechanism is a PDP-Based Auction Round settled under Sections 29 to 31 of these Rules, the Commission shall approve a Settlement Period that is coterminous with, or a whole-number multiple of, the Billing Period defined under the WESM Rules, to ensure that the Total Mid-Merit Settlement Amount can be cleanly compared against the Energy Trading Amount without a period-boundary mismatch.</w:t>
              </w:r>
            </w:ins>
            <w:commentRangeEnd w:id="228"/>
            <w:r w:rsidRPr="008E1161">
              <w:rPr>
                <w:rStyle w:val="CommentReference"/>
                <w:rFonts w:ascii="Georgia" w:eastAsia="Georgia" w:hAnsi="Georgia" w:cs="Georgia"/>
                <w:sz w:val="28"/>
                <w:szCs w:val="28"/>
                <w:lang w:val="en-PH"/>
              </w:rPr>
              <w:commentReference w:id="228"/>
            </w:r>
          </w:p>
        </w:tc>
      </w:tr>
      <w:tr w:rsidR="008E1161" w:rsidRPr="008E1161" w14:paraId="68E27E56" w14:textId="77777777" w:rsidTr="5B2EF78A">
        <w:trPr>
          <w:ins w:id="230" w:author="Claude" w:date="2026-08-25T05:05:00Z"/>
        </w:trPr>
        <w:tc>
          <w:tcPr>
            <w:tcW w:w="4680" w:type="dxa"/>
            <w:tcMar>
              <w:top w:w="100" w:type="dxa"/>
              <w:left w:w="100" w:type="dxa"/>
              <w:bottom w:w="100" w:type="dxa"/>
              <w:right w:w="100" w:type="dxa"/>
            </w:tcMar>
          </w:tcPr>
          <w:p w14:paraId="258E3B72" w14:textId="77777777" w:rsidR="008E1161" w:rsidRPr="008E1161" w:rsidRDefault="008E1161" w:rsidP="00793471">
            <w:pPr>
              <w:ind w:firstLine="32"/>
              <w:jc w:val="both"/>
              <w:rPr>
                <w:ins w:id="231" w:author="Claude" w:date="2026-08-25T05:05:00Z"/>
                <w:rFonts w:ascii="Georgia" w:eastAsia="Georgia" w:hAnsi="Georgia" w:cs="Georgia"/>
                <w:sz w:val="28"/>
                <w:szCs w:val="28"/>
                <w:lang w:val="en-PH"/>
              </w:rPr>
            </w:pPr>
            <w:commentRangeStart w:id="232"/>
            <w:ins w:id="233" w:author="Claude" w:date="2026-08-25T05:05:00Z">
              <w:r>
                <w:rPr>
                  <w:rFonts w:ascii="Georgia" w:eastAsia="Georgia" w:hAnsi="Georgia" w:cs="Georgia"/>
                  <w:b/>
                  <w:sz w:val="28"/>
                  <w:szCs w:val="28"/>
                  <w:highlight w:val="green"/>
                  <w:lang w:val="en-PH"/>
                </w:rPr>
                <w:lastRenderedPageBreak/>
                <w:t>System Impact Study (SIS)</w:t>
              </w:r>
            </w:ins>
            <w:commentRangeEnd w:id="232"/>
            <w:r w:rsidRPr="008E1161">
              <w:rPr>
                <w:rStyle w:val="CommentReference"/>
                <w:rFonts w:ascii="Georgia" w:eastAsia="Georgia" w:hAnsi="Georgia" w:cs="Georgia"/>
                <w:sz w:val="28"/>
                <w:szCs w:val="28"/>
                <w:lang w:val="en-PH"/>
              </w:rPr>
              <w:commentReference w:id="232"/>
            </w:r>
          </w:p>
        </w:tc>
        <w:tc>
          <w:tcPr>
            <w:tcW w:w="4680" w:type="dxa"/>
            <w:tcMar>
              <w:top w:w="100" w:type="dxa"/>
              <w:left w:w="100" w:type="dxa"/>
              <w:bottom w:w="100" w:type="dxa"/>
              <w:right w:w="100" w:type="dxa"/>
            </w:tcMar>
          </w:tcPr>
          <w:p w14:paraId="5C8B5902" w14:textId="77777777" w:rsidR="008E1161" w:rsidRPr="008E1161" w:rsidRDefault="008E1161" w:rsidP="00793471">
            <w:pPr>
              <w:ind w:firstLine="30"/>
              <w:jc w:val="both"/>
              <w:rPr>
                <w:ins w:id="234" w:author="Claude" w:date="2026-08-25T05:05:00Z"/>
                <w:rFonts w:ascii="Georgia" w:eastAsia="Georgia" w:hAnsi="Georgia" w:cs="Georgia"/>
                <w:sz w:val="28"/>
                <w:szCs w:val="28"/>
                <w:lang w:val="en-PH"/>
              </w:rPr>
            </w:pPr>
            <w:ins w:id="235" w:author="Claude" w:date="2026-08-25T05:05:00Z">
              <w:r>
                <w:rPr>
                  <w:rFonts w:ascii="Georgia" w:eastAsia="Georgia" w:hAnsi="Georgia" w:cs="Georgia"/>
                  <w:sz w:val="28"/>
                  <w:szCs w:val="28"/>
                  <w:highlight w:val="green"/>
                  <w:lang w:val="en-PH"/>
                </w:rPr>
                <w:t>The technical study conducted to determine whether new or upgraded transmission facilities, including Associated Transmission Projects, are required to reliably and securely accommodate a Winning Bidder's Awarded Gas Capacity into the Grid.</w:t>
              </w:r>
            </w:ins>
          </w:p>
        </w:tc>
      </w:tr>
      <w:tr w:rsidR="008E1161" w:rsidRPr="008E1161" w14:paraId="71AD84EF" w14:textId="77777777" w:rsidTr="5B2EF78A">
        <w:trPr>
          <w:ins w:id="236" w:author="Claude" w:date="2026-08-25T05:05:00Z"/>
        </w:trPr>
        <w:tc>
          <w:tcPr>
            <w:tcW w:w="4680" w:type="dxa"/>
            <w:tcMar>
              <w:top w:w="100" w:type="dxa"/>
              <w:left w:w="100" w:type="dxa"/>
              <w:bottom w:w="100" w:type="dxa"/>
              <w:right w:w="100" w:type="dxa"/>
            </w:tcMar>
          </w:tcPr>
          <w:p w14:paraId="54159690" w14:textId="77777777" w:rsidR="008E1161" w:rsidRPr="008E1161" w:rsidRDefault="008E1161" w:rsidP="00793471">
            <w:pPr>
              <w:ind w:firstLine="32"/>
              <w:jc w:val="both"/>
              <w:rPr>
                <w:ins w:id="237" w:author="Claude" w:date="2026-08-25T05:05:00Z"/>
                <w:rFonts w:ascii="Georgia" w:eastAsia="Georgia" w:hAnsi="Georgia" w:cs="Georgia"/>
                <w:sz w:val="28"/>
                <w:szCs w:val="28"/>
                <w:lang w:val="en-PH"/>
              </w:rPr>
            </w:pPr>
            <w:commentRangeStart w:id="238"/>
            <w:ins w:id="239" w:author="Claude" w:date="2026-08-25T05:05:00Z">
              <w:r>
                <w:rPr>
                  <w:rFonts w:ascii="Georgia" w:eastAsia="Georgia" w:hAnsi="Georgia" w:cs="Georgia"/>
                  <w:b/>
                  <w:sz w:val="28"/>
                  <w:szCs w:val="28"/>
                  <w:highlight w:val="green"/>
                  <w:lang w:val="en-PH"/>
                </w:rPr>
                <w:t>Transmission Development Plan (TDP)</w:t>
              </w:r>
            </w:ins>
            <w:commentRangeEnd w:id="238"/>
            <w:r w:rsidRPr="008E1161">
              <w:rPr>
                <w:rStyle w:val="CommentReference"/>
                <w:rFonts w:ascii="Georgia" w:eastAsia="Georgia" w:hAnsi="Georgia" w:cs="Georgia"/>
                <w:sz w:val="28"/>
                <w:szCs w:val="28"/>
                <w:lang w:val="en-PH"/>
              </w:rPr>
              <w:commentReference w:id="238"/>
            </w:r>
          </w:p>
        </w:tc>
        <w:tc>
          <w:tcPr>
            <w:tcW w:w="4680" w:type="dxa"/>
            <w:tcMar>
              <w:top w:w="100" w:type="dxa"/>
              <w:left w:w="100" w:type="dxa"/>
              <w:bottom w:w="100" w:type="dxa"/>
              <w:right w:w="100" w:type="dxa"/>
            </w:tcMar>
          </w:tcPr>
          <w:p w14:paraId="5B3DECAD" w14:textId="77777777" w:rsidR="008E1161" w:rsidRPr="008E1161" w:rsidRDefault="008E1161" w:rsidP="00793471">
            <w:pPr>
              <w:ind w:firstLine="30"/>
              <w:jc w:val="both"/>
              <w:rPr>
                <w:ins w:id="240" w:author="Claude" w:date="2026-08-25T05:05:00Z"/>
                <w:rFonts w:ascii="Georgia" w:eastAsia="Georgia" w:hAnsi="Georgia" w:cs="Georgia"/>
                <w:sz w:val="28"/>
                <w:szCs w:val="28"/>
                <w:lang w:val="en-PH"/>
              </w:rPr>
            </w:pPr>
            <w:ins w:id="241" w:author="Claude" w:date="2026-08-25T05:05:00Z">
              <w:r>
                <w:rPr>
                  <w:rFonts w:ascii="Georgia" w:eastAsia="Georgia" w:hAnsi="Georgia" w:cs="Georgia"/>
                  <w:sz w:val="28"/>
                  <w:szCs w:val="28"/>
                  <w:highlight w:val="green"/>
                  <w:lang w:val="en-PH"/>
                </w:rPr>
                <w:t>The plan prepared by the Transmission Network Provider setting out the timeline and scope of planned transmission facility upgrades and expansions relevant to the integration of new generation capacity, including a Winning Bidder's Awarded Gas Capacity, into the Grid.</w:t>
              </w:r>
            </w:ins>
          </w:p>
        </w:tc>
      </w:tr>
      <w:tr w:rsidR="008E1161" w:rsidRPr="008E1161" w14:paraId="76ABAF1E" w14:textId="77777777" w:rsidTr="5B2EF78A">
        <w:trPr>
          <w:ins w:id="242" w:author="Claude" w:date="2026-08-25T05:05:00Z"/>
        </w:trPr>
        <w:tc>
          <w:tcPr>
            <w:tcW w:w="4680" w:type="dxa"/>
            <w:tcMar>
              <w:top w:w="100" w:type="dxa"/>
              <w:left w:w="100" w:type="dxa"/>
              <w:bottom w:w="100" w:type="dxa"/>
              <w:right w:w="100" w:type="dxa"/>
            </w:tcMar>
          </w:tcPr>
          <w:p w14:paraId="28D1A7BB" w14:textId="77777777" w:rsidR="008E1161" w:rsidRPr="008E1161" w:rsidRDefault="008E1161" w:rsidP="00793471">
            <w:pPr>
              <w:ind w:firstLine="32"/>
              <w:jc w:val="both"/>
              <w:rPr>
                <w:ins w:id="243" w:author="Claude" w:date="2026-08-25T05:05:00Z"/>
                <w:rFonts w:ascii="Georgia" w:eastAsia="Georgia" w:hAnsi="Georgia" w:cs="Georgia"/>
                <w:sz w:val="28"/>
                <w:szCs w:val="28"/>
                <w:lang w:val="en-PH"/>
              </w:rPr>
            </w:pPr>
            <w:commentRangeStart w:id="244"/>
            <w:ins w:id="245" w:author="Claude" w:date="2026-08-25T05:05:00Z">
              <w:r>
                <w:rPr>
                  <w:rFonts w:ascii="Georgia" w:eastAsia="Georgia" w:hAnsi="Georgia" w:cs="Georgia"/>
                  <w:b/>
                  <w:sz w:val="28"/>
                  <w:szCs w:val="28"/>
                  <w:highlight w:val="green"/>
                  <w:lang w:val="en-PH"/>
                </w:rPr>
                <w:t>Transmission Network Provider (TNP)</w:t>
              </w:r>
            </w:ins>
            <w:commentRangeEnd w:id="244"/>
            <w:r w:rsidRPr="008E1161">
              <w:rPr>
                <w:rStyle w:val="CommentReference"/>
                <w:rFonts w:ascii="Georgia" w:eastAsia="Georgia" w:hAnsi="Georgia" w:cs="Georgia"/>
                <w:sz w:val="28"/>
                <w:szCs w:val="28"/>
                <w:lang w:val="en-PH"/>
              </w:rPr>
              <w:commentReference w:id="244"/>
            </w:r>
          </w:p>
        </w:tc>
        <w:tc>
          <w:tcPr>
            <w:tcW w:w="4680" w:type="dxa"/>
            <w:tcMar>
              <w:top w:w="100" w:type="dxa"/>
              <w:left w:w="100" w:type="dxa"/>
              <w:bottom w:w="100" w:type="dxa"/>
              <w:right w:w="100" w:type="dxa"/>
            </w:tcMar>
          </w:tcPr>
          <w:p w14:paraId="0E1C81C9" w14:textId="77777777" w:rsidR="008E1161" w:rsidRPr="008E1161" w:rsidRDefault="008E1161" w:rsidP="00793471">
            <w:pPr>
              <w:ind w:firstLine="30"/>
              <w:jc w:val="both"/>
              <w:rPr>
                <w:ins w:id="246" w:author="Claude" w:date="2026-08-25T05:05:00Z"/>
                <w:rFonts w:ascii="Georgia" w:eastAsia="Georgia" w:hAnsi="Georgia" w:cs="Georgia"/>
                <w:sz w:val="28"/>
                <w:szCs w:val="28"/>
                <w:lang w:val="en-PH"/>
              </w:rPr>
            </w:pPr>
            <w:ins w:id="247" w:author="Claude" w:date="2026-08-25T05:05:00Z">
              <w:r>
                <w:rPr>
                  <w:rFonts w:ascii="Georgia" w:eastAsia="Georgia" w:hAnsi="Georgia" w:cs="Georgia"/>
                  <w:sz w:val="28"/>
                  <w:szCs w:val="28"/>
                  <w:highlight w:val="green"/>
                  <w:lang w:val="en-PH"/>
                </w:rPr>
                <w:t>The entity authorized to own, operate, and maintain the transmission network facilities to which a Winning Bidder's Mid-Merit Natural Gas Facility interconnects.</w:t>
              </w:r>
            </w:ins>
          </w:p>
        </w:tc>
      </w:tr>
      <w:tr w:rsidR="008E1161" w:rsidRPr="008E1161" w14:paraId="51D52FF0" w14:textId="77777777" w:rsidTr="5B2EF78A">
        <w:tc>
          <w:tcPr>
            <w:tcW w:w="4680" w:type="dxa"/>
            <w:tcMar>
              <w:top w:w="100" w:type="dxa"/>
              <w:left w:w="100" w:type="dxa"/>
              <w:bottom w:w="100" w:type="dxa"/>
              <w:right w:w="100" w:type="dxa"/>
            </w:tcMar>
          </w:tcPr>
          <w:p w14:paraId="336A0D75" w14:textId="77777777" w:rsidR="008E1161" w:rsidRPr="008E1161" w:rsidRDefault="008E1161" w:rsidP="00793471">
            <w:pPr>
              <w:ind w:firstLine="32"/>
              <w:jc w:val="both"/>
              <w:rPr>
                <w:rFonts w:ascii="Georgia" w:eastAsia="Georgia" w:hAnsi="Georgia" w:cs="Georgia"/>
                <w:sz w:val="28"/>
                <w:szCs w:val="28"/>
                <w:lang w:val="en-PH"/>
              </w:rPr>
            </w:pPr>
            <w:commentRangeStart w:id="248"/>
            <w:del w:id="249" w:author="Claude" w:date="2026-10-13T09:00:00Z">
              <w:r>
                <w:rPr>
                  <w:rFonts w:ascii="Georgia" w:eastAsia="Georgia" w:hAnsi="Georgia" w:cs="Georgia"/>
                  <w:b/>
                  <w:bCs/>
                  <w:sz w:val="28"/>
                  <w:szCs w:val="28"/>
                  <w:highlight w:val="green"/>
                  <w:lang w:val="en-PH"/>
                </w:rPr>
                <w:delText>WACC</w:delText>
              </w:r>
            </w:del>
            <w:commentRangeStart w:id="250"/>
            <w:ins w:id="251" w:author="Claude" w:date="2026-10-13T09:00:00Z">
              <w:r>
                <w:rPr>
                  <w:rFonts w:ascii="Georgia" w:eastAsia="Georgia" w:hAnsi="Georgia" w:cs="Georgia"/>
                  <w:b/>
                  <w:bCs/>
                  <w:sz w:val="28"/>
                  <w:szCs w:val="28"/>
                  <w:highlight w:val="green"/>
                  <w:lang w:val="en-PH"/>
                </w:rPr>
                <w:t>Weighted Average Cost of Capital (WACC)</w:t>
              </w:r>
            </w:ins>
            <w:commentRangeEnd w:id="250"/>
            <w:r w:rsidRPr="008E1161">
              <w:rPr>
                <w:rStyle w:val="CommentReference"/>
                <w:rFonts w:ascii="Georgia" w:eastAsia="Georgia" w:hAnsi="Georgia" w:cs="Georgia"/>
                <w:sz w:val="28"/>
                <w:szCs w:val="28"/>
                <w:lang w:val="en-PH"/>
              </w:rPr>
              <w:commentReference w:id="250"/>
            </w:r>
            <w:commentRangeEnd w:id="248"/>
            <w:r w:rsidRPr="008E1161">
              <w:rPr>
                <w:rStyle w:val="CommentReference"/>
                <w:rFonts w:ascii="Georgia" w:eastAsia="Georgia" w:hAnsi="Georgia" w:cs="Georgia"/>
                <w:sz w:val="28"/>
                <w:szCs w:val="28"/>
                <w:lang w:val="en-PH"/>
              </w:rPr>
              <w:commentReference w:id="248"/>
            </w:r>
          </w:p>
        </w:tc>
        <w:tc>
          <w:tcPr>
            <w:tcW w:w="4680" w:type="dxa"/>
            <w:tcMar>
              <w:top w:w="100" w:type="dxa"/>
              <w:left w:w="100" w:type="dxa"/>
              <w:bottom w:w="100" w:type="dxa"/>
              <w:right w:w="100" w:type="dxa"/>
            </w:tcMar>
          </w:tcPr>
          <w:p w14:paraId="06930937" w14:textId="77777777" w:rsidR="008E1161" w:rsidRPr="008E1161" w:rsidRDefault="008E1161" w:rsidP="00793471">
            <w:pPr>
              <w:ind w:firstLine="30"/>
              <w:jc w:val="both"/>
              <w:rPr>
                <w:rFonts w:ascii="Georgia" w:eastAsia="Georgia" w:hAnsi="Georgia" w:cs="Georgia"/>
                <w:sz w:val="28"/>
                <w:szCs w:val="28"/>
                <w:lang w:val="en-PH"/>
              </w:rPr>
            </w:pPr>
            <w:del w:id="252" w:author="Claude" w:date="2026-10-13T09:00:00Z">
              <w:r>
                <w:rPr>
                  <w:rFonts w:ascii="Georgia" w:eastAsia="Georgia" w:hAnsi="Georgia" w:cs="Georgia"/>
                  <w:sz w:val="28"/>
                  <w:szCs w:val="28"/>
                  <w:highlight w:val="green"/>
                  <w:lang w:val="en-PH"/>
                </w:rPr>
                <w:delText>Weighted Average Cost of Capital; the</w:delText>
              </w:r>
            </w:del>
            <w:ins w:id="253" w:author="Claude" w:date="2026-10-13T09:00:00Z">
              <w:r>
                <w:rPr>
                  <w:rFonts w:ascii="Georgia" w:eastAsia="Georgia" w:hAnsi="Georgia" w:cs="Georgia"/>
                  <w:sz w:val="28"/>
                  <w:szCs w:val="28"/>
                  <w:highlight w:val="green"/>
                  <w:lang w:val="en-PH"/>
                </w:rPr>
                <w:t>The</w:t>
              </w:r>
            </w:ins>
            <w:r>
              <w:rPr>
                <w:rFonts w:ascii="Georgia" w:eastAsia="Georgia" w:hAnsi="Georgia" w:cs="Georgia"/>
                <w:sz w:val="28"/>
                <w:szCs w:val="28"/>
                <w:lang w:val="en-PH"/>
              </w:rPr>
              <w:t xml:space="preserve"> blended rate of return required by both debt holders and equity investors in a Mid-Merit Natural Gas Facility, weighted by the respective shares of debt and equity in the project's financing structure.</w:t>
            </w:r>
          </w:p>
        </w:tc>
      </w:tr>
      <w:tr w:rsidR="008E1161" w:rsidRPr="008E1161" w14:paraId="4162723F" w14:textId="77777777" w:rsidTr="5B2EF78A">
        <w:tc>
          <w:tcPr>
            <w:tcW w:w="4680" w:type="dxa"/>
            <w:tcMar>
              <w:top w:w="100" w:type="dxa"/>
              <w:left w:w="100" w:type="dxa"/>
              <w:bottom w:w="100" w:type="dxa"/>
              <w:right w:w="100" w:type="dxa"/>
            </w:tcMar>
          </w:tcPr>
          <w:p w14:paraId="7A9CE36D" w14:textId="77777777" w:rsidR="008E1161" w:rsidRPr="008E1161" w:rsidRDefault="008E1161" w:rsidP="00793471">
            <w:pPr>
              <w:ind w:firstLine="32"/>
              <w:jc w:val="both"/>
              <w:rPr>
                <w:rFonts w:ascii="Georgia" w:eastAsia="Georgia" w:hAnsi="Georgia" w:cs="Georgia"/>
                <w:sz w:val="28"/>
                <w:szCs w:val="28"/>
                <w:lang w:val="en-PH"/>
              </w:rPr>
            </w:pPr>
            <w:commentRangeStart w:id="254"/>
            <w:del w:id="255" w:author="Claude" w:date="2026-10-13T09:00:00Z">
              <w:r>
                <w:rPr>
                  <w:rFonts w:ascii="Georgia" w:eastAsia="Georgia" w:hAnsi="Georgia" w:cs="Georgia"/>
                  <w:b/>
                  <w:bCs/>
                  <w:sz w:val="28"/>
                  <w:szCs w:val="28"/>
                  <w:highlight w:val="green"/>
                  <w:lang w:val="en-PH"/>
                </w:rPr>
                <w:delText>WESM</w:delText>
              </w:r>
            </w:del>
            <w:commentRangeStart w:id="256"/>
            <w:ins w:id="257" w:author="Claude" w:date="2026-10-13T09:00:00Z">
              <w:r>
                <w:rPr>
                  <w:rFonts w:ascii="Georgia" w:eastAsia="Georgia" w:hAnsi="Georgia" w:cs="Georgia"/>
                  <w:b/>
                  <w:bCs/>
                  <w:sz w:val="28"/>
                  <w:szCs w:val="28"/>
                  <w:highlight w:val="green"/>
                  <w:lang w:val="en-PH"/>
                </w:rPr>
                <w:t>Wholesale Electricity Spot Market (WESM)</w:t>
              </w:r>
            </w:ins>
            <w:commentRangeEnd w:id="256"/>
            <w:r w:rsidRPr="008E1161">
              <w:rPr>
                <w:rStyle w:val="CommentReference"/>
                <w:rFonts w:ascii="Georgia" w:eastAsia="Georgia" w:hAnsi="Georgia" w:cs="Georgia"/>
                <w:sz w:val="28"/>
                <w:szCs w:val="28"/>
                <w:lang w:val="en-PH"/>
              </w:rPr>
              <w:commentReference w:id="256"/>
            </w:r>
            <w:commentRangeEnd w:id="254"/>
            <w:r w:rsidRPr="008E1161">
              <w:rPr>
                <w:rStyle w:val="CommentReference"/>
                <w:rFonts w:ascii="Georgia" w:eastAsia="Georgia" w:hAnsi="Georgia" w:cs="Georgia"/>
                <w:sz w:val="28"/>
                <w:szCs w:val="28"/>
                <w:lang w:val="en-PH"/>
              </w:rPr>
              <w:commentReference w:id="254"/>
            </w:r>
          </w:p>
        </w:tc>
        <w:tc>
          <w:tcPr>
            <w:tcW w:w="4680" w:type="dxa"/>
            <w:tcMar>
              <w:top w:w="100" w:type="dxa"/>
              <w:left w:w="100" w:type="dxa"/>
              <w:bottom w:w="100" w:type="dxa"/>
              <w:right w:w="100" w:type="dxa"/>
            </w:tcMar>
          </w:tcPr>
          <w:p w14:paraId="6FCDB33F" w14:textId="77777777" w:rsidR="008E1161" w:rsidRPr="008E1161" w:rsidRDefault="008E1161" w:rsidP="00793471">
            <w:pPr>
              <w:ind w:firstLine="30"/>
              <w:jc w:val="both"/>
              <w:rPr>
                <w:rFonts w:ascii="Georgia" w:eastAsia="Georgia" w:hAnsi="Georgia" w:cs="Georgia"/>
                <w:sz w:val="28"/>
                <w:szCs w:val="28"/>
                <w:lang w:val="en-PH"/>
              </w:rPr>
            </w:pPr>
            <w:del w:id="258" w:author="Claude" w:date="2026-10-13T09:00:00Z">
              <w:r>
                <w:rPr>
                  <w:rFonts w:ascii="Georgia" w:eastAsia="Georgia" w:hAnsi="Georgia" w:cs="Georgia"/>
                  <w:sz w:val="28"/>
                  <w:szCs w:val="28"/>
                  <w:highlight w:val="green"/>
                  <w:lang w:val="en-PH"/>
                </w:rPr>
                <w:delText>Wholesale Electricity Spot Market, established</w:delText>
              </w:r>
            </w:del>
            <w:ins w:id="259" w:author="Claude" w:date="2026-10-13T09:00:00Z">
              <w:r>
                <w:rPr>
                  <w:rFonts w:ascii="Georgia" w:eastAsia="Georgia" w:hAnsi="Georgia" w:cs="Georgia"/>
                  <w:sz w:val="28"/>
                  <w:szCs w:val="28"/>
                  <w:highlight w:val="green"/>
                  <w:lang w:val="en-PH"/>
                </w:rPr>
                <w:t>The market established</w:t>
              </w:r>
            </w:ins>
            <w:r>
              <w:rPr>
                <w:rFonts w:ascii="Georgia" w:eastAsia="Georgia" w:hAnsi="Georgia" w:cs="Georgia"/>
                <w:sz w:val="28"/>
                <w:szCs w:val="28"/>
                <w:lang w:val="en-PH"/>
              </w:rPr>
              <w:t xml:space="preserve"> under Section 30 of the EPIRA.</w:t>
            </w:r>
          </w:p>
        </w:tc>
      </w:tr>
      <w:tr w:rsidR="008E1161" w:rsidRPr="008E1161" w14:paraId="06E68621" w14:textId="77777777" w:rsidTr="5B2EF78A">
        <w:tc>
          <w:tcPr>
            <w:tcW w:w="4680" w:type="dxa"/>
            <w:tcMar>
              <w:top w:w="100" w:type="dxa"/>
              <w:left w:w="100" w:type="dxa"/>
              <w:bottom w:w="100" w:type="dxa"/>
              <w:right w:w="100" w:type="dxa"/>
            </w:tcMar>
          </w:tcPr>
          <w:p w14:paraId="78C5A630" w14:textId="77777777" w:rsidR="008E1161" w:rsidRPr="008E1161" w:rsidRDefault="008E1161" w:rsidP="00793471">
            <w:pPr>
              <w:ind w:firstLine="32"/>
              <w:jc w:val="both"/>
              <w:rPr>
                <w:rFonts w:ascii="Georgia" w:eastAsia="Georgia" w:hAnsi="Georgia" w:cs="Georgia"/>
                <w:sz w:val="28"/>
                <w:szCs w:val="28"/>
                <w:lang w:val="en-PH"/>
              </w:rPr>
            </w:pPr>
            <w:commentRangeStart w:id="260"/>
            <w:r>
              <w:rPr>
                <w:rFonts w:ascii="Georgia" w:eastAsia="Georgia" w:hAnsi="Georgia" w:cs="Georgia"/>
                <w:b/>
                <w:bCs/>
                <w:sz w:val="28"/>
                <w:szCs w:val="28"/>
                <w:lang w:val="en-PH"/>
              </w:rPr>
              <w:t>Winning Bidder</w:t>
            </w:r>
            <w:commentRangeEnd w:id="260"/>
            <w:r w:rsidRPr="008E1161">
              <w:rPr>
                <w:rStyle w:val="CommentReference"/>
                <w:rFonts w:ascii="Georgia" w:eastAsia="Georgia" w:hAnsi="Georgia" w:cs="Georgia"/>
                <w:sz w:val="28"/>
                <w:szCs w:val="28"/>
                <w:lang w:val="en-PH"/>
              </w:rPr>
              <w:commentReference w:id="260"/>
            </w:r>
          </w:p>
        </w:tc>
        <w:tc>
          <w:tcPr>
            <w:tcW w:w="4680" w:type="dxa"/>
            <w:tcMar>
              <w:top w:w="100" w:type="dxa"/>
              <w:left w:w="100" w:type="dxa"/>
              <w:bottom w:w="100" w:type="dxa"/>
              <w:right w:w="100" w:type="dxa"/>
            </w:tcMar>
          </w:tcPr>
          <w:p w14:paraId="51856E55" w14:textId="77777777" w:rsidR="008E1161" w:rsidRPr="008E1161" w:rsidRDefault="008E1161" w:rsidP="00793471">
            <w:pPr>
              <w:ind w:firstLine="30"/>
              <w:jc w:val="both"/>
              <w:rPr>
                <w:rFonts w:ascii="Georgia" w:eastAsia="Georgia" w:hAnsi="Georgia" w:cs="Georgia"/>
                <w:sz w:val="28"/>
                <w:szCs w:val="28"/>
                <w:lang w:val="en-PH"/>
              </w:rPr>
            </w:pPr>
            <w:del w:id="261" w:author="Claude" w:date="2026-07-28T10:17:00Z">
              <w:r>
                <w:rPr>
                  <w:rFonts w:ascii="Georgia" w:eastAsia="Georgia" w:hAnsi="Georgia" w:cs="Georgia"/>
                  <w:sz w:val="28"/>
                  <w:szCs w:val="28"/>
                  <w:highlight w:val="green"/>
                  <w:lang w:val="en-PH"/>
                </w:rPr>
                <w:delText>A Qualified Bidder that has been issued a Certificate of Award by the DOE upon completion of an Auction Round, with an endorsed Gas Auction Price by the Commission.</w:delText>
              </w:r>
            </w:del>
            <w:ins w:id="262" w:author="Claude" w:date="2026-07-28T10:17:00Z">
              <w:r>
                <w:rPr>
                  <w:rFonts w:ascii="Georgia" w:eastAsia="Georgia" w:hAnsi="Georgia" w:cs="Georgia"/>
                  <w:sz w:val="28"/>
                  <w:szCs w:val="28"/>
                  <w:highlight w:val="green"/>
                  <w:lang w:val="en-PH"/>
                </w:rPr>
                <w:t>A Qualified Bidder that has been issued a Certificate of Award by the DOE upon completion of an Auction Round, with a Gas Auction Price endorsed by the DOE and approved by the Commission.</w:t>
              </w:r>
            </w:ins>
          </w:p>
        </w:tc>
      </w:tr>
    </w:tbl>
    <w:p w14:paraId="54B44BE5" w14:textId="77777777" w:rsidR="008E1161" w:rsidRPr="008E1161" w:rsidRDefault="008E1161" w:rsidP="008E1161">
      <w:pPr>
        <w:ind w:firstLine="720"/>
        <w:jc w:val="both"/>
        <w:rPr>
          <w:rFonts w:ascii="Georgia" w:eastAsia="Georgia" w:hAnsi="Georgia" w:cs="Georgia"/>
          <w:sz w:val="28"/>
          <w:szCs w:val="28"/>
          <w:lang w:val="en-PH"/>
        </w:rPr>
      </w:pPr>
    </w:p>
    <w:p w14:paraId="23D07AF7" w14:textId="77777777" w:rsidR="008E1161" w:rsidRPr="008E1161" w:rsidRDefault="008E1161" w:rsidP="008E1161">
      <w:pPr>
        <w:ind w:firstLine="720"/>
        <w:jc w:val="both"/>
        <w:rPr>
          <w:rFonts w:ascii="Georgia" w:eastAsia="Georgia" w:hAnsi="Georgia" w:cs="Georgia"/>
          <w:sz w:val="28"/>
          <w:szCs w:val="28"/>
          <w:lang w:val="en-PH"/>
        </w:rPr>
      </w:pPr>
    </w:p>
    <w:p w14:paraId="100A295B" w14:textId="77777777" w:rsidR="00793471" w:rsidRPr="008E1161" w:rsidRDefault="008E1161" w:rsidP="00793471">
      <w:pPr>
        <w:jc w:val="center"/>
        <w:rPr>
          <w:rFonts w:ascii="Georgia" w:eastAsia="Georgia" w:hAnsi="Georgia" w:cs="Georgia"/>
          <w:b/>
          <w:bCs/>
          <w:sz w:val="28"/>
          <w:szCs w:val="28"/>
          <w:lang w:val="en-PH"/>
        </w:rPr>
      </w:pPr>
      <w:bookmarkStart w:id="263" w:name="_b549u63xraid" w:colFirst="0" w:colLast="0"/>
      <w:bookmarkEnd w:id="263"/>
      <w:r>
        <w:rPr>
          <w:rFonts w:ascii="Georgia" w:eastAsia="Georgia" w:hAnsi="Georgia" w:cs="Georgia"/>
          <w:b/>
          <w:bCs/>
          <w:sz w:val="28"/>
          <w:szCs w:val="28"/>
          <w:lang w:val="en-PH"/>
        </w:rPr>
        <w:t>RULE 2</w:t>
      </w:r>
    </w:p>
    <w:p w14:paraId="70E13071" w14:textId="77777777" w:rsidR="00793471" w:rsidRDefault="008E1161" w:rsidP="00793471">
      <w:pPr>
        <w:jc w:val="center"/>
        <w:rPr>
          <w:rFonts w:ascii="Georgia" w:eastAsia="Georgia" w:hAnsi="Georgia" w:cs="Georgia"/>
          <w:b/>
          <w:bCs/>
          <w:sz w:val="28"/>
          <w:szCs w:val="28"/>
          <w:lang w:val="en-PH"/>
        </w:rPr>
      </w:pPr>
      <w:bookmarkStart w:id="264" w:name="_koe822imqdzq" w:colFirst="0" w:colLast="0"/>
      <w:bookmarkEnd w:id="264"/>
      <w:r>
        <w:rPr>
          <w:rFonts w:ascii="Georgia" w:eastAsia="Georgia" w:hAnsi="Georgia" w:cs="Georgia"/>
          <w:b/>
          <w:bCs/>
          <w:sz w:val="28"/>
          <w:szCs w:val="28"/>
          <w:lang w:val="en-PH"/>
        </w:rPr>
        <w:t xml:space="preserve">GAS AUCTION THRESHOLD (GAT) PRICE </w:t>
      </w:r>
    </w:p>
    <w:p w14:paraId="0A0C5B96" w14:textId="77777777" w:rsidR="008E1161" w:rsidRPr="00793471" w:rsidRDefault="008E1161" w:rsidP="00793471">
      <w:pPr>
        <w:jc w:val="center"/>
        <w:rPr>
          <w:rFonts w:ascii="Georgia" w:eastAsia="Georgia" w:hAnsi="Georgia" w:cs="Georgia"/>
          <w:b/>
          <w:bCs/>
          <w:sz w:val="28"/>
          <w:szCs w:val="28"/>
          <w:lang w:val="en-PH"/>
        </w:rPr>
      </w:pPr>
      <w:r>
        <w:rPr>
          <w:rFonts w:ascii="Georgia" w:eastAsia="Georgia" w:hAnsi="Georgia" w:cs="Georgia"/>
          <w:b/>
          <w:bCs/>
          <w:sz w:val="28"/>
          <w:szCs w:val="28"/>
          <w:lang w:val="en-PH"/>
        </w:rPr>
        <w:t>DETERMINATION METHODOLOGY</w:t>
      </w:r>
    </w:p>
    <w:p w14:paraId="172238A0" w14:textId="77777777" w:rsidR="00793471" w:rsidRPr="008E1161" w:rsidRDefault="00793471" w:rsidP="008E1161">
      <w:pPr>
        <w:ind w:firstLine="720"/>
        <w:jc w:val="both"/>
        <w:rPr>
          <w:rFonts w:ascii="Georgia" w:eastAsia="Georgia" w:hAnsi="Georgia" w:cs="Georgia"/>
          <w:sz w:val="28"/>
          <w:szCs w:val="28"/>
          <w:lang w:val="en-PH"/>
        </w:rPr>
      </w:pPr>
    </w:p>
    <w:p w14:paraId="16E30F45" w14:textId="77777777" w:rsidR="008E1161" w:rsidRPr="008E1161" w:rsidRDefault="008E1161" w:rsidP="00915078">
      <w:pPr>
        <w:jc w:val="both"/>
        <w:rPr>
          <w:rFonts w:ascii="Georgia" w:eastAsia="Georgia" w:hAnsi="Georgia" w:cs="Georgia"/>
          <w:sz w:val="28"/>
          <w:szCs w:val="28"/>
          <w:lang w:val="en-PH"/>
        </w:rPr>
      </w:pPr>
      <w:commentRangeStart w:id="265"/>
      <w:commentRangeStart w:id="266"/>
      <w:commentRangeStart w:id="267"/>
      <w:r>
        <w:rPr>
          <w:rFonts w:ascii="Georgia" w:eastAsia="Georgia" w:hAnsi="Georgia" w:cs="Georgia"/>
          <w:b/>
          <w:bCs/>
          <w:sz w:val="28"/>
          <w:szCs w:val="28"/>
          <w:lang w:val="en-PH"/>
        </w:rPr>
        <w:lastRenderedPageBreak/>
        <w:t>Section 5. Purpose and Function of the GAT Price.</w:t>
      </w:r>
      <w:commentRangeEnd w:id="267"/>
      <w:r>
        <w:rPr>
          <w:rStyle w:val="CommentReference"/>
          <w:rFonts w:ascii="Georgia" w:eastAsia="Georgia" w:hAnsi="Georgia" w:cs="Georgia"/>
          <w:sz w:val="28"/>
          <w:szCs w:val="28"/>
          <w:lang w:val="en-PH"/>
        </w:rPr>
        <w:commentReference w:id="267"/>
      </w:r>
      <w:commentRangeEnd w:id="266"/>
      <w:r>
        <w:rPr>
          <w:rStyle w:val="CommentReference"/>
          <w:rFonts w:ascii="Georgia" w:eastAsia="Georgia" w:hAnsi="Georgia" w:cs="Georgia"/>
          <w:sz w:val="28"/>
          <w:szCs w:val="28"/>
          <w:lang w:val="en-PH"/>
        </w:rPr>
        <w:commentReference w:id="266"/>
      </w:r>
      <w:commentRangeEnd w:id="265"/>
      <w:r>
        <w:rPr>
          <w:rStyle w:val="CommentReference"/>
          <w:rFonts w:ascii="Georgia" w:eastAsia="Georgia" w:hAnsi="Georgia" w:cs="Georgia"/>
          <w:sz w:val="28"/>
          <w:szCs w:val="28"/>
          <w:lang w:val="en-PH"/>
        </w:rPr>
        <w:commentReference w:id="265"/>
      </w:r>
      <w:r>
        <w:rPr>
          <w:rFonts w:ascii="Georgia" w:eastAsia="Georgia" w:hAnsi="Georgia" w:cs="Georgia"/>
          <w:sz w:val="28"/>
          <w:szCs w:val="28"/>
          <w:lang w:val="en-PH"/>
        </w:rPr>
        <w:t xml:space="preserve"> The GAT Price is the price ceiling for each Auction Round under the Mid-Merit Natural Gas Capacity Auction Program. It represents the maximum levelized non-fuel cost per kilowatt-hour at which mid-merit natural gas generation capacity may be economically developed, financed, and operated in the Philippines, computed using a set of financial and technical assumptions. Any Price Offer submitted by a Qualified Bidder that exceeds the GAT Price for the applicable Facility Type shall be automatically disqualified</w:t>
      </w:r>
      <w:commentRangeStart w:id="268"/>
      <w:commentRangeStart w:id="2494"/>
      <w:r>
        <w:rPr>
          <w:rFonts w:ascii="Georgia" w:eastAsia="Georgia" w:hAnsi="Georgia" w:cs="Georgia"/>
          <w:sz w:val="28"/>
          <w:szCs w:val="28"/>
          <w:lang w:val="en-PH"/>
        </w:rPr>
        <w:t>.</w:t>
      </w:r>
      <w:ins w:id="269" w:author="Claude" w:date="2026-08-25T23:48:00Z">
        <w:r>
          <w:rPr>
            <w:rFonts w:ascii="Georgia" w:eastAsia="Georgia" w:hAnsi="Georgia" w:cs="Georgia"/>
            <w:sz w:val="28"/>
            <w:szCs w:val="28"/>
            <w:highlight w:val="green"/>
            <w:lang w:val="en-PH"/>
          </w:rPr>
          <w:t xml:space="preserve"> Because the Fuel Cost recoverable through the Fuel Cost Pass-Through mechanism is itself capped, for every Winning Bidder of a given Facility Type, </w:t>
        </w:r>
        <w:del w:id="33587" w:author="Claude" w:date="2026-10-19T09:00:00Z">
          <w:r>
            <w:rPr>
              <w:rFonts w:ascii="Georgia" w:eastAsia="Georgia" w:hAnsi="Georgia" w:cs="Georgia"/>
              <w:sz w:val="28"/>
              <w:szCs w:val="28"/>
              <w:highlight w:val="green"/>
              <w:lang w:val="en-PH"/>
            </w:rPr>
            <w:delText xml:space="preserve">at the same Gas Price Benchmark and the same Reference Heat Rate Cap under Rule 3</w:delText>
          </w:r>
        </w:del>
      </w:ins>
      <w:ins w:id="33588" w:author="Claude" w:date="2026-10-19T09:00:00Z">
        <w:r>
          <w:rPr>
            <w:rFonts w:ascii="Georgia" w:eastAsia="Georgia" w:hAnsi="Georgia" w:cs="Georgia"/>
            <w:sz w:val="28"/>
            <w:szCs w:val="28"/>
            <w:highlight w:val="green"/>
            <w:lang w:val="en-PH"/>
          </w:rPr>
          <w:t xml:space="preserve">at the same Gas Price Benchmark, the same Allowable Add-On Cost Caps, and the same Reference Heat Rate Cap under Rule 3</w:t>
        </w:r>
      </w:ins>
      <w:ins w:id="33589" w:author="Claude" w:date="2026-08-25T23:48:00Z">
        <w:r>
          <w:rPr>
            <w:rFonts w:ascii="Georgia" w:eastAsia="Georgia" w:hAnsi="Georgia" w:cs="Georgia"/>
            <w:sz w:val="28"/>
            <w:szCs w:val="28"/>
            <w:highlight w:val="green"/>
            <w:lang w:val="en-PH"/>
          </w:rPr>
          <w:t xml:space="preserve"> of these Rules, </w:t>
        </w:r>
        <w:del w:id="270" w:author="Claude" w:date="2026-10-08T09:00:00Z">
          <w:r>
            <w:rPr>
              <w:rFonts w:ascii="Georgia" w:eastAsia="Georgia" w:hAnsi="Georgia" w:cs="Georgia"/>
              <w:sz w:val="28"/>
              <w:szCs w:val="28"/>
              <w:highlight w:val="green"/>
              <w:lang w:val="en-PH"/>
            </w:rPr>
            <w:delText>the fuel cost component cannot itself be a source of total-rate divergence between Bidders of the same Facility Type; the competitively bid GAT Price accordingly remains the operative determinant of least-cost selection among such Bidders.</w:delText>
          </w:r>
        </w:del>
      </w:ins>
      <w:commentRangeStart w:id="271"/>
      <w:ins w:id="272" w:author="Claude" w:date="2026-10-08T09:00:00Z">
        <w:r>
          <w:rPr>
            <w:rFonts w:ascii="Georgia" w:eastAsia="Georgia" w:hAnsi="Georgia" w:cs="Georgia"/>
            <w:sz w:val="28"/>
            <w:szCs w:val="28"/>
            <w:highlight w:val="green"/>
            <w:lang w:val="en-PH"/>
          </w:rPr>
          <w:t xml:space="preserve">the recoverable fuel cost of every such Bidder is subject to the same ceiling, although actual Fuel Costs below that ceiling may still differ between Bidders </w:t>
        </w:r>
        <w:del w:id="33590" w:author="Claude" w:date="2026-10-19T09:00:00Z">
          <w:r>
            <w:rPr>
              <w:rFonts w:ascii="Georgia" w:eastAsia="Georgia" w:hAnsi="Georgia" w:cs="Georgia"/>
              <w:sz w:val="28"/>
              <w:szCs w:val="28"/>
              <w:highlight w:val="green"/>
              <w:lang w:val="en-PH"/>
            </w:rPr>
            <w:delText xml:space="preserve">by gas source, contract terms, and actual Heat Rate;</w:delText>
          </w:r>
        </w:del>
      </w:ins>
      <w:ins w:id="33591" w:author="Claude" w:date="2026-10-19T09:00:00Z">
        <w:r>
          <w:rPr>
            <w:rFonts w:ascii="Georgia" w:eastAsia="Georgia" w:hAnsi="Georgia" w:cs="Georgia"/>
            <w:sz w:val="28"/>
            <w:szCs w:val="28"/>
            <w:highlight w:val="green"/>
            <w:lang w:val="en-PH"/>
          </w:rPr>
          <w:t xml:space="preserve">by gas source, contract terms, logistics arrangements, and actual Heat Rate;</w:t>
        </w:r>
      </w:ins>
      <w:ins w:id="33592" w:author="Claude" w:date="2026-10-08T09:00:00Z">
        <w:r>
          <w:rPr>
            <w:rFonts w:ascii="Georgia" w:eastAsia="Georgia" w:hAnsi="Georgia" w:cs="Georgia"/>
            <w:sz w:val="28"/>
            <w:szCs w:val="28"/>
            <w:highlight w:val="green"/>
            <w:lang w:val="en-PH"/>
          </w:rPr>
          <w:t xml:space="preserve"> </w:t>
        </w:r>
        <w:del w:id="32213" w:author="Claude" w:date="2026-10-19T09:00:00Z">
          <w:r>
            <w:rPr>
              <w:rFonts w:ascii="Georgia" w:eastAsia="Georgia" w:hAnsi="Georgia" w:cs="Georgia"/>
              <w:sz w:val="28"/>
              <w:szCs w:val="28"/>
              <w:highlight w:val="cyan"/>
              <w:lang w:val="en-PH"/>
            </w:rPr>
            <w:delText xml:space="preserve">Price Offers are accordingly ranked on the non-fuel Price Offer, consistent with Section 4.3 of the Terms of Reference.</w:delText>
          </w:r>
        </w:del>
      </w:ins>
      <w:ins w:id="32214" w:author="Claude" w:date="2026-10-19T09:00:00Z">
        <w:del w:id="33593" w:author="Claude" w:date="2026-10-19T09:00:00Z">
          <w:r>
            <w:rPr>
              <w:rFonts w:ascii="Georgia" w:eastAsia="Georgia" w:hAnsi="Georgia" w:cs="Georgia"/>
              <w:sz w:val="28"/>
              <w:szCs w:val="28"/>
              <w:highlight w:val="cyan"/>
              <w:lang w:val="en-PH"/>
            </w:rPr>
            <w:delText xml:space="preserve">Price Offers, which include the Capped Landed Logistics Cost component under Section 8.6 but exclude the Reference Gas Price commodity cost,</w:delText>
          </w:r>
        </w:del>
      </w:ins>
      <w:ins w:id="33594" w:author="Claude" w:date="2026-10-19T09:00:00Z">
        <w:r>
          <w:rPr>
            <w:rFonts w:ascii="Georgia" w:eastAsia="Georgia" w:hAnsi="Georgia" w:cs="Georgia"/>
            <w:sz w:val="28"/>
            <w:szCs w:val="28"/>
            <w:highlight w:val="green"/>
            <w:lang w:val="en-PH"/>
          </w:rPr>
          <w:t xml:space="preserve">Price Offers, which cover the capital recovery and O&amp;M components under Section 8.6 and exclude the whole of the Fuel Cost (the fuel commodity cost and the Capped Landed Logistics Cost),</w:t>
        </w:r>
      </w:ins>
      <w:ins w:id="33595" w:author="Claude" w:date="2026-10-19T09:00:00Z">
        <w:r>
          <w:rPr>
            <w:rFonts w:ascii="Georgia" w:eastAsia="Georgia" w:hAnsi="Georgia" w:cs="Georgia"/>
            <w:sz w:val="28"/>
            <w:szCs w:val="28"/>
            <w:highlight w:val="cyan"/>
            <w:lang w:val="en-PH"/>
          </w:rPr>
          <w:t xml:space="preserve"> are accordingly ranked on the non-fuel Price Offer within each declared Fuel Source Category, consistent with Sections 4.3 and 10.2 of the Terms of Reference.</w:t>
        </w:r>
      </w:ins>
      <w:commentRangeEnd w:id="271"/>
      <w:r w:rsidRPr="008E1161">
        <w:rPr>
          <w:rStyle w:val="CommentReference"/>
          <w:rFonts w:ascii="Georgia" w:eastAsia="Georgia" w:hAnsi="Georgia" w:cs="Georgia"/>
          <w:sz w:val="28"/>
          <w:szCs w:val="28"/>
          <w:lang w:val="en-PH"/>
        </w:rPr>
        <w:commentReference w:id="271"/>
      </w:r>
      <w:commentRangeEnd w:id="2494"/>
      <w:commentRangeEnd w:id="268"/>
      <w:r w:rsidR="00397FA4" w:rsidRPr="008E1161">
        <w:rPr>
          <w:rStyle w:val="CommentReference"/>
          <w:rFonts w:ascii="Georgia" w:eastAsia="Georgia" w:hAnsi="Georgia" w:cs="Georgia"/>
          <w:sz w:val="28"/>
          <w:szCs w:val="28"/>
          <w:lang w:val="en-PH"/>
        </w:rPr>
        <w:commentReference w:id="268"/>
      </w:r>
      <w:r>
        <w:rPr>
          <w:rStyle w:val="CommentReference"/>
        </w:rPr>
        <w:commentReference w:id="2494"/>
      </w:r>
    </w:p>
    <w:p w14:paraId="1FCD85F0" w14:textId="77777777" w:rsidR="008E1161" w:rsidRPr="008E1161" w:rsidRDefault="008E1161" w:rsidP="008E1161">
      <w:pPr>
        <w:ind w:firstLine="720"/>
        <w:jc w:val="both"/>
        <w:rPr>
          <w:rFonts w:ascii="Georgia" w:eastAsia="Georgia" w:hAnsi="Georgia" w:cs="Georgia"/>
          <w:sz w:val="28"/>
          <w:szCs w:val="28"/>
          <w:lang w:val="en-PH"/>
        </w:rPr>
      </w:pPr>
    </w:p>
    <w:p w14:paraId="2A9800AF"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sz w:val="28"/>
          <w:szCs w:val="28"/>
          <w:lang w:val="en-PH"/>
        </w:rPr>
        <w:t xml:space="preserve">The GAT Price covers the Winning Bidder’s non-fuel generation costs, including capital recovery, financing costs, fixed and variable Operations and Maintenance (O&amp;M) costs, General and Administrative (G&amp;A) costs, applicable local and national taxes, and return on equity. </w:t>
      </w:r>
      <w:del w:id="33596" w:author="Claude" w:date="2026-10-19T09:00:00Z">
        <w:r>
          <w:rPr>
            <w:rFonts w:ascii="Georgia" w:eastAsia="Georgia" w:hAnsi="Georgia" w:cs="Georgia"/>
            <w:sz w:val="28"/>
            <w:szCs w:val="28"/>
            <w:highlight w:val="green"/>
            <w:lang w:val="en-PH"/>
          </w:rPr>
          <w:delText xml:space="preserve">Fuel Costs are excluded from the GAT Price and the resulting Gas Auction Price and are recovered separately</w:delText>
        </w:r>
      </w:del>
      <w:ins w:id="33597" w:author="Claude" w:date="2026-10-19T09:00:00Z">
        <w:r>
          <w:rPr>
            <w:rFonts w:ascii="Georgia" w:eastAsia="Georgia" w:hAnsi="Georgia" w:cs="Georgia"/>
            <w:sz w:val="28"/>
            <w:szCs w:val="28"/>
            <w:highlight w:val="green"/>
            <w:lang w:val="en-PH"/>
          </w:rPr>
          <w:t xml:space="preserve">Fuel Costs, comprising the fuel commodity cost and the Capped Landed Logistics Cost (the Allowable Add-On Costs under Section 17), are excluded from the GAT Price and the resulting Gas Auction Price and are recovered separately, each component up to its cap,</w:t>
        </w:r>
      </w:ins>
      <w:r>
        <w:rPr>
          <w:rFonts w:ascii="Georgia" w:eastAsia="Georgia" w:hAnsi="Georgia" w:cs="Georgia"/>
          <w:sz w:val="28"/>
          <w:szCs w:val="28"/>
          <w:lang w:val="en-PH"/>
        </w:rPr>
        <w:t xml:space="preserve"> through the Fuel Cost Pass-Through mechanism governed by Rule 4 of these Rules.</w:t>
      </w:r>
    </w:p>
    <w:p w14:paraId="245F11C4" w14:textId="77777777" w:rsidR="008E1161" w:rsidRPr="008E1161" w:rsidRDefault="008E1161" w:rsidP="008E1161">
      <w:pPr>
        <w:ind w:firstLine="720"/>
        <w:jc w:val="both"/>
        <w:rPr>
          <w:rFonts w:ascii="Georgia" w:eastAsia="Georgia" w:hAnsi="Georgia" w:cs="Georgia"/>
          <w:sz w:val="28"/>
          <w:szCs w:val="28"/>
          <w:lang w:val="en-PH"/>
        </w:rPr>
      </w:pPr>
    </w:p>
    <w:p w14:paraId="6E395E06" w14:textId="77777777" w:rsidR="008E1161" w:rsidRPr="008E1161" w:rsidRDefault="008E1161" w:rsidP="00915078">
      <w:pPr>
        <w:jc w:val="both"/>
        <w:rPr>
          <w:rFonts w:ascii="Georgia" w:eastAsia="Georgia" w:hAnsi="Georgia" w:cs="Georgia"/>
          <w:sz w:val="28"/>
          <w:szCs w:val="28"/>
          <w:lang w:val="en-PH"/>
        </w:rPr>
      </w:pPr>
      <w:commentRangeStart w:id="273"/>
      <w:commentRangeStart w:id="274"/>
      <w:commentRangeStart w:id="275"/>
      <w:r>
        <w:rPr>
          <w:rFonts w:ascii="Georgia" w:eastAsia="Georgia" w:hAnsi="Georgia" w:cs="Georgia"/>
          <w:b/>
          <w:bCs/>
          <w:sz w:val="28"/>
          <w:szCs w:val="28"/>
          <w:lang w:val="en-PH"/>
        </w:rPr>
        <w:t>Section 6. Facility Types and Applicable GAT Prices.</w:t>
      </w:r>
      <w:commentRangeEnd w:id="275"/>
      <w:r>
        <w:rPr>
          <w:rStyle w:val="CommentReference"/>
          <w:rFonts w:ascii="Georgia" w:eastAsia="Georgia" w:hAnsi="Georgia" w:cs="Georgia"/>
          <w:sz w:val="28"/>
          <w:szCs w:val="28"/>
          <w:lang w:val="en-PH"/>
        </w:rPr>
        <w:commentReference w:id="275"/>
      </w:r>
      <w:commentRangeEnd w:id="274"/>
      <w:r>
        <w:rPr>
          <w:rStyle w:val="CommentReference"/>
          <w:rFonts w:ascii="Georgia" w:eastAsia="Georgia" w:hAnsi="Georgia" w:cs="Georgia"/>
          <w:sz w:val="28"/>
          <w:szCs w:val="28"/>
          <w:lang w:val="en-PH"/>
        </w:rPr>
        <w:commentReference w:id="274"/>
      </w:r>
      <w:commentRangeEnd w:id="273"/>
      <w:r>
        <w:rPr>
          <w:rStyle w:val="CommentReference"/>
          <w:rFonts w:ascii="Georgia" w:eastAsia="Georgia" w:hAnsi="Georgia" w:cs="Georgia"/>
          <w:sz w:val="28"/>
          <w:szCs w:val="28"/>
          <w:lang w:val="en-PH"/>
        </w:rPr>
        <w:commentReference w:id="273"/>
      </w:r>
      <w:r>
        <w:rPr>
          <w:rFonts w:ascii="Georgia" w:eastAsia="Georgia" w:hAnsi="Georgia" w:cs="Georgia"/>
          <w:sz w:val="28"/>
          <w:szCs w:val="28"/>
          <w:lang w:val="en-PH"/>
        </w:rPr>
        <w:t xml:space="preserve"> The Commission shall determine a separate GAT Price for each Facility Type eligible to participate in the Mid-Merit Natural Gas Capacity Auction Program. Unless the DOE specifies otherwise in the Terms of Reference for a specific Auction Round, the Facility Types shall include:</w:t>
      </w:r>
    </w:p>
    <w:p w14:paraId="29D8F382" w14:textId="77777777" w:rsidR="008E1161" w:rsidRPr="008E1161" w:rsidRDefault="008E1161" w:rsidP="008E1161">
      <w:pPr>
        <w:ind w:firstLine="720"/>
        <w:jc w:val="both"/>
        <w:rPr>
          <w:rFonts w:ascii="Georgia" w:eastAsia="Georgia" w:hAnsi="Georgia" w:cs="Georgia"/>
          <w:sz w:val="28"/>
          <w:szCs w:val="28"/>
          <w:lang w:val="en-PH"/>
        </w:rPr>
      </w:pPr>
    </w:p>
    <w:p w14:paraId="0302884A"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b/>
          <w:bCs/>
          <w:sz w:val="28"/>
          <w:szCs w:val="28"/>
          <w:lang w:val="en-PH"/>
        </w:rPr>
        <w:t>6.1 CCGT Facilities</w:t>
      </w:r>
      <w:r>
        <w:rPr>
          <w:rFonts w:ascii="Georgia" w:eastAsia="Georgia" w:hAnsi="Georgia" w:cs="Georgia"/>
          <w:sz w:val="28"/>
          <w:szCs w:val="28"/>
          <w:lang w:val="en-PH"/>
        </w:rPr>
        <w:t xml:space="preserve"> — Combined Cycle Gas Turbine power plants utilizing natural gas as the primary fuel, with or without supplementary firing capability;</w:t>
      </w:r>
    </w:p>
    <w:p w14:paraId="13332BFE" w14:textId="77777777" w:rsidR="008E1161" w:rsidRPr="008E1161" w:rsidRDefault="008E1161" w:rsidP="008E1161">
      <w:pPr>
        <w:ind w:firstLine="720"/>
        <w:jc w:val="both"/>
        <w:rPr>
          <w:rFonts w:ascii="Georgia" w:eastAsia="Georgia" w:hAnsi="Georgia" w:cs="Georgia"/>
          <w:sz w:val="28"/>
          <w:szCs w:val="28"/>
          <w:lang w:val="en-PH"/>
        </w:rPr>
      </w:pPr>
    </w:p>
    <w:p w14:paraId="2D2B7017"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b/>
          <w:bCs/>
          <w:sz w:val="28"/>
          <w:szCs w:val="28"/>
          <w:lang w:val="en-PH"/>
        </w:rPr>
        <w:t>6.2 OCGT Facilities</w:t>
      </w:r>
      <w:r>
        <w:rPr>
          <w:rFonts w:ascii="Georgia" w:eastAsia="Georgia" w:hAnsi="Georgia" w:cs="Georgia"/>
          <w:sz w:val="28"/>
          <w:szCs w:val="28"/>
          <w:lang w:val="en-PH"/>
        </w:rPr>
        <w:t xml:space="preserve"> — Open Cycle Gas Turbine or peaking gas turbine power plants utilizing natural gas as the primary fuel;</w:t>
      </w:r>
    </w:p>
    <w:p w14:paraId="7677F167" w14:textId="77777777" w:rsidR="008E1161" w:rsidRPr="008E1161" w:rsidRDefault="008E1161" w:rsidP="008E1161">
      <w:pPr>
        <w:ind w:firstLine="720"/>
        <w:jc w:val="both"/>
        <w:rPr>
          <w:rFonts w:ascii="Georgia" w:eastAsia="Georgia" w:hAnsi="Georgia" w:cs="Georgia"/>
          <w:sz w:val="28"/>
          <w:szCs w:val="28"/>
          <w:lang w:val="en-PH"/>
        </w:rPr>
      </w:pPr>
    </w:p>
    <w:p w14:paraId="7274EE75"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b/>
          <w:bCs/>
          <w:sz w:val="28"/>
          <w:szCs w:val="28"/>
          <w:lang w:val="en-PH"/>
        </w:rPr>
        <w:t>6.3 Gas-Reciprocating Engine Facilities</w:t>
      </w:r>
      <w:r>
        <w:rPr>
          <w:rFonts w:ascii="Georgia" w:eastAsia="Georgia" w:hAnsi="Georgia" w:cs="Georgia"/>
          <w:sz w:val="28"/>
          <w:szCs w:val="28"/>
          <w:lang w:val="en-PH"/>
        </w:rPr>
        <w:t xml:space="preserve"> — Power plants utilizing gas engines or reciprocating internal combustion engines primarily fueled by natural gas; and</w:t>
      </w:r>
    </w:p>
    <w:p w14:paraId="0AECE9E1" w14:textId="77777777" w:rsidR="008E1161" w:rsidRPr="008E1161" w:rsidRDefault="008E1161" w:rsidP="008E1161">
      <w:pPr>
        <w:ind w:firstLine="720"/>
        <w:jc w:val="both"/>
        <w:rPr>
          <w:rFonts w:ascii="Georgia" w:eastAsia="Georgia" w:hAnsi="Georgia" w:cs="Georgia"/>
          <w:sz w:val="28"/>
          <w:szCs w:val="28"/>
          <w:lang w:val="en-PH"/>
        </w:rPr>
      </w:pPr>
    </w:p>
    <w:p w14:paraId="3DD51B74"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b/>
          <w:bCs/>
          <w:sz w:val="28"/>
          <w:szCs w:val="28"/>
          <w:lang w:val="en-PH"/>
        </w:rPr>
        <w:t>6.4 Other Gas-Fired Technologies</w:t>
      </w:r>
      <w:r>
        <w:rPr>
          <w:rFonts w:ascii="Georgia" w:eastAsia="Georgia" w:hAnsi="Georgia" w:cs="Georgia"/>
          <w:sz w:val="28"/>
          <w:szCs w:val="28"/>
          <w:lang w:val="en-PH"/>
        </w:rPr>
        <w:t xml:space="preserve"> — Such other natural gas-fired power generation technologies as the DOE may include in a specific Auction Round.</w:t>
      </w:r>
    </w:p>
    <w:p w14:paraId="338B0C41" w14:textId="77777777" w:rsidR="008E1161" w:rsidRPr="008E1161" w:rsidRDefault="008E1161" w:rsidP="008E1161">
      <w:pPr>
        <w:ind w:firstLine="720"/>
        <w:jc w:val="both"/>
        <w:rPr>
          <w:rFonts w:ascii="Georgia" w:eastAsia="Georgia" w:hAnsi="Georgia" w:cs="Georgia"/>
          <w:sz w:val="28"/>
          <w:szCs w:val="28"/>
          <w:lang w:val="en-PH"/>
        </w:rPr>
      </w:pPr>
    </w:p>
    <w:p w14:paraId="7861EEA7" w14:textId="77777777" w:rsidR="008E1161" w:rsidRPr="008E1161" w:rsidRDefault="008E1161" w:rsidP="008E1161">
      <w:pPr>
        <w:ind w:firstLine="720"/>
        <w:jc w:val="both"/>
        <w:rPr>
          <w:rFonts w:ascii="Georgia" w:eastAsia="Georgia" w:hAnsi="Georgia" w:cs="Georgia"/>
          <w:sz w:val="28"/>
          <w:szCs w:val="28"/>
          <w:lang w:val="en-PH"/>
        </w:rPr>
      </w:pPr>
      <w:commentRangeStart w:id="276"/>
      <w:r>
        <w:rPr>
          <w:rFonts w:ascii="Georgia" w:eastAsia="Georgia" w:hAnsi="Georgia" w:cs="Georgia"/>
          <w:sz w:val="28"/>
          <w:szCs w:val="28"/>
          <w:lang w:val="en-PH"/>
        </w:rPr>
        <w:t xml:space="preserve">The Commission may determine a single unified GAT Price for all Facility Types if the technical and cost profiles are sufficiently similar, or may </w:t>
      </w:r>
      <w:r>
        <w:rPr>
          <w:rFonts w:ascii="Georgia" w:eastAsia="Georgia" w:hAnsi="Georgia" w:cs="Georgia"/>
          <w:sz w:val="28"/>
          <w:szCs w:val="28"/>
          <w:lang w:val="en-PH"/>
        </w:rPr>
        <w:lastRenderedPageBreak/>
        <w:t xml:space="preserve">establish separate GAT Prices where material differences in capital cost structure or operational parameters warrant differentiated ceilings. The differentiation of the GAT Price shall generally follow the differentiation in the installation targets specified under the DOE's Terms of Reference (TOR) for the Auction Round. Where the TOR does not specify the Facility Type, the Commission shall determine the technology that best represents the upcoming projects with issued Service Contracts, </w:t>
      </w:r>
      <w:commentRangeEnd w:id="276"/>
      <w:r>
        <w:rPr>
          <w:rStyle w:val="CommentReference"/>
          <w:rFonts w:ascii="Georgia" w:eastAsia="Georgia" w:hAnsi="Georgia" w:cs="Georgia"/>
          <w:sz w:val="28"/>
          <w:szCs w:val="28"/>
          <w:lang w:val="en-PH"/>
        </w:rPr>
        <w:commentReference w:id="276"/>
      </w:r>
      <w:r>
        <w:rPr>
          <w:rFonts w:ascii="Georgia" w:eastAsia="Georgia" w:hAnsi="Georgia" w:cs="Georgia"/>
          <w:sz w:val="28"/>
          <w:szCs w:val="28"/>
          <w:lang w:val="en-PH"/>
        </w:rPr>
        <w:t>in order to approximate the cost of the power plant likely to be built.</w:t>
      </w:r>
      <w:commentRangeStart w:id="277"/>
      <w:ins w:id="278" w:author="Claude" w:date="2026-08-31T16:01:00Z">
        <w:r>
          <w:rPr>
            <w:rFonts w:ascii="Georgia" w:eastAsia="Georgia" w:hAnsi="Georgia" w:cs="Georgia"/>
            <w:sz w:val="28"/>
            <w:szCs w:val="28"/>
            <w:highlight w:val="green"/>
            <w:lang w:val="en-PH"/>
          </w:rPr>
          <w:t xml:space="preserve"> Provided, That where more than one Facility Type is represented among such upcoming projects, the Commission shall give preference to the most cost-efficient Facility Type among them, consistent with the DOE’s identified capacity, reliability, and dispatch requirements for the Auction Round.</w:t>
        </w:r>
      </w:ins>
      <w:commentRangeEnd w:id="277"/>
      <w:r>
        <w:rPr>
          <w:rStyle w:val="CommentReference"/>
          <w:rFonts w:ascii="Georgia" w:eastAsia="Georgia" w:hAnsi="Georgia" w:cs="Georgia"/>
          <w:sz w:val="28"/>
          <w:szCs w:val="28"/>
          <w:highlight w:val="green"/>
          <w:lang w:val="en-PH"/>
        </w:rPr>
        <w:commentReference w:id="277"/>
      </w:r>
      <w:ins w:id="279" w:author="Claude" w:date="2026-08-25T23:48:00Z">
        <w:del w:id="32216" w:author="Claude" w:date="2026-10-19T09:00:00Z">
          <w:r>
            <w:rPr>
              <w:rFonts w:ascii="Georgia" w:eastAsia="Georgia" w:hAnsi="Georgia" w:cs="Georgia"/>
              <w:sz w:val="28"/>
              <w:szCs w:val="28"/>
              <w:highlight w:val="cyan"/>
              <w:lang w:val="en-PH"/>
            </w:rPr>
            <w:delText xml:space="preserve"> </w:delText>
          </w:r>
        </w:del>
        <w:commentRangeStart w:id="280"/>
        <w:commentRangeStart w:id="2495"/>
        <w:del w:id="32217" w:author="Claude" w:date="2026-10-19T09:00:00Z">
          <w:r>
            <w:rPr>
              <w:rFonts w:ascii="Georgia" w:eastAsia="Georgia" w:hAnsi="Georgia" w:cs="Georgia"/>
              <w:sz w:val="28"/>
              <w:szCs w:val="28"/>
              <w:highlight w:val="cyan"/>
              <w:lang w:val="en-PH"/>
            </w:rPr>
            <w:delText>Any determination under this Section to adopt a single unified GAT Price across Facility Types, or to approximate the Facility Type where the TOR does not specify one, shall be based on documented, technology- and fuel-specific cost data disclosed by the Commission together with the GAT Price issuance under Section 7, and shall not be made on an undisclosed or arbitrary basis.</w:delText>
          </w:r>
        </w:del>
      </w:ins>
      <w:commentRangeEnd w:id="2495"/>
      <w:commentRangeEnd w:id="280"/>
      <w:r w:rsidR="00397FA4" w:rsidRPr="008E1161">
        <w:rPr>
          <w:rStyle w:val="CommentReference"/>
          <w:rFonts w:ascii="Georgia" w:eastAsia="Georgia" w:hAnsi="Georgia" w:cs="Georgia"/>
          <w:sz w:val="28"/>
          <w:szCs w:val="28"/>
          <w:lang w:val="en-PH"/>
        </w:rPr>
        <w:commentReference w:id="280"/>
      </w:r>
      <w:r>
        <w:rPr>
          <w:rStyle w:val="CommentReference"/>
        </w:rPr>
        <w:commentReference w:id="2495"/>
      </w:r>
    </w:p>
    <w:p w14:paraId="600D8316" w14:textId="77777777" w:rsidR="0008735A" w:rsidRDefault="0008735A">
      <w:pPr>
        <w:jc w:val="both"/>
        <w:rPr>
          <w:rFonts w:ascii="Georgia" w:eastAsia="Georgia" w:hAnsi="Georgia" w:cs="Georgia"/>
          <w:sz w:val="28"/>
          <w:szCs w:val="28"/>
          <w:lang w:val="en-PH"/>
        </w:rPr>
      </w:pPr>
    </w:p>
    <w:p w14:paraId="016ADDF4" w14:textId="40BD2EAF" w:rsidR="0008735A" w:rsidRDefault="00000000">
      <w:pPr>
        <w:ind w:firstLine="720"/>
        <w:jc w:val="both"/>
        <w:rPr>
          <w:rFonts w:ascii="Georgia" w:eastAsia="Georgia" w:hAnsi="Georgia" w:cs="Georgia"/>
          <w:sz w:val="28"/>
          <w:szCs w:val="28"/>
          <w:lang w:val="en-PH"/>
        </w:rPr>
      </w:pPr>
      <w:commentRangeStart w:id="282"/>
      <w:ins w:id="283" w:author="Claude" w:date="2026-09-01T09:02:00Z">
        <w:r>
          <w:rPr>
            <w:rFonts w:ascii="Georgia" w:eastAsia="Georgia" w:hAnsi="Georgia" w:cs="Georgia"/>
            <w:sz w:val="28"/>
            <w:szCs w:val="28"/>
            <w:highlight w:val="green"/>
            <w:lang w:val="en-PH"/>
          </w:rPr>
          <w:t xml:space="preserve">For the avoidance of doubt, the </w:t>
        </w:r>
      </w:ins>
      <w:r w:rsidR="00397FA4">
        <w:rPr>
          <w:rFonts w:ascii="Georgia" w:eastAsia="Georgia" w:hAnsi="Georgia" w:cs="Georgia"/>
          <w:sz w:val="28"/>
          <w:szCs w:val="28"/>
          <w:highlight w:val="yellow"/>
          <w:lang w:val="en-PH"/>
        </w:rPr>
        <w:t xml:space="preserve">decision of the Commission on the </w:t>
      </w:r>
      <w:ins w:id="284" w:author="Claude" w:date="2026-09-01T09:02:00Z">
        <w:r>
          <w:rPr>
            <w:rFonts w:ascii="Georgia" w:eastAsia="Georgia" w:hAnsi="Georgia" w:cs="Georgia"/>
            <w:sz w:val="28"/>
            <w:szCs w:val="28"/>
            <w:highlight w:val="green"/>
            <w:lang w:val="en-PH"/>
          </w:rPr>
          <w:t>differentiation of the GAT Price under this Section extends not only to the technology-based Facility Types enumerated above, but also to any Existing-versus-New-Build distinction</w:t>
        </w:r>
      </w:ins>
      <w:r w:rsidR="00397FA4">
        <w:rPr>
          <w:rFonts w:ascii="Georgia" w:eastAsia="Georgia" w:hAnsi="Georgia" w:cs="Georgia"/>
          <w:sz w:val="28"/>
          <w:szCs w:val="28"/>
          <w:highlight w:val="yellow"/>
          <w:lang w:val="en-PH"/>
        </w:rPr>
        <w:t xml:space="preserve">, </w:t>
      </w:r>
      <w:commentRangeStart w:id="285"/>
      <w:commentRangeStart w:id="2496"/>
      <w:r w:rsidR="00397FA4">
        <w:rPr>
          <w:rFonts w:ascii="Georgia" w:eastAsia="Georgia" w:hAnsi="Georgia" w:cs="Georgia"/>
          <w:sz w:val="28"/>
          <w:szCs w:val="28"/>
          <w:highlight w:val="yellow"/>
          <w:lang w:val="en-PH"/>
        </w:rPr>
        <w:t>or by Lots</w:t>
      </w:r>
      <w:commentRangeEnd w:id="2496"/>
      <w:commentRangeEnd w:id="285"/>
      <w:r w:rsidR="00397FA4">
        <w:rPr>
          <w:rStyle w:val="CommentReference"/>
          <w:rFonts w:ascii="Georgia" w:eastAsia="Georgia" w:hAnsi="Georgia" w:cs="Georgia"/>
          <w:sz w:val="28"/>
          <w:szCs w:val="28"/>
          <w:highlight w:val="green"/>
          <w:lang w:val="en-PH"/>
        </w:rPr>
        <w:commentReference w:id="285"/>
      </w:r>
      <w:r>
        <w:rPr>
          <w:rStyle w:val="CommentReference"/>
        </w:rPr>
        <w:commentReference w:id="2496"/>
      </w:r>
      <w:r w:rsidR="00397FA4">
        <w:rPr>
          <w:rFonts w:ascii="Georgia" w:eastAsia="Georgia" w:hAnsi="Georgia" w:cs="Georgia"/>
          <w:sz w:val="28"/>
          <w:szCs w:val="28"/>
          <w:highlight w:val="yellow"/>
          <w:lang w:val="en-PH"/>
        </w:rPr>
        <w:t>, as</w:t>
      </w:r>
      <w:ins w:id="286" w:author="Claude" w:date="2026-09-01T09:02:00Z">
        <w:r>
          <w:rPr>
            <w:rFonts w:ascii="Georgia" w:eastAsia="Georgia" w:hAnsi="Georgia" w:cs="Georgia"/>
            <w:sz w:val="28"/>
            <w:szCs w:val="28"/>
            <w:highlight w:val="green"/>
            <w:lang w:val="en-PH"/>
          </w:rPr>
          <w:t xml:space="preserve"> the DOE draws in the Terms of Reference for a given Auction Round, in view of the material differences in brownfield and greenfield cost structure between the two. The Commission shall issue a separate GAT Price </w:t>
        </w:r>
        <w:del w:id="32218" w:author="Claude" w:date="2026-10-19T09:00:00Z">
          <w:r>
            <w:rPr>
              <w:rFonts w:ascii="Georgia" w:eastAsia="Georgia" w:hAnsi="Georgia" w:cs="Georgia"/>
              <w:sz w:val="28"/>
              <w:szCs w:val="28"/>
              <w:highlight w:val="cyan"/>
              <w:lang w:val="en-PH"/>
            </w:rPr>
            <w:delText xml:space="preserve">for Existing and New-Build capacity within the same Facility Type</w:delText>
          </w:r>
        </w:del>
      </w:ins>
      <w:ins w:id="32220" w:author="Claude" w:date="2026-10-19T09:00:00Z">
        <w:r>
          <w:rPr>
            <w:rFonts w:ascii="Georgia" w:eastAsia="Georgia" w:hAnsi="Georgia" w:cs="Georgia"/>
            <w:sz w:val="28"/>
            <w:szCs w:val="28"/>
            <w:highlight w:val="cyan"/>
            <w:lang w:val="en-PH"/>
          </w:rPr>
          <w:t xml:space="preserve">for Existing and New-Build capacity, or for each Lot, within the same Facility Type</w:t>
        </w:r>
      </w:ins>
      <w:ins w:id="32219" w:author="Claude" w:date="2026-09-01T09:02:00Z">
        <w:r>
          <w:rPr>
            <w:rFonts w:ascii="Georgia" w:eastAsia="Georgia" w:hAnsi="Georgia" w:cs="Georgia"/>
            <w:sz w:val="28"/>
            <w:szCs w:val="28"/>
            <w:highlight w:val="green"/>
            <w:lang w:val="en-PH"/>
          </w:rPr>
          <w:t xml:space="preserve"> where the Terms of Reference for the applicable Auction Round so differentiates.</w:t>
        </w:r>
      </w:ins>
      <w:commentRangeEnd w:id="282"/>
      <w:r>
        <w:rPr>
          <w:rStyle w:val="CommentReference"/>
          <w:rFonts w:ascii="Georgia" w:eastAsia="Georgia" w:hAnsi="Georgia" w:cs="Georgia"/>
          <w:sz w:val="28"/>
          <w:szCs w:val="28"/>
          <w:lang w:val="en-PH"/>
        </w:rPr>
        <w:commentReference w:id="282"/>
      </w:r>
    </w:p>
    <w:p w14:paraId="7BD18FE3" w14:textId="77777777" w:rsidR="0008735A" w:rsidRDefault="0008735A">
      <w:pPr>
        <w:jc w:val="both"/>
        <w:rPr>
          <w:ins w:id="287" w:author="Claude" w:date="2026-09-24T15:00:00Z"/>
          <w:rFonts w:ascii="Georgia" w:eastAsia="Georgia" w:hAnsi="Georgia" w:cs="Georgia"/>
          <w:sz w:val="28"/>
          <w:szCs w:val="28"/>
          <w:lang w:val="en-PH"/>
        </w:rPr>
      </w:pPr>
    </w:p>
    <w:p w14:paraId="3189E4CA" w14:textId="77777777" w:rsidR="0008735A" w:rsidRDefault="00000000">
      <w:pPr>
        <w:ind w:left="720"/>
        <w:jc w:val="both"/>
        <w:rPr>
          <w:rFonts w:ascii="Georgia" w:eastAsia="Georgia" w:hAnsi="Georgia" w:cs="Georgia"/>
          <w:sz w:val="28"/>
          <w:szCs w:val="28"/>
          <w:lang w:val="en-PH"/>
        </w:rPr>
      </w:pPr>
      <w:commentRangeStart w:id="289"/>
      <w:commentRangeStart w:id="2497"/>
      <w:commentRangeStart w:id="290"/>
      <w:ins w:id="291" w:author="Claude" w:date="2026-09-24T15:00:00Z">
        <w:r>
          <w:rPr>
            <w:rFonts w:ascii="Georgia" w:eastAsia="Georgia" w:hAnsi="Georgia" w:cs="Georgia"/>
            <w:b/>
            <w:bCs/>
            <w:sz w:val="28"/>
            <w:szCs w:val="28"/>
            <w:highlight w:val="green"/>
            <w:lang w:val="en-PH"/>
          </w:rPr>
          <w:t>6.5 Minimum Flexibility Requirements.</w:t>
        </w:r>
        <w:r>
          <w:rPr>
            <w:rFonts w:ascii="Georgia" w:eastAsia="Georgia" w:hAnsi="Georgia" w:cs="Georgia"/>
            <w:sz w:val="28"/>
            <w:szCs w:val="28"/>
            <w:highlight w:val="green"/>
            <w:lang w:val="en-PH"/>
          </w:rPr>
          <w:t xml:space="preserve"> The reference project for each Facility Type under Section 8.1 </w:t>
        </w:r>
        <w:del w:id="32221" w:author="Claude" w:date="2026-10-19T09:00:00Z">
          <w:r>
            <w:rPr>
              <w:rFonts w:ascii="Georgia" w:eastAsia="Georgia" w:hAnsi="Georgia" w:cs="Georgia"/>
              <w:sz w:val="28"/>
              <w:szCs w:val="28"/>
              <w:highlight w:val="cyan"/>
              <w:lang w:val="en-PH"/>
            </w:rPr>
            <w:delText xml:space="preserve">shall be specified so as to meet the minimum technical flexibility requirements prescribed for that Facility Type in the Terms of Reference for the applicable Auction Round, including minimum stable load, ramp rate, start-up times, dispatchability, automatic generation control capability, primary frequency response, and reactive power capability, and the Reference All-In Project Cost and operation and maintenance parameters for that Facility Type shall reflect the cost of meeting those requirements.</w:delText>
          </w:r>
        </w:del>
      </w:ins>
      <w:ins w:id="292" w:author="Claude" w:date="2026-10-08T15:00:00Z">
        <w:del w:id="32222" w:author="Claude" w:date="2026-10-19T09:00:00Z">
          <w:r>
            <w:rPr>
              <w:rFonts w:ascii="Georgia" w:eastAsia="Georgia" w:hAnsi="Georgia" w:cs="Georgia"/>
              <w:sz w:val="28"/>
              <w:szCs w:val="28"/>
              <w:highlight w:val="cyan"/>
              <w:lang w:val="en-PH"/>
            </w:rPr>
            <w:delText xml:space="preserve"> For an existing facility that is a legacy plant under ERC Resolution No. 27, Series of 2026, compliance with those requirements may be evidenced by the Capability Test Certificates and the Final Certificate of Approval to Connect issued following the Grid Compliance Tests prescribed in that Resolution, to the extent the Terms of Reference so permit.</w:delText>
          </w:r>
        </w:del>
      </w:ins>
      <w:ins w:id="32223" w:author="Claude" w:date="2026-10-19T09:00:00Z">
        <w:r>
          <w:rPr>
            <w:rFonts w:ascii="Georgia" w:eastAsia="Georgia" w:hAnsi="Georgia" w:cs="Georgia"/>
            <w:sz w:val="28"/>
            <w:szCs w:val="28"/>
            <w:highlight w:val="cyan"/>
            <w:lang w:val="en-PH"/>
          </w:rPr>
          <w:t xml:space="preserve">shall be consistent with the minimum technical flexibility requirements prescribed in the Terms of Reference for the applicable Auction Round.</w:t>
        </w:r>
      </w:ins>
      <w:commentRangeEnd w:id="290"/>
      <w:r>
        <w:rPr>
          <w:rStyle w:val="CommentReference"/>
          <w:rFonts w:ascii="Georgia" w:eastAsia="Georgia" w:hAnsi="Georgia" w:cs="Georgia"/>
          <w:sz w:val="28"/>
          <w:szCs w:val="28"/>
          <w:lang w:val="en-PH"/>
        </w:rPr>
        <w:commentReference w:id="290"/>
      </w:r>
      <w:commentRangeEnd w:id="2497"/>
      <w:commentRangeEnd w:id="289"/>
      <w:r w:rsidR="00BF3B75">
        <w:rPr>
          <w:rStyle w:val="CommentReference"/>
          <w:rFonts w:ascii="Georgia" w:eastAsia="Georgia" w:hAnsi="Georgia" w:cs="Georgia"/>
          <w:sz w:val="28"/>
          <w:szCs w:val="28"/>
          <w:lang w:val="en-PH"/>
        </w:rPr>
        <w:commentReference w:id="289"/>
      </w:r>
      <w:r>
        <w:rPr>
          <w:rStyle w:val="CommentReference"/>
        </w:rPr>
        <w:commentReference w:id="2497"/>
      </w:r>
    </w:p>
    <w:p w14:paraId="121AD8DA" w14:textId="77777777" w:rsidR="008E1161" w:rsidRPr="008E1161" w:rsidRDefault="008E1161" w:rsidP="008E1161">
      <w:pPr>
        <w:ind w:firstLine="720"/>
        <w:jc w:val="both"/>
        <w:rPr>
          <w:rFonts w:ascii="Georgia" w:eastAsia="Georgia" w:hAnsi="Georgia" w:cs="Georgia"/>
          <w:sz w:val="28"/>
          <w:szCs w:val="28"/>
          <w:lang w:val="en-PH"/>
        </w:rPr>
      </w:pPr>
    </w:p>
    <w:p w14:paraId="2AFDD0E7"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7. Timeline for Issuance.</w:t>
      </w:r>
      <w:r>
        <w:rPr>
          <w:rFonts w:ascii="Georgia" w:eastAsia="Georgia" w:hAnsi="Georgia" w:cs="Georgia"/>
          <w:sz w:val="28"/>
          <w:szCs w:val="28"/>
          <w:lang w:val="en-PH"/>
        </w:rPr>
        <w:t xml:space="preserve"> The Commission shall observe the following timelines in issuing the GAT Price:</w:t>
      </w:r>
    </w:p>
    <w:p w14:paraId="6644001D" w14:textId="77777777" w:rsidR="008E1161" w:rsidRPr="008E1161" w:rsidRDefault="008E1161" w:rsidP="008E1161">
      <w:pPr>
        <w:ind w:firstLine="720"/>
        <w:jc w:val="both"/>
        <w:rPr>
          <w:rFonts w:ascii="Georgia" w:eastAsia="Georgia" w:hAnsi="Georgia" w:cs="Georgia"/>
          <w:sz w:val="28"/>
          <w:szCs w:val="28"/>
          <w:lang w:val="en-PH"/>
        </w:rPr>
      </w:pPr>
    </w:p>
    <w:p w14:paraId="59C53C57" w14:textId="77777777" w:rsidR="008E1161" w:rsidRPr="008E1161" w:rsidRDefault="008E1161" w:rsidP="00915078">
      <w:pPr>
        <w:ind w:left="720"/>
        <w:jc w:val="both"/>
        <w:rPr>
          <w:rFonts w:ascii="Georgia" w:eastAsia="Georgia" w:hAnsi="Georgia" w:cs="Georgia"/>
          <w:sz w:val="28"/>
          <w:szCs w:val="28"/>
          <w:lang w:val="en-PH"/>
        </w:rPr>
      </w:pPr>
      <w:commentRangeStart w:id="293"/>
      <w:r>
        <w:rPr>
          <w:rFonts w:ascii="Georgia" w:eastAsia="Georgia" w:hAnsi="Georgia" w:cs="Georgia"/>
          <w:b/>
          <w:bCs/>
          <w:sz w:val="28"/>
          <w:szCs w:val="28"/>
          <w:lang w:val="en-PH"/>
        </w:rPr>
        <w:lastRenderedPageBreak/>
        <w:t xml:space="preserve">7.1 </w:t>
      </w:r>
      <w:commentRangeEnd w:id="293"/>
      <w:r>
        <w:rPr>
          <w:rStyle w:val="CommentReference"/>
          <w:rFonts w:ascii="Georgia" w:eastAsia="Georgia" w:hAnsi="Georgia" w:cs="Georgia"/>
          <w:b/>
          <w:bCs/>
          <w:sz w:val="28"/>
          <w:szCs w:val="28"/>
          <w:lang w:val="en-PH"/>
        </w:rPr>
        <w:commentReference w:id="293"/>
      </w:r>
      <w:r>
        <w:rPr>
          <w:rFonts w:ascii="Georgia" w:eastAsia="Georgia" w:hAnsi="Georgia" w:cs="Georgia"/>
          <w:b/>
          <w:bCs/>
          <w:sz w:val="28"/>
          <w:szCs w:val="28"/>
          <w:lang w:val="en-PH"/>
        </w:rPr>
        <w:t>First Auction Round.</w:t>
      </w:r>
      <w:r>
        <w:rPr>
          <w:rFonts w:ascii="Georgia" w:eastAsia="Georgia" w:hAnsi="Georgia" w:cs="Georgia"/>
          <w:sz w:val="28"/>
          <w:szCs w:val="28"/>
          <w:lang w:val="en-PH"/>
        </w:rPr>
        <w:t xml:space="preserve"> Not later than sixty (60) calendar days after the issuance of the Invitation to Bid (ITB) for the first Auction Round, </w:t>
      </w:r>
      <w:del w:id="32224" w:author="Claude" w:date="2026-10-19T09:00:00Z">
        <w:r>
          <w:rPr>
            <w:rFonts w:ascii="Georgia" w:eastAsia="Georgia" w:hAnsi="Georgia" w:cs="Georgia"/>
            <w:sz w:val="28"/>
            <w:szCs w:val="28"/>
            <w:highlight w:val="cyan"/>
            <w:lang w:val="en-PH"/>
          </w:rPr>
          <w:delText xml:space="preserve">the Commission shall issue:</w:delText>
        </w:r>
      </w:del>
      <w:ins w:id="32225" w:author="Claude" w:date="2026-10-19T09:00:00Z">
        <w:r>
          <w:rPr>
            <w:rFonts w:ascii="Georgia" w:eastAsia="Georgia" w:hAnsi="Georgia" w:cs="Georgia"/>
            <w:sz w:val="28"/>
            <w:szCs w:val="28"/>
            <w:highlight w:val="cyan"/>
            <w:lang w:val="en-PH"/>
          </w:rPr>
          <w:t xml:space="preserve">the Commission shall issue the initial GAT Price for each applicable Facility Type.</w:t>
        </w:r>
      </w:ins>
    </w:p>
    <w:p w14:paraId="7EA8AD58" w14:textId="77777777" w:rsidR="008E1161" w:rsidRPr="008E1161" w:rsidRDefault="008E1161" w:rsidP="008E1161">
      <w:pPr>
        <w:ind w:firstLine="720"/>
        <w:jc w:val="both"/>
        <w:rPr>
          <w:rFonts w:ascii="Georgia" w:eastAsia="Georgia" w:hAnsi="Georgia" w:cs="Georgia"/>
          <w:sz w:val="28"/>
          <w:szCs w:val="28"/>
          <w:lang w:val="en-PH"/>
        </w:rPr>
      </w:pPr>
    </w:p>
    <w:p w14:paraId="280EFDB5" w14:textId="77777777" w:rsidR="008E1161" w:rsidRPr="008E1161" w:rsidRDefault="008E1161" w:rsidP="00915078">
      <w:pPr>
        <w:ind w:left="1134" w:hanging="414"/>
        <w:jc w:val="both"/>
        <w:rPr>
          <w:del w:id="32231" w:author="Claude" w:date="2026-10-19T09:00:00Z"/>
          <w:rFonts w:ascii="Georgia" w:eastAsia="Georgia" w:hAnsi="Georgia" w:cs="Georgia"/>
          <w:sz w:val="28"/>
          <w:szCs w:val="28"/>
          <w:lang w:val="en-PH"/>
        </w:rPr>
      </w:pPr>
      <w:commentRangeStart w:id="294"/>
      <w:del w:id="32226" w:author="Claude" w:date="2026-10-19T09:00:00Z">
        <w:r>
          <w:rPr>
            <w:rFonts w:ascii="Georgia" w:eastAsia="Georgia" w:hAnsi="Georgia" w:cs="Georgia"/>
            <w:sz w:val="28"/>
            <w:szCs w:val="28"/>
            <w:highlight w:val="cyan"/>
            <w:lang w:val="en-PH"/>
          </w:rPr>
          <w:delText xml:space="preserve">(a) </w:delText>
        </w:r>
      </w:del>
      <w:commentRangeEnd w:id="294"/>
      <w:r>
        <w:rPr>
          <w:rStyle w:val="CommentReference"/>
          <w:rFonts w:ascii="Georgia" w:eastAsia="Georgia" w:hAnsi="Georgia" w:cs="Georgia"/>
          <w:sz w:val="28"/>
          <w:szCs w:val="28"/>
          <w:lang w:val="en-PH"/>
        </w:rPr>
        <w:commentReference w:id="294"/>
      </w:r>
      <w:del w:id="32227" w:author="Claude" w:date="2026-10-19T09:00:00Z">
        <w:r>
          <w:rPr>
            <w:rFonts w:ascii="Georgia" w:eastAsia="Georgia" w:hAnsi="Georgia" w:cs="Georgia"/>
            <w:sz w:val="28"/>
            <w:szCs w:val="28"/>
            <w:highlight w:val="cyan"/>
            <w:lang w:val="en-PH"/>
          </w:rPr>
          <w:delText xml:space="preserve">The approved </w:delText>
        </w:r>
      </w:del>
      <w:commentRangeStart w:id="295"/>
      <w:commentRangeStart w:id="2498"/>
      <w:del w:id="32228" w:author="Claude" w:date="2026-10-19T09:00:00Z">
        <w:r>
          <w:rPr>
            <w:rFonts w:ascii="Georgia" w:eastAsia="Georgia" w:hAnsi="Georgia" w:cs="Georgia"/>
            <w:sz w:val="28"/>
            <w:szCs w:val="28"/>
            <w:highlight w:val="cyan"/>
            <w:lang w:val="en-PH"/>
          </w:rPr>
          <w:delText>Gas Auction Threshold Price Determination Methodology</w:delText>
        </w:r>
      </w:del>
      <w:commentRangeEnd w:id="2498"/>
      <w:commentRangeEnd w:id="295"/>
      <w:r w:rsidR="00BF3B75">
        <w:rPr>
          <w:rStyle w:val="CommentReference"/>
          <w:rFonts w:ascii="Georgia" w:eastAsia="Georgia" w:hAnsi="Georgia" w:cs="Georgia"/>
          <w:sz w:val="28"/>
          <w:szCs w:val="28"/>
          <w:lang w:val="en-PH"/>
        </w:rPr>
        <w:commentReference w:id="295"/>
      </w:r>
      <w:r>
        <w:rPr>
          <w:rStyle w:val="CommentReference"/>
        </w:rPr>
        <w:commentReference w:id="2498"/>
      </w:r>
      <w:del w:id="32229" w:author="Claude" w:date="2026-10-19T09:00:00Z">
        <w:r>
          <w:rPr>
            <w:rFonts w:ascii="Georgia" w:eastAsia="Georgia" w:hAnsi="Georgia" w:cs="Georgia"/>
            <w:sz w:val="28"/>
            <w:szCs w:val="28"/>
            <w:highlight w:val="cyan"/>
            <w:lang w:val="en-PH"/>
          </w:rPr>
          <w:delText xml:space="preserve"> in accordance with these Rules</w:delText>
        </w:r>
      </w:del>
      <w:del w:id="296" w:author="Claude" w:date="2026-08-25T23:53:00Z">
        <w:r>
          <w:rPr>
            <w:rFonts w:ascii="Georgia" w:eastAsia="Georgia" w:hAnsi="Georgia" w:cs="Georgia"/>
            <w:sz w:val="28"/>
            <w:szCs w:val="28"/>
            <w:highlight w:val="green"/>
            <w:lang w:val="en-PH"/>
          </w:rPr>
          <w:delText>; or</w:delText>
        </w:r>
      </w:del>
      <w:ins w:id="297" w:author="Claude" w:date="2026-08-25T23:53:00Z">
        <w:del w:id="32230" w:author="Claude" w:date="2026-10-19T09:00:00Z">
          <w:r>
            <w:rPr>
              <w:rFonts w:ascii="Georgia" w:eastAsia="Georgia" w:hAnsi="Georgia" w:cs="Georgia"/>
              <w:sz w:val="28"/>
              <w:szCs w:val="28"/>
              <w:highlight w:val="cyan"/>
              <w:lang w:val="en-PH"/>
            </w:rPr>
            <w:delText>; and</w:delText>
          </w:r>
        </w:del>
      </w:ins>
    </w:p>
    <w:p w14:paraId="6227E271" w14:textId="77777777" w:rsidR="008E1161" w:rsidRPr="008E1161" w:rsidRDefault="008E1161" w:rsidP="00915078">
      <w:pPr>
        <w:ind w:left="567"/>
        <w:jc w:val="both"/>
        <w:rPr>
          <w:del w:id="32232" w:author="Claude" w:date="2026-10-19T09:00:00Z"/>
          <w:rFonts w:ascii="Georgia" w:eastAsia="Georgia" w:hAnsi="Georgia" w:cs="Georgia"/>
          <w:sz w:val="28"/>
          <w:szCs w:val="28"/>
          <w:lang w:val="en-PH"/>
        </w:rPr>
      </w:pPr>
    </w:p>
    <w:p w14:paraId="2F26F327" w14:textId="77777777" w:rsidR="008E1161" w:rsidRPr="008E1161" w:rsidRDefault="008E1161" w:rsidP="00915078">
      <w:pPr>
        <w:ind w:left="1134" w:hanging="414"/>
        <w:jc w:val="both"/>
        <w:rPr>
          <w:del w:id="32234" w:author="Claude" w:date="2026-10-19T09:00:00Z"/>
          <w:rFonts w:ascii="Georgia" w:eastAsia="Georgia" w:hAnsi="Georgia" w:cs="Georgia"/>
          <w:sz w:val="28"/>
          <w:szCs w:val="28"/>
          <w:lang w:val="en-PH"/>
        </w:rPr>
      </w:pPr>
      <w:del w:id="32233" w:author="Claude" w:date="2026-10-19T09:00:00Z">
        <w:r>
          <w:rPr>
            <w:rFonts w:ascii="Georgia" w:eastAsia="Georgia" w:hAnsi="Georgia" w:cs="Georgia"/>
            <w:sz w:val="28"/>
            <w:szCs w:val="28"/>
            <w:highlight w:val="cyan"/>
            <w:lang w:val="en-PH"/>
          </w:rPr>
          <w:delText>(b) The initial GAT Price for each applicable Facility Type.</w:delText>
        </w:r>
      </w:del>
    </w:p>
    <w:p w14:paraId="044ADA71" w14:textId="77777777" w:rsidR="008E1161" w:rsidRPr="008E1161" w:rsidRDefault="008E1161" w:rsidP="008E1161">
      <w:pPr>
        <w:ind w:firstLine="720"/>
        <w:jc w:val="both"/>
        <w:rPr>
          <w:del w:id="32235" w:author="Claude" w:date="2026-10-19T09:00:00Z"/>
          <w:rFonts w:ascii="Georgia" w:eastAsia="Georgia" w:hAnsi="Georgia" w:cs="Georgia"/>
          <w:sz w:val="28"/>
          <w:szCs w:val="28"/>
          <w:lang w:val="en-PH"/>
        </w:rPr>
      </w:pPr>
    </w:p>
    <w:p w14:paraId="46AAC82A" w14:textId="444622A6"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b/>
          <w:bCs/>
          <w:sz w:val="28"/>
          <w:szCs w:val="28"/>
          <w:lang w:val="en-PH"/>
        </w:rPr>
        <w:t>7.2 Succeeding Auction Rounds.</w:t>
      </w:r>
      <w:r>
        <w:rPr>
          <w:rFonts w:ascii="Georgia" w:eastAsia="Georgia" w:hAnsi="Georgia" w:cs="Georgia"/>
          <w:sz w:val="28"/>
          <w:szCs w:val="28"/>
          <w:lang w:val="en-PH"/>
        </w:rPr>
        <w:t xml:space="preserve"> Not later than thirty (30) calendar days after the issuance of the ITB for each succeeding Auction Round, the Commission shall issue the GAT Price, reflecting any revisions in the key parameters based on updated cost data, market conditions, or other relevant factors </w:t>
      </w:r>
      <w:commentRangeStart w:id="298"/>
      <w:del w:id="299" w:author="Claude" w:date="2026-09-24T15:00:00Z">
        <w:r>
          <w:rPr>
            <w:rFonts w:ascii="Georgia" w:eastAsia="Georgia" w:hAnsi="Georgia" w:cs="Georgia"/>
            <w:sz w:val="28"/>
            <w:szCs w:val="28"/>
            <w:highlight w:val="green"/>
            <w:lang w:val="en-PH"/>
          </w:rPr>
          <w:delText>pursuant to Section 16 of these Rules.</w:delText>
        </w:r>
      </w:del>
      <w:ins w:id="300" w:author="Claude" w:date="2026-09-24T15:00:00Z">
        <w:r>
          <w:rPr>
            <w:rFonts w:ascii="Georgia" w:eastAsia="Georgia" w:hAnsi="Georgia" w:cs="Georgia"/>
            <w:sz w:val="28"/>
            <w:szCs w:val="28"/>
            <w:highlight w:val="green"/>
            <w:lang w:val="en-PH"/>
          </w:rPr>
          <w:t>pursuant to Section 8.7 of these Rules.</w:t>
        </w:r>
      </w:ins>
      <w:commentRangeEnd w:id="298"/>
      <w:r w:rsidRPr="008E1161">
        <w:rPr>
          <w:rStyle w:val="CommentReference"/>
          <w:rFonts w:ascii="Georgia" w:eastAsia="Georgia" w:hAnsi="Georgia" w:cs="Georgia"/>
          <w:sz w:val="28"/>
          <w:szCs w:val="28"/>
          <w:lang w:val="en-PH"/>
        </w:rPr>
        <w:commentReference w:id="298"/>
      </w:r>
    </w:p>
    <w:p w14:paraId="20CDC60E" w14:textId="77777777" w:rsidR="008E1161" w:rsidRPr="008E1161" w:rsidRDefault="008E1161" w:rsidP="008E1161">
      <w:pPr>
        <w:ind w:firstLine="720"/>
        <w:jc w:val="both"/>
        <w:rPr>
          <w:rFonts w:ascii="Georgia" w:eastAsia="Georgia" w:hAnsi="Georgia" w:cs="Georgia"/>
          <w:sz w:val="28"/>
          <w:szCs w:val="28"/>
          <w:lang w:val="en-PH"/>
        </w:rPr>
      </w:pPr>
    </w:p>
    <w:p w14:paraId="1133D5EA" w14:textId="1F4004E3" w:rsidR="008E1161" w:rsidRPr="008E1161" w:rsidRDefault="008E1161" w:rsidP="00915078">
      <w:pPr>
        <w:ind w:left="720"/>
        <w:jc w:val="both"/>
        <w:rPr>
          <w:del w:id="32239" w:author="Claude" w:date="2026-10-19T09:00:00Z"/>
          <w:rFonts w:ascii="Georgia" w:eastAsia="Georgia" w:hAnsi="Georgia" w:cs="Georgia"/>
          <w:sz w:val="28"/>
          <w:szCs w:val="28"/>
          <w:lang w:val="en-PH"/>
        </w:rPr>
      </w:pPr>
      <w:commentRangeStart w:id="301"/>
      <w:commentRangeStart w:id="2499"/>
      <w:del w:id="32236" w:author="Claude" w:date="2026-10-19T09:00:00Z">
        <w:r>
          <w:rPr>
            <w:rFonts w:ascii="Georgia" w:eastAsia="Georgia" w:hAnsi="Georgia" w:cs="Georgia"/>
            <w:b/>
            <w:bCs/>
            <w:sz w:val="28"/>
            <w:szCs w:val="28"/>
            <w:highlight w:val="cyan"/>
            <w:lang w:val="en-PH"/>
          </w:rPr>
          <w:delText>7.3 Coordination with DOE.</w:delText>
        </w:r>
      </w:del>
      <w:del w:id="32237" w:author="Claude" w:date="2026-10-19T09:00:00Z">
        <w:r>
          <w:rPr>
            <w:rFonts w:ascii="Georgia" w:eastAsia="Georgia" w:hAnsi="Georgia" w:cs="Georgia"/>
            <w:sz w:val="28"/>
            <w:szCs w:val="28"/>
            <w:highlight w:val="cyan"/>
            <w:lang w:val="en-PH"/>
          </w:rPr>
          <w:delText xml:space="preserve"> The Commission shall transmit the GAT Price to the DOE pursuant to Section 9.3 of the Gas Auction Circular prior to the commencement of the Auction Proper.</w:delText>
        </w:r>
      </w:del>
      <w:del w:id="32238" w:author="Claude" w:date="2026-10-19T09:00:00Z">
        <w:r>
          <w:rPr>
            <w:rFonts w:ascii="Georgia" w:hAnsi="Georgia"/>
            <w:sz w:val="28"/>
            <w:highlight w:val="cyan"/>
          </w:rPr>
          <w:delText xml:space="preserve"> Provided, That where the sixty (60)-day period under Section 7.1 would result in transmittal beyond the thirty (30)-day publication deadline under Section 9.3 of the Gas Auction Circular, the Commission shall use best efforts to issue and transmit the GAT Price for the first Auction Round within thirty (30) calendar days from the issuance of the ITB, or shall coordinate with the DOE for the appropriate adjustment of the publication timeline.</w:delText>
        </w:r>
      </w:del>
      <w:commentRangeEnd w:id="2499"/>
      <w:commentRangeEnd w:id="301"/>
      <w:r w:rsidR="00BF3B75" w:rsidRPr="008E1161">
        <w:rPr>
          <w:rStyle w:val="CommentReference"/>
          <w:rFonts w:ascii="Georgia" w:eastAsia="Georgia" w:hAnsi="Georgia" w:cs="Georgia"/>
          <w:sz w:val="28"/>
          <w:szCs w:val="28"/>
          <w:lang w:val="en-PH"/>
        </w:rPr>
        <w:commentReference w:id="301"/>
      </w:r>
      <w:r>
        <w:rPr>
          <w:rStyle w:val="CommentReference"/>
        </w:rPr>
        <w:commentReference w:id="2499"/>
      </w:r>
    </w:p>
    <w:p w14:paraId="0CA228C9" w14:textId="77777777" w:rsidR="008E1161" w:rsidRPr="008E1161" w:rsidRDefault="008E1161" w:rsidP="008E1161">
      <w:pPr>
        <w:ind w:firstLine="720"/>
        <w:jc w:val="both"/>
        <w:rPr>
          <w:del w:id="32240" w:author="Claude" w:date="2026-10-19T09:00:00Z"/>
          <w:rFonts w:ascii="Georgia" w:eastAsia="Georgia" w:hAnsi="Georgia" w:cs="Georgia"/>
          <w:sz w:val="28"/>
          <w:szCs w:val="28"/>
          <w:lang w:val="en-PH"/>
        </w:rPr>
      </w:pPr>
    </w:p>
    <w:p w14:paraId="44035207" w14:textId="77777777" w:rsidR="00915078" w:rsidRDefault="00915078" w:rsidP="00915078">
      <w:pPr>
        <w:jc w:val="both"/>
        <w:rPr>
          <w:rFonts w:ascii="Georgia" w:eastAsia="Georgia" w:hAnsi="Georgia" w:cs="Georgia"/>
          <w:b/>
          <w:bCs/>
          <w:sz w:val="28"/>
          <w:szCs w:val="28"/>
          <w:lang w:val="en-PH"/>
        </w:rPr>
      </w:pPr>
    </w:p>
    <w:p w14:paraId="4E6EBA6C" w14:textId="041A3C99" w:rsidR="008E1161" w:rsidRPr="008E1161" w:rsidRDefault="008E1161" w:rsidP="00915078">
      <w:pPr>
        <w:jc w:val="both"/>
        <w:rPr>
          <w:rFonts w:ascii="Georgia" w:eastAsia="Georgia" w:hAnsi="Georgia" w:cs="Georgia"/>
          <w:sz w:val="28"/>
          <w:szCs w:val="28"/>
          <w:lang w:val="en-PH"/>
        </w:rPr>
      </w:pPr>
      <w:commentRangeStart w:id="302"/>
      <w:commentRangeStart w:id="303"/>
      <w:r>
        <w:rPr>
          <w:rFonts w:ascii="Georgia" w:eastAsia="Georgia" w:hAnsi="Georgia" w:cs="Georgia"/>
          <w:b/>
          <w:bCs/>
          <w:sz w:val="28"/>
          <w:szCs w:val="28"/>
          <w:lang w:val="en-PH"/>
        </w:rPr>
        <w:t>Section 8. Discounted Cash Flow (DCF) Model.</w:t>
      </w:r>
      <w:commentRangeEnd w:id="303"/>
      <w:r>
        <w:rPr>
          <w:rStyle w:val="CommentReference"/>
          <w:rFonts w:ascii="Georgia" w:eastAsia="Georgia" w:hAnsi="Georgia" w:cs="Georgia"/>
          <w:sz w:val="28"/>
          <w:szCs w:val="28"/>
          <w:lang w:val="en-PH"/>
        </w:rPr>
        <w:commentReference w:id="303"/>
      </w:r>
      <w:commentRangeEnd w:id="302"/>
      <w:r>
        <w:rPr>
          <w:rStyle w:val="CommentReference"/>
          <w:rFonts w:ascii="Georgia" w:eastAsia="Georgia" w:hAnsi="Georgia" w:cs="Georgia"/>
          <w:sz w:val="28"/>
          <w:szCs w:val="28"/>
          <w:lang w:val="en-PH"/>
        </w:rPr>
        <w:commentReference w:id="302"/>
      </w:r>
      <w:r>
        <w:rPr>
          <w:rFonts w:ascii="Georgia" w:eastAsia="Georgia" w:hAnsi="Georgia" w:cs="Georgia"/>
          <w:sz w:val="28"/>
          <w:szCs w:val="28"/>
          <w:lang w:val="en-PH"/>
        </w:rPr>
        <w:t xml:space="preserve"> The Commission shall use a Discounted Cash Flow (DCF) Model to determine the GAT Price. The DCF Model shall operate on the following principles:</w:t>
      </w:r>
    </w:p>
    <w:p w14:paraId="08F29FF3" w14:textId="77777777" w:rsidR="00915078" w:rsidRDefault="00915078" w:rsidP="00915078">
      <w:pPr>
        <w:jc w:val="both"/>
        <w:rPr>
          <w:rFonts w:ascii="Georgia" w:eastAsia="Georgia" w:hAnsi="Georgia" w:cs="Georgia"/>
          <w:sz w:val="28"/>
        </w:rPr>
      </w:pPr>
    </w:p>
    <w:p w14:paraId="5EEED12B" w14:textId="77777777" w:rsidR="008E1161" w:rsidRPr="008E1161" w:rsidRDefault="008E1161" w:rsidP="00915078">
      <w:pPr>
        <w:ind w:left="720"/>
        <w:jc w:val="both"/>
        <w:rPr>
          <w:rFonts w:ascii="Georgia" w:eastAsia="Georgia" w:hAnsi="Georgia" w:cs="Georgia"/>
          <w:sz w:val="28"/>
          <w:szCs w:val="28"/>
          <w:lang w:val="en-PH"/>
        </w:rPr>
      </w:pPr>
      <w:commentRangeStart w:id="304"/>
      <w:r>
        <w:rPr>
          <w:rFonts w:ascii="Georgia" w:eastAsia="Georgia" w:hAnsi="Georgia" w:cs="Georgia"/>
          <w:b/>
          <w:bCs/>
          <w:i/>
          <w:iCs/>
          <w:sz w:val="28"/>
        </w:rPr>
        <w:t xml:space="preserve">8.1 </w:t>
      </w:r>
      <w:commentRangeEnd w:id="304"/>
      <w:r>
        <w:rPr>
          <w:rStyle w:val="CommentReference"/>
          <w:rFonts w:ascii="Georgia" w:eastAsia="Georgia" w:hAnsi="Georgia" w:cs="Georgia"/>
          <w:b/>
          <w:bCs/>
          <w:sz w:val="28"/>
          <w:szCs w:val="24"/>
        </w:rPr>
        <w:commentReference w:id="304"/>
      </w:r>
      <w:r>
        <w:rPr>
          <w:rFonts w:ascii="Georgia" w:eastAsia="Georgia" w:hAnsi="Georgia" w:cs="Georgia"/>
          <w:b/>
          <w:bCs/>
          <w:sz w:val="28"/>
        </w:rPr>
        <w:t>Reference Project and Facility Type.</w:t>
      </w:r>
      <w:r>
        <w:rPr>
          <w:rFonts w:ascii="Georgia" w:eastAsia="Georgia" w:hAnsi="Georgia" w:cs="Georgia"/>
          <w:sz w:val="28"/>
        </w:rPr>
        <w:t xml:space="preserve"> For each Facility Type, the Commission shall adopt a single reference project sized at the Reference Installed Capacity and Reference Net Capacity Factor prescribed in Annex “A,” reflecting the Reference Construction Period and Reference Operating Period likewise prescribed in Annex “A.” The Reference All-In Project Cost, expressed in PhP/kW, shall be treated as a single Year-0 capital outlay for purposes of the DCF Model.</w:t>
      </w:r>
    </w:p>
    <w:p w14:paraId="0ADB38B0" w14:textId="77777777" w:rsidR="0008735A" w:rsidRDefault="0008735A">
      <w:pPr>
        <w:jc w:val="both"/>
        <w:rPr>
          <w:rFonts w:ascii="Georgia" w:eastAsia="Georgia" w:hAnsi="Georgia" w:cs="Georgia"/>
          <w:sz w:val="28"/>
          <w:szCs w:val="28"/>
          <w:lang w:val="en-PH"/>
        </w:rPr>
      </w:pPr>
    </w:p>
    <w:p w14:paraId="171A7827" w14:textId="77777777" w:rsidR="0008735A" w:rsidRDefault="00000000">
      <w:pPr>
        <w:ind w:firstLine="720"/>
        <w:jc w:val="both"/>
        <w:rPr>
          <w:ins w:id="305" w:author="Claude" w:date="2026-09-01T09:00:00Z"/>
          <w:rFonts w:ascii="Georgia" w:eastAsia="Georgia" w:hAnsi="Georgia" w:cs="Georgia"/>
          <w:sz w:val="28"/>
          <w:szCs w:val="28"/>
          <w:lang w:val="en-PH"/>
        </w:rPr>
      </w:pPr>
      <w:commentRangeStart w:id="306"/>
      <w:ins w:id="307" w:author="Claude" w:date="2026-09-01T09:00:00Z">
        <w:r>
          <w:rPr>
            <w:rFonts w:ascii="Georgia" w:eastAsia="Georgia" w:hAnsi="Georgia" w:cs="Georgia"/>
            <w:sz w:val="28"/>
            <w:szCs w:val="28"/>
            <w:highlight w:val="green"/>
            <w:lang w:val="en-PH"/>
          </w:rPr>
          <w:t>For the avoidance of doubt, the Reference Net Capacity Factor prescribed in this Section and in Annex “A” is a methodological assumption used solely to compute the GAT Price under the DCF Model, and does not constitute, and shall not be construed as, a guaranteed minimum dispatch, offtake, or take-or-pay obligation on the part of the Commission, the MO, or any WESM customer. A Winning Bidder’s actual dispatch and corresponding revenue remain governed exclusively by the Settlement Mechanism under Rule 5 of these Rules.</w:t>
        </w:r>
      </w:ins>
      <w:commentRangeEnd w:id="306"/>
      <w:r>
        <w:rPr>
          <w:rStyle w:val="CommentReference"/>
          <w:rFonts w:ascii="Georgia" w:eastAsia="Georgia" w:hAnsi="Georgia" w:cs="Georgia"/>
          <w:sz w:val="28"/>
          <w:szCs w:val="28"/>
          <w:lang w:val="en-PH"/>
        </w:rPr>
        <w:commentReference w:id="306"/>
      </w:r>
    </w:p>
    <w:p w14:paraId="6D803D31" w14:textId="77777777" w:rsidR="0008735A" w:rsidRDefault="0008735A">
      <w:pPr>
        <w:jc w:val="both"/>
        <w:rPr>
          <w:rFonts w:ascii="Georgia" w:eastAsia="Georgia" w:hAnsi="Georgia" w:cs="Georgia"/>
          <w:sz w:val="28"/>
          <w:szCs w:val="28"/>
          <w:lang w:val="en-PH"/>
        </w:rPr>
      </w:pPr>
    </w:p>
    <w:p w14:paraId="6BB87683" w14:textId="77777777" w:rsidR="0008735A" w:rsidRDefault="00000000">
      <w:pPr>
        <w:ind w:firstLine="720"/>
        <w:jc w:val="both"/>
        <w:rPr>
          <w:rFonts w:ascii="Georgia" w:eastAsia="Georgia" w:hAnsi="Georgia" w:cs="Georgia"/>
          <w:sz w:val="28"/>
          <w:szCs w:val="28"/>
          <w:lang w:val="en-PH"/>
        </w:rPr>
      </w:pPr>
      <w:commentRangeStart w:id="308"/>
      <w:ins w:id="309" w:author="Claude" w:date="2026-09-01T09:01:00Z">
        <w:del w:id="310" w:author="Claude" w:date="2026-10-13T09:00:00Z">
          <w:r>
            <w:rPr>
              <w:rFonts w:ascii="Georgia" w:eastAsia="Georgia" w:hAnsi="Georgia" w:cs="Georgia"/>
              <w:sz w:val="28"/>
              <w:szCs w:val="28"/>
              <w:highlight w:val="green"/>
              <w:lang w:val="en-PH"/>
            </w:rPr>
            <w:delText>For further avoidance of doubt,</w:delText>
          </w:r>
        </w:del>
      </w:ins>
      <w:commentRangeStart w:id="311"/>
      <w:ins w:id="312" w:author="Claude" w:date="2026-10-13T09:00:00Z">
        <w:r>
          <w:rPr>
            <w:rFonts w:ascii="Georgia" w:eastAsia="Georgia" w:hAnsi="Georgia" w:cs="Georgia"/>
            <w:sz w:val="28"/>
            <w:szCs w:val="28"/>
            <w:highlight w:val="green"/>
            <w:lang w:val="en-PH"/>
          </w:rPr>
          <w:t>In addition,</w:t>
        </w:r>
      </w:ins>
      <w:commentRangeEnd w:id="311"/>
      <w:r>
        <w:rPr>
          <w:rStyle w:val="CommentReference"/>
          <w:rFonts w:ascii="Georgia" w:eastAsia="Georgia" w:hAnsi="Georgia" w:cs="Georgia"/>
          <w:sz w:val="28"/>
          <w:szCs w:val="28"/>
          <w:highlight w:val="green"/>
          <w:lang w:val="en-PH"/>
        </w:rPr>
        <w:commentReference w:id="311"/>
      </w:r>
      <w:ins w:id="313" w:author="Claude" w:date="2026-09-01T09:01:00Z">
        <w:r>
          <w:rPr>
            <w:rFonts w:ascii="Georgia" w:eastAsia="Georgia" w:hAnsi="Georgia" w:cs="Georgia"/>
            <w:sz w:val="28"/>
            <w:szCs w:val="28"/>
            <w:highlight w:val="green"/>
            <w:lang w:val="en-PH"/>
          </w:rPr>
          <w:t xml:space="preserve"> the Reference All-In Project Cost prescribed in Annex “A” may reflect a brownfield (retrofit, upgrade, or expansion of an existing site) cost basis, a greenfield (new site) cost basis, or both, as the Commission determines appropriate for each Facility Type and Auction Round. Where the Commission adopts a single Reference All-In Project Cost notwithstanding a material cost differential between brownfield and greenfield development for the same Facility Type, it shall disclose the basis for that determination together with the GAT Price issuance under Section 7.1 of these Rules, consistent with the disclosure obligation under Section 6.</w:t>
        </w:r>
      </w:ins>
      <w:commentRangeEnd w:id="308"/>
      <w:r>
        <w:rPr>
          <w:rStyle w:val="CommentReference"/>
          <w:rFonts w:ascii="Georgia" w:eastAsia="Georgia" w:hAnsi="Georgia" w:cs="Georgia"/>
          <w:sz w:val="28"/>
          <w:szCs w:val="28"/>
          <w:lang w:val="en-PH"/>
        </w:rPr>
        <w:commentReference w:id="308"/>
      </w:r>
    </w:p>
    <w:p w14:paraId="1EA76738" w14:textId="77777777" w:rsidR="00915078" w:rsidRDefault="00915078" w:rsidP="00915078">
      <w:pPr>
        <w:jc w:val="both"/>
        <w:rPr>
          <w:rFonts w:ascii="Georgia" w:eastAsia="Georgia" w:hAnsi="Georgia" w:cs="Georgia"/>
          <w:sz w:val="28"/>
          <w:szCs w:val="28"/>
          <w:lang w:val="en-PH"/>
        </w:rPr>
      </w:pPr>
    </w:p>
    <w:p w14:paraId="172F8AEA" w14:textId="77777777" w:rsidR="008E1161" w:rsidRPr="008E1161" w:rsidRDefault="008E1161" w:rsidP="00915078">
      <w:pPr>
        <w:ind w:left="720"/>
        <w:jc w:val="both"/>
        <w:rPr>
          <w:rFonts w:ascii="Georgia" w:eastAsia="Georgia" w:hAnsi="Georgia" w:cs="Georgia"/>
          <w:sz w:val="28"/>
          <w:szCs w:val="28"/>
          <w:lang w:val="en-PH"/>
        </w:rPr>
      </w:pPr>
      <w:commentRangeStart w:id="314"/>
      <w:r>
        <w:rPr>
          <w:rFonts w:ascii="Georgia" w:eastAsia="Georgia" w:hAnsi="Georgia" w:cs="Georgia"/>
          <w:b/>
          <w:bCs/>
          <w:i/>
          <w:iCs/>
          <w:sz w:val="28"/>
        </w:rPr>
        <w:t xml:space="preserve">8.2 </w:t>
      </w:r>
      <w:commentRangeEnd w:id="314"/>
      <w:r>
        <w:rPr>
          <w:rStyle w:val="CommentReference"/>
          <w:rFonts w:ascii="Georgia" w:eastAsia="Georgia" w:hAnsi="Georgia" w:cs="Georgia"/>
          <w:b/>
          <w:bCs/>
          <w:sz w:val="28"/>
          <w:szCs w:val="24"/>
        </w:rPr>
        <w:commentReference w:id="314"/>
      </w:r>
      <w:r>
        <w:rPr>
          <w:rFonts w:ascii="Georgia" w:eastAsia="Georgia" w:hAnsi="Georgia" w:cs="Georgia"/>
          <w:b/>
          <w:bCs/>
          <w:sz w:val="28"/>
        </w:rPr>
        <w:t>Capital Structure and Cost of Capital.</w:t>
      </w:r>
      <w:r>
        <w:rPr>
          <w:rFonts w:ascii="Georgia" w:eastAsia="Georgia" w:hAnsi="Georgia" w:cs="Georgia"/>
          <w:sz w:val="28"/>
        </w:rPr>
        <w:t xml:space="preserve"> The DCF Model shall apply the Reference Debt:Equity Ratio, the Reference Cost of Debt for the local and foreign tranches, the Reference Debt Repayment Period</w:t>
      </w:r>
      <w:ins w:id="315" w:author="Claude" w:date="2026-08-25T23:38:00Z">
        <w:r>
          <w:rPr>
            <w:rFonts w:ascii="Georgia" w:eastAsia="Georgia" w:hAnsi="Georgia" w:cs="Georgia"/>
            <w:sz w:val="28"/>
            <w:highlight w:val="green"/>
          </w:rPr>
          <w:t xml:space="preserve"> (net of any Reference Debt Grace Period)</w:t>
        </w:r>
      </w:ins>
      <w:r>
        <w:rPr>
          <w:rFonts w:ascii="Georgia" w:eastAsia="Georgia" w:hAnsi="Georgia" w:cs="Georgia"/>
          <w:sz w:val="28"/>
        </w:rPr>
        <w:t xml:space="preserve">, and the Reference Equity Required Rate of Return prescribed in Annex “A,” blended in accordance with the Local:Foreign Capital Ratio under Annex “A,” </w:t>
      </w:r>
      <w:del w:id="316" w:author="Claude" w:date="2026-10-08T09:00:00Z">
        <w:r>
          <w:rPr>
            <w:rFonts w:ascii="Georgia" w:eastAsia="Georgia" w:hAnsi="Georgia" w:cs="Georgia"/>
            <w:sz w:val="28"/>
            <w:highlight w:val="green"/>
          </w:rPr>
          <w:delText>to derive the Weighted Average Cost of Capital (WACC) used to discount the reference project's cash flows.</w:delText>
        </w:r>
      </w:del>
      <w:commentRangeStart w:id="317"/>
      <w:ins w:id="318" w:author="Claude" w:date="2026-10-08T09:00:00Z">
        <w:r>
          <w:rPr>
            <w:rFonts w:ascii="Georgia" w:eastAsia="Georgia" w:hAnsi="Georgia" w:cs="Georgia"/>
            <w:sz w:val="28"/>
            <w:highlight w:val="green"/>
          </w:rPr>
          <w:t>to derive the Weighted Average Cost of Capital (WACC), which is used only for the reasonableness check under Section 8.8.8; the reference project's equity cash flows are discounted at the Reference Equity Required Rate of Return (Re) under Section 8.4.</w:t>
        </w:r>
      </w:ins>
      <w:commentRangeEnd w:id="317"/>
      <w:r w:rsidRPr="008E1161">
        <w:rPr>
          <w:rStyle w:val="CommentReference"/>
          <w:rFonts w:ascii="Georgia" w:eastAsia="Georgia" w:hAnsi="Georgia" w:cs="Georgia"/>
          <w:sz w:val="28"/>
          <w:szCs w:val="28"/>
          <w:lang w:val="en-PH"/>
        </w:rPr>
        <w:commentReference w:id="317"/>
      </w:r>
    </w:p>
    <w:p w14:paraId="15F0F5FF" w14:textId="77777777" w:rsidR="00915078" w:rsidRDefault="00915078" w:rsidP="00915078">
      <w:pPr>
        <w:jc w:val="both"/>
        <w:rPr>
          <w:rFonts w:ascii="Georgia" w:eastAsia="Georgia" w:hAnsi="Georgia" w:cs="Georgia"/>
          <w:sz w:val="28"/>
          <w:szCs w:val="28"/>
          <w:lang w:val="en-PH"/>
        </w:rPr>
      </w:pPr>
    </w:p>
    <w:p w14:paraId="5819F9F2" w14:textId="77777777" w:rsidR="008E1161" w:rsidRPr="008E1161" w:rsidRDefault="008E1161" w:rsidP="00915078">
      <w:pPr>
        <w:ind w:left="720"/>
        <w:jc w:val="both"/>
        <w:rPr>
          <w:rFonts w:ascii="Georgia" w:eastAsia="Georgia" w:hAnsi="Georgia" w:cs="Georgia"/>
          <w:sz w:val="28"/>
          <w:szCs w:val="28"/>
          <w:lang w:val="en-PH"/>
        </w:rPr>
      </w:pPr>
      <w:commentRangeStart w:id="319"/>
      <w:commentRangeStart w:id="320"/>
      <w:r>
        <w:rPr>
          <w:rFonts w:ascii="Georgia" w:eastAsia="Georgia" w:hAnsi="Georgia" w:cs="Georgia"/>
          <w:b/>
          <w:bCs/>
          <w:i/>
          <w:iCs/>
          <w:sz w:val="28"/>
        </w:rPr>
        <w:t xml:space="preserve">8.3 </w:t>
      </w:r>
      <w:commentRangeEnd w:id="320"/>
      <w:r>
        <w:rPr>
          <w:rStyle w:val="CommentReference"/>
          <w:rFonts w:ascii="Georgia" w:eastAsia="Georgia" w:hAnsi="Georgia" w:cs="Georgia"/>
          <w:b/>
          <w:bCs/>
          <w:sz w:val="28"/>
          <w:szCs w:val="24"/>
        </w:rPr>
        <w:commentReference w:id="320"/>
      </w:r>
      <w:commentRangeEnd w:id="319"/>
      <w:r>
        <w:rPr>
          <w:rStyle w:val="CommentReference"/>
          <w:rFonts w:ascii="Georgia" w:eastAsia="Georgia" w:hAnsi="Georgia" w:cs="Georgia"/>
          <w:b/>
          <w:bCs/>
          <w:sz w:val="28"/>
          <w:szCs w:val="24"/>
        </w:rPr>
        <w:commentReference w:id="319"/>
      </w:r>
      <w:r>
        <w:rPr>
          <w:rFonts w:ascii="Georgia" w:eastAsia="Georgia" w:hAnsi="Georgia" w:cs="Georgia"/>
          <w:b/>
          <w:bCs/>
          <w:sz w:val="28"/>
        </w:rPr>
        <w:t>Annual Cash-Flow Projection.</w:t>
      </w:r>
      <w:r>
        <w:rPr>
          <w:rFonts w:ascii="Georgia" w:eastAsia="Georgia" w:hAnsi="Georgia" w:cs="Georgia"/>
          <w:sz w:val="28"/>
        </w:rPr>
        <w:t xml:space="preserve"> For each year of the Reference Operating Period, the DCF Model shall project Revenue as the GAT Price multiplied by the reference project's expected generation at the Reference Net Capacity Factor, and Operating Expenditure as the sum of the Fixed O&amp;M Costs, the Variable Non-Fuel O&amp;M Costs</w:t>
      </w:r>
      <w:ins w:id="321" w:author="Claude" w:date="2026-08-25T23:40:00Z">
        <w:r>
          <w:rPr>
            <w:rFonts w:ascii="Georgia" w:eastAsia="Georgia" w:hAnsi="Georgia" w:cs="Georgia"/>
            <w:sz w:val="28"/>
            <w:highlight w:val="green"/>
          </w:rPr>
          <w:t xml:space="preserve">,</w:t>
        </w:r>
        <w:del w:id="32243" w:author="Claude" w:date="2026-10-19T09:00:00Z">
          <w:r>
            <w:rPr>
              <w:rFonts w:ascii="Georgia" w:eastAsia="Georgia" w:hAnsi="Georgia" w:cs="Georgia"/>
              <w:sz w:val="28"/>
              <w:highlight w:val="cyan"/>
            </w:rPr>
            <w:delText xml:space="preserve"> the Reference Land/Site Lease Cost</w:delText>
          </w:r>
        </w:del>
      </w:ins>
      <w:del w:id="32244" w:author="Claude" w:date="2026-10-19T09:00:00Z">
        <w:r>
          <w:rPr>
            <w:rFonts w:ascii="Georgia" w:eastAsia="Georgia" w:hAnsi="Georgia" w:cs="Georgia"/>
            <w:sz w:val="28"/>
            <w:highlight w:val="cyan"/>
          </w:rPr>
          <w:delText xml:space="preserve">,</w:delText>
        </w:r>
      </w:del>
      <w:r>
        <w:rPr>
          <w:rFonts w:ascii="Georgia" w:eastAsia="Georgia" w:hAnsi="Georgia" w:cs="Georgia"/>
          <w:sz w:val="28"/>
        </w:rPr>
        <w:t xml:space="preserve"> and the G&amp;A Costs prescribed in Annex “A,” </w:t>
      </w:r>
      <w:del w:id="33598" w:author="Claude" w:date="2026-10-19T09:00:00Z">
        <w:r>
          <w:rPr>
            <w:rFonts w:ascii="Georgia" w:eastAsia="Georgia" w:hAnsi="Georgia" w:cs="Georgia"/>
            <w:sz w:val="28"/>
            <w:highlight w:val="green"/>
          </w:rPr>
          <w:delText xml:space="preserve">together with the Capped Landed Logistics Cost component under Section 8.6.</w:delText>
        </w:r>
      </w:del>
      <w:ins w:id="33599" w:author="Claude" w:date="2026-10-19T09:00:00Z">
        <w:r>
          <w:rPr>
            <w:rFonts w:ascii="Georgia" w:eastAsia="Georgia" w:hAnsi="Georgia" w:cs="Georgia"/>
            <w:sz w:val="28"/>
            <w:highlight w:val="green"/>
          </w:rPr>
          <w:t xml:space="preserve">excluding the Allowable Add-On Costs, which are recovered through the Fuel Cost under Section 8.6.</w:t>
        </w:r>
      </w:ins>
      <w:ins w:id="322" w:author="Claude" w:date="2026-08-25T14:24:00Z">
        <w:del w:id="323" w:author="Claude" w:date="2026-08-25T16:16:00Z">
          <w:r>
            <w:rPr>
              <w:rFonts w:ascii="Georgia" w:eastAsia="Georgia" w:hAnsi="Georgia" w:cs="Georgia"/>
              <w:sz w:val="28"/>
              <w:highlight w:val="green"/>
            </w:rPr>
            <w:delText xml:space="preserve"> The DCF Model shall further recognize: (a) the annual escalation of the Fixed O&amp;M Costs, the Variable Non-Fuel O&amp;M Costs, and the G&amp;A Costs in nominal terms at the Reference Cost Escalation Rate; (b) the annual decline, if any, in expected generation and/or plant efficiency reflected in the Reference Plant Degradation Rate; and (c) as periodic cash outflows, the Reference Major Maintenance/Refurbishment Capital Expenditure at its prescribed timing, and, as a cash inflow in the terminal year of the Reference Operating Period, the Reference Salvage Value, each as prescribed in Annex “A.”</w:delText>
          </w:r>
        </w:del>
      </w:ins>
      <w:ins w:id="324" w:author="Claude" w:date="2026-08-25T16:16:00Z">
        <w:r>
          <w:rPr>
            <w:rFonts w:ascii="Georgia" w:eastAsia="Georgia" w:hAnsi="Georgia" w:cs="Georgia"/>
            <w:sz w:val="28"/>
            <w:highlight w:val="green"/>
          </w:rPr>
          <w:t xml:space="preserve"> The DCF Model shall further recognize: (a) the annual decline, if any, in expected generation and/or plant efficiency reflected in the Reference Plant Degradation Rate; and (b) as periodic cash outflows, the Reference Major Maintenance/Refurbishment Capital Expenditure at its prescribed timing, and, as a cash inflow in the terminal year of the Reference Operating Period, the Reference Salvage Value, each as prescribed in Annex “A.”</w:t>
        </w:r>
      </w:ins>
    </w:p>
    <w:p w14:paraId="7796AF99" w14:textId="77777777" w:rsidR="00915078" w:rsidRDefault="00915078" w:rsidP="00915078">
      <w:pPr>
        <w:jc w:val="both"/>
        <w:rPr>
          <w:rFonts w:ascii="Georgia" w:eastAsia="Georgia" w:hAnsi="Georgia" w:cs="Georgia"/>
          <w:sz w:val="28"/>
          <w:szCs w:val="28"/>
          <w:lang w:val="en-PH"/>
        </w:rPr>
      </w:pPr>
    </w:p>
    <w:p w14:paraId="6ADB75FE" w14:textId="77777777" w:rsidR="008E1161" w:rsidRPr="008E1161" w:rsidRDefault="008E1161" w:rsidP="00915078">
      <w:pPr>
        <w:ind w:left="720"/>
        <w:jc w:val="both"/>
        <w:rPr>
          <w:rFonts w:ascii="Georgia" w:eastAsia="Georgia" w:hAnsi="Georgia" w:cs="Georgia"/>
          <w:sz w:val="28"/>
          <w:szCs w:val="28"/>
          <w:lang w:val="en-PH"/>
        </w:rPr>
      </w:pPr>
      <w:commentRangeStart w:id="325"/>
      <w:commentRangeStart w:id="326"/>
      <w:r>
        <w:rPr>
          <w:rFonts w:ascii="Georgia" w:eastAsia="Georgia" w:hAnsi="Georgia" w:cs="Georgia"/>
          <w:b/>
          <w:bCs/>
          <w:i/>
          <w:iCs/>
          <w:sz w:val="28"/>
        </w:rPr>
        <w:t xml:space="preserve">8.4 </w:t>
      </w:r>
      <w:commentRangeEnd w:id="326"/>
      <w:r>
        <w:rPr>
          <w:rStyle w:val="CommentReference"/>
          <w:rFonts w:ascii="Georgia" w:eastAsia="Georgia" w:hAnsi="Georgia" w:cs="Georgia"/>
          <w:b/>
          <w:bCs/>
          <w:sz w:val="28"/>
          <w:szCs w:val="24"/>
        </w:rPr>
        <w:commentReference w:id="326"/>
      </w:r>
      <w:commentRangeEnd w:id="325"/>
      <w:r>
        <w:rPr>
          <w:rStyle w:val="CommentReference"/>
          <w:rFonts w:ascii="Georgia" w:eastAsia="Georgia" w:hAnsi="Georgia" w:cs="Georgia"/>
          <w:b/>
          <w:bCs/>
          <w:sz w:val="28"/>
          <w:szCs w:val="24"/>
        </w:rPr>
        <w:commentReference w:id="325"/>
      </w:r>
      <w:r>
        <w:rPr>
          <w:rFonts w:ascii="Georgia" w:eastAsia="Georgia" w:hAnsi="Georgia" w:cs="Georgia"/>
          <w:b/>
          <w:bCs/>
          <w:sz w:val="28"/>
        </w:rPr>
        <w:t xml:space="preserve">Discount at </w:t>
      </w:r>
      <w:del w:id="327" w:author="Claude" w:date="2026-08-25T23:23:00Z">
        <w:r>
          <w:rPr>
            <w:rFonts w:ascii="Georgia" w:eastAsia="Georgia" w:hAnsi="Georgia" w:cs="Georgia"/>
            <w:sz w:val="28"/>
            <w:highlight w:val="green"/>
          </w:rPr>
          <w:delText>WACC</w:delText>
        </w:r>
      </w:del>
      <w:ins w:id="328" w:author="Claude" w:date="2026-08-25T23:23:00Z">
        <w:r>
          <w:rPr>
            <w:rFonts w:ascii="Georgia" w:eastAsia="Georgia" w:hAnsi="Georgia" w:cs="Georgia"/>
            <w:b/>
            <w:bCs/>
            <w:sz w:val="28"/>
            <w:highlight w:val="green"/>
          </w:rPr>
          <w:t>the Required Equity Return</w:t>
        </w:r>
      </w:ins>
      <w:r>
        <w:rPr>
          <w:rFonts w:ascii="Georgia" w:eastAsia="Georgia" w:hAnsi="Georgia" w:cs="Georgia"/>
          <w:b/>
          <w:bCs/>
          <w:sz w:val="28"/>
        </w:rPr>
        <w:t xml:space="preserve"> and Solution for the GAT Price.</w:t>
      </w:r>
      <w:r>
        <w:rPr>
          <w:rFonts w:ascii="Georgia" w:eastAsia="Georgia" w:hAnsi="Georgia" w:cs="Georgia"/>
          <w:sz w:val="28"/>
        </w:rPr>
        <w:t xml:space="preserve"> The DCF Model shall apply straight-line depreciation over the Reference Operating Period and the Applicable Income Tax Rate under Annex “A” to compute the after-tax equity cash flow for each year, and shall solve, by iteration, for the levelized GAT Price at which the net present value of the reference project's equity cash flows, discounted at </w:t>
      </w:r>
      <w:del w:id="329" w:author="Claude" w:date="2026-08-25T23:23:00Z">
        <w:r>
          <w:rPr>
            <w:rFonts w:ascii="Georgia" w:eastAsia="Georgia" w:hAnsi="Georgia" w:cs="Georgia"/>
            <w:sz w:val="28"/>
            <w:highlight w:val="green"/>
          </w:rPr>
          <w:delText>the WACC established under Section 8.2</w:delText>
        </w:r>
      </w:del>
      <w:ins w:id="330" w:author="Claude" w:date="2026-08-25T23:23:00Z">
        <w:r>
          <w:rPr>
            <w:rFonts w:ascii="Georgia" w:eastAsia="Georgia" w:hAnsi="Georgia" w:cs="Georgia"/>
            <w:sz w:val="28"/>
            <w:highlight w:val="green"/>
          </w:rPr>
          <w:t>the Reference Equity Required Rate of Return (Re) prescribed in Annex “A”</w:t>
        </w:r>
      </w:ins>
      <w:r>
        <w:rPr>
          <w:rFonts w:ascii="Georgia" w:eastAsia="Georgia" w:hAnsi="Georgia" w:cs="Georgia"/>
          <w:sz w:val="28"/>
        </w:rPr>
        <w:t>, equals zero.</w:t>
      </w:r>
    </w:p>
    <w:p w14:paraId="004A8365" w14:textId="77777777" w:rsidR="00915078" w:rsidRDefault="00915078" w:rsidP="00915078">
      <w:pPr>
        <w:jc w:val="both"/>
        <w:rPr>
          <w:rFonts w:ascii="Georgia" w:eastAsia="Georgia" w:hAnsi="Georgia" w:cs="Georgia"/>
          <w:sz w:val="28"/>
          <w:szCs w:val="28"/>
          <w:lang w:val="en-PH"/>
        </w:rPr>
      </w:pPr>
    </w:p>
    <w:p w14:paraId="459F5F61" w14:textId="77777777" w:rsidR="008E1161" w:rsidRPr="008E1161" w:rsidRDefault="008E1161" w:rsidP="00915078">
      <w:pPr>
        <w:ind w:left="720"/>
        <w:jc w:val="both"/>
        <w:rPr>
          <w:rFonts w:ascii="Georgia" w:eastAsia="Georgia" w:hAnsi="Georgia" w:cs="Georgia"/>
          <w:sz w:val="28"/>
          <w:szCs w:val="28"/>
          <w:lang w:val="en-PH"/>
        </w:rPr>
      </w:pPr>
      <w:r>
        <w:rPr>
          <w:rFonts w:ascii="Georgia" w:hAnsi="Georgia"/>
          <w:b/>
          <w:bCs/>
          <w:i/>
          <w:iCs/>
          <w:sz w:val="28"/>
        </w:rPr>
        <w:t xml:space="preserve">8.5 </w:t>
      </w:r>
      <w:r>
        <w:rPr>
          <w:rFonts w:ascii="Georgia" w:hAnsi="Georgia"/>
          <w:b/>
          <w:bCs/>
          <w:sz w:val="28"/>
        </w:rPr>
        <w:t>PHP-Denominated Settlement</w:t>
      </w:r>
      <w:r>
        <w:rPr>
          <w:rFonts w:ascii="Georgia" w:hAnsi="Georgia"/>
          <w:b/>
          <w:bCs/>
          <w:i/>
          <w:iCs/>
          <w:sz w:val="28"/>
        </w:rPr>
        <w:t>.</w:t>
      </w:r>
      <w:r>
        <w:rPr>
          <w:rFonts w:ascii="Georgia" w:hAnsi="Georgia"/>
          <w:sz w:val="28"/>
        </w:rPr>
        <w:t xml:space="preserve"> Notwithstanding the currency composition of the reference project's debt and capital </w:t>
      </w:r>
      <w:r>
        <w:rPr>
          <w:rFonts w:ascii="Georgia" w:hAnsi="Georgia"/>
          <w:sz w:val="28"/>
        </w:rPr>
        <w:lastRenderedPageBreak/>
        <w:t>structure used solely for purposes of computing the GAT Price under this Section, the resulting GAT Price, and the Gas Auction Price (GAP) endorsed to a Winning Bidder in the Auction Proper, shall be fixed and expressed exclusively in Philippine Pesos (PhP/kWh) and shall not be subject to further foreign-exchange indexation, escalation, or pass-through to consumers during the term of the Certificate of Award.</w:t>
      </w:r>
    </w:p>
    <w:p w14:paraId="0E1AF418" w14:textId="77777777" w:rsidR="00915078" w:rsidRDefault="00915078" w:rsidP="00915078">
      <w:pPr>
        <w:jc w:val="both"/>
        <w:rPr>
          <w:rFonts w:ascii="Georgia" w:eastAsia="Georgia" w:hAnsi="Georgia" w:cs="Georgia"/>
          <w:sz w:val="28"/>
          <w:szCs w:val="28"/>
          <w:lang w:val="en-PH"/>
        </w:rPr>
      </w:pPr>
    </w:p>
    <w:p w14:paraId="3B12F524" w14:textId="77777777" w:rsidR="008E1161" w:rsidRPr="008E1161" w:rsidRDefault="008E1161" w:rsidP="00915078">
      <w:pPr>
        <w:ind w:left="720"/>
        <w:jc w:val="both"/>
        <w:rPr>
          <w:rFonts w:ascii="Georgia" w:eastAsia="Georgia" w:hAnsi="Georgia" w:cs="Georgia"/>
          <w:sz w:val="28"/>
          <w:szCs w:val="28"/>
          <w:lang w:val="en-PH"/>
        </w:rPr>
      </w:pPr>
      <w:commentRangeStart w:id="331"/>
      <w:r>
        <w:rPr>
          <w:rFonts w:ascii="Georgia" w:hAnsi="Georgia"/>
          <w:b/>
          <w:bCs/>
          <w:i/>
          <w:iCs/>
          <w:sz w:val="28"/>
        </w:rPr>
        <w:t xml:space="preserve">8.6 </w:t>
      </w:r>
      <w:commentRangeEnd w:id="331"/>
      <w:r>
        <w:rPr>
          <w:rStyle w:val="CommentReference"/>
          <w:rFonts w:ascii="Georgia" w:hAnsi="Georgia"/>
          <w:b/>
          <w:bCs/>
          <w:sz w:val="28"/>
          <w:szCs w:val="24"/>
        </w:rPr>
        <w:commentReference w:id="331"/>
      </w:r>
      <w:commentRangeStart w:id="2526"/>
      <w:del w:id="33600" w:author="Claude" w:date="2026-10-19T09:00:00Z">
        <w:r>
          <w:rPr>
            <w:rFonts w:ascii="Georgia" w:hAnsi="Georgia"/>
            <w:b/>
            <w:bCs/>
            <w:sz w:val="28"/>
            <w:highlight w:val="green"/>
          </w:rPr>
          <w:delText>Capped Landed Logistics Cost Component.</w:delText>
        </w:r>
      </w:del>
      <w:ins w:id="33601" w:author="Claude" w:date="2026-10-19T09:00:00Z">
        <w:r>
          <w:rPr>
            <w:rFonts w:ascii="Georgia" w:hAnsi="Georgia"/>
            <w:b/>
            <w:bCs/>
            <w:sz w:val="28"/>
            <w:highlight w:val="green"/>
          </w:rPr>
          <w:t xml:space="preserve">Exclusion of Logistics Costs from the GAT Price.</w:t>
        </w:r>
      </w:ins>
      <w:r>
        <w:rPr>
          <w:rFonts w:ascii="Georgia" w:hAnsi="Georgia"/>
          <w:sz w:val="28"/>
        </w:rPr>
        <w:t xml:space="preserve"> </w:t>
      </w:r>
      <w:del w:id="33602" w:author="Claude" w:date="2026-10-19T09:00:00Z">
        <w:r>
          <w:rPr>
            <w:rFonts w:ascii="Georgia" w:hAnsi="Georgia"/>
            <w:sz w:val="28"/>
            <w:highlight w:val="green"/>
          </w:rPr>
          <w:delText xml:space="preserve">The GAT Price computation under this Section shall include, as an Operating Expenditure item, a Capped Landed Logistics Cost component representing the levelized annual equivalent of the Allowable Add-On Costs enumerated in Section 17 of these Rules — </w:delText>
        </w:r>
      </w:del>
      <w:del w:id="332" w:author="Claude" w:date="2026-10-08T09:00:00Z">
        <w:r>
          <w:rPr>
            <w:rFonts w:ascii="Georgia" w:hAnsi="Georgia"/>
            <w:sz w:val="28"/>
            <w:highlight w:val="green"/>
          </w:rPr>
          <w:delText>namely, regasification/terminal fees, pipeline transportation fees, and the boil-off gas (BOG) loss allowance</w:delText>
        </w:r>
      </w:del>
      <w:commentRangeStart w:id="333"/>
      <w:ins w:id="334" w:author="Claude" w:date="2026-10-08T09:00:00Z">
        <w:del w:id="33603" w:author="Claude" w:date="2026-10-19T09:00:00Z">
          <w:r>
            <w:rPr>
              <w:rFonts w:ascii="Georgia" w:hAnsi="Georgia"/>
              <w:sz w:val="28"/>
              <w:highlight w:val="green"/>
            </w:rPr>
            <w:delText xml:space="preserve">being each of the components listed in Table 2 of that Section (regasification/terminal fees, pipeline transportation, marine/trucking transportation, LNG storage, </w:delText>
          </w:r>
        </w:del>
        <w:del w:id="32314" w:author="Claude" w:date="2026-10-19T09:00:00Z">
          <w:r>
            <w:rPr>
              <w:rFonts w:ascii="Georgia" w:hAnsi="Georgia"/>
              <w:sz w:val="28"/>
              <w:highlight w:val="cyan"/>
            </w:rPr>
            <w:delText xml:space="preserve">gas processing/conditioning, measurement, testing and metering, and the boil-off gas (BOG) loss allowance)</w:delText>
          </w:r>
        </w:del>
      </w:ins>
      <w:ins w:id="32315" w:author="Claude" w:date="2026-10-19T09:00:00Z">
        <w:del w:id="33604" w:author="Claude" w:date="2026-10-19T09:00:00Z">
          <w:r>
            <w:rPr>
              <w:rFonts w:ascii="Georgia" w:hAnsi="Georgia"/>
              <w:sz w:val="28"/>
              <w:highlight w:val="cyan"/>
            </w:rPr>
            <w:delText xml:space="preserve">gas processing/conditioning, and measurement, testing and metering)</w:delText>
          </w:r>
        </w:del>
      </w:ins>
      <w:commentRangeEnd w:id="333"/>
      <w:r>
        <w:rPr>
          <w:rStyle w:val="CommentReference"/>
          <w:rFonts w:ascii="Georgia" w:hAnsi="Georgia"/>
          <w:sz w:val="28"/>
          <w:szCs w:val="24"/>
        </w:rPr>
        <w:commentReference w:id="333"/>
      </w:r>
      <w:del w:id="33605" w:author="Claude" w:date="2026-10-19T09:00:00Z">
        <w:r>
          <w:rPr>
            <w:rFonts w:ascii="Georgia" w:hAnsi="Georgia"/>
            <w:sz w:val="28"/>
            <w:highlight w:val="green"/>
          </w:rPr>
          <w:delText xml:space="preserve"> — each individually subject to the maximum caps prescribed in Section 17 and Annex “A.” </w:delText>
        </w:r>
      </w:del>
      <w:del w:id="33606" w:author="Claude" w:date="2026-10-19T09:00:00Z">
        <w:r w:rsidRPr="004A1889">
          <w:rPr>
            <w:rFonts w:ascii="Georgia" w:hAnsi="Georgia"/>
            <w:sz w:val="28"/>
            <w:highlight w:val="green"/>
          </w:rPr>
          <w:delText>By embedding this capped logistics cost within the GAT Price ceiling rather than passing it through separately under Rule 4, the Winning Bidder, and not the electricity consumer, bears the risk of gas-delivery-infrastructure underutilization, cost overruns above the prescribed caps, and logistics-related rate volatility.</w:delText>
        </w:r>
      </w:del>
      <w:del w:id="33607" w:author="Claude" w:date="2026-10-19T09:00:00Z">
        <w:r>
          <w:rPr>
            <w:rFonts w:ascii="Georgia" w:hAnsi="Georgia"/>
            <w:sz w:val="28"/>
            <w:highlight w:val="green"/>
          </w:rPr>
          <w:delText xml:space="preserve"> The Reference Gas Price commodity component determined under Sections 14 to 16 of these Rules remains excluded from the GAT Price and is recovered exclusively through the Fuel Cost Pass-Through mechanism under Rule 4, as amended.</w:delText>
        </w:r>
      </w:del>
      <w:ins w:id="32215" w:author="Claude" w:date="2026-10-19T09:00:00Z">
        <w:del w:id="33608" w:author="Claude" w:date="2026-10-19T09:00:00Z">
          <w:r>
            <w:rPr>
              <w:rFonts w:ascii="Georgia" w:hAnsi="Georgia"/>
              <w:sz w:val="28"/>
              <w:highlight w:val="cyan"/>
            </w:rPr>
            <w:delText xml:space="preserve"> Where the logistics cost profiles of Indigenous Natural Gas, Blended Natural Gas, and Imported LNG supply differ materially, the Commission may set the Capped Landed Logistics Cost component, and accordingly the GAT Price, separately for each Fuel Source Category.</w:delText>
          </w:r>
        </w:del>
      </w:ins>
      <w:ins w:id="33609" w:author="Claude" w:date="2026-10-19T09:00:00Z">
        <w:r>
          <w:rPr>
            <w:rFonts w:ascii="Georgia" w:hAnsi="Georgia"/>
            <w:sz w:val="28"/>
            <w:highlight w:val="green"/>
          </w:rPr>
          <w:t xml:space="preserve">The GAT Price computed under this Section shall consist of the capital recovery component (CRF) and the levelized O&amp;M component (OM). The Allowable Add-On Costs enumerated in Section 17 of these Rules (regasification/terminal fees, pipeline transportation, marine/trucking transportation, LNG storage, gas processing/conditioning, and measurement, testing and metering) shall not be included in the GAT Price or in any Price Offer. They shall instead be recovered through the Fuel Cost Pass-Through mechanism under Rule 4 of these Rules as the Capped Landed Logistics Cost (CLLC) component of the Fuel Cost under Section 18, each component at the lesser of the actual, reasonable, and prudent cost and the maximum cap prescribed in Section 17 and Annex “A,” consistent with Sections 4 and 18.2.2 of the Gas Auction Circular, which place caps on allowable add-on costs within the Gas Price Benchmark. Costs above the applicable caps shall be borne by the Winning Bidder. Differences in the logistics cost profiles of Indigenous Natural Gas, Blended Natural Gas, and Imported LNG supply shall be reflected in the Allowable Add-On Cost Caps, which the Commission may set separately for each Fuel Source Category under Section 17, and not in the GAT Price, which remains the same for all Fuel Source Categories under Section 10.</w:t>
        </w:r>
      </w:ins>
      <w:commentRangeEnd w:id="2526"/>
      <w:r>
        <w:rPr>
          <w:rStyle w:val="CommentReference"/>
        </w:rPr>
        <w:commentReference w:id="2526"/>
      </w:r>
    </w:p>
    <w:p w14:paraId="6153374C" w14:textId="77777777" w:rsidR="008E1161" w:rsidRPr="008E1161" w:rsidRDefault="008E1161" w:rsidP="008E1161">
      <w:pPr>
        <w:ind w:firstLine="720"/>
        <w:jc w:val="both"/>
        <w:rPr>
          <w:rFonts w:ascii="Georgia" w:eastAsia="Georgia" w:hAnsi="Georgia" w:cs="Georgia"/>
          <w:sz w:val="28"/>
          <w:szCs w:val="28"/>
          <w:lang w:val="en-PH"/>
        </w:rPr>
      </w:pPr>
    </w:p>
    <w:p w14:paraId="507D5AEA" w14:textId="77777777" w:rsidR="008E1161" w:rsidRPr="008E1161" w:rsidRDefault="008E1161" w:rsidP="008E1161">
      <w:pPr>
        <w:jc w:val="center"/>
        <w:rPr>
          <w:rFonts w:ascii="Georgia" w:eastAsia="Georgia" w:hAnsi="Georgia" w:cs="Georgia"/>
          <w:sz w:val="28"/>
          <w:szCs w:val="28"/>
          <w:lang w:val="en-PH"/>
        </w:rPr>
      </w:pPr>
      <m:oMathPara>
        <m:oMathParaPr>
          <m:jc m:val="center"/>
        </m:oMathParaPr>
        <m:oMath>
          <m:r>
            <w:rPr>
              <w:rFonts w:ascii="Cambria Math" w:hAnsi="Cambria Math"/>
              <w:sz w:val="28"/>
              <w:szCs w:val="28"/>
            </w:rPr>
            <m:t>GATP=CRF+OM</m:t>
          </m:r>
          <w:del w:id="33610" w:author="Claude" w:date="2026-10-19T09:00:00Z">
            <m:r>
              <w:rPr>
                <w:rFonts w:ascii="Cambria Math" w:hAnsi="Cambria Math"/>
                <w:sz w:val="28"/>
                <w:szCs w:val="28"/>
              </w:rPr>
              <m:t>+CLLC</m:t>
            </m:r>
          </w:del>
        </m:oMath>
      </m:oMathPara>
    </w:p>
    <w:p w14:paraId="7415A9F5" w14:textId="77777777" w:rsidR="0008735A" w:rsidRDefault="00000000">
      <w:pPr>
        <w:jc w:val="center"/>
        <w:rPr>
          <w:rFonts w:ascii="Georgia" w:eastAsia="Georgia" w:hAnsi="Georgia" w:cs="Georgia"/>
          <w:sz w:val="28"/>
          <w:szCs w:val="28"/>
          <w:lang w:val="en-PH"/>
        </w:rPr>
      </w:pPr>
      <w:commentRangeStart w:id="335"/>
      <w:ins w:id="336" w:author="Claude" w:date="2026-09-17T00:00:00Z">
        <w:r>
          <w:rPr>
            <w:rFonts w:ascii="Georgia" w:hAnsi="Georgia"/>
            <w:sz w:val="28"/>
            <w:highlight w:val="green"/>
          </w:rPr>
          <w:t xml:space="preserve">Where: </w:t>
        </w:r>
        <w:del w:id="337" w:author="Claude" w:date="2026-10-08T09:00:00Z">
          <w:r>
            <w:rPr>
              <w:rFonts w:ascii="Georgia" w:hAnsi="Georgia"/>
              <w:sz w:val="28"/>
              <w:highlight w:val="green"/>
            </w:rPr>
            <w:delText>CRF is the Capacity Recovery Fee, the capital-recovery portion of the levelized GAT Price solved under Section 8.4, net of the OM and CLLC components;</w:delText>
          </w:r>
        </w:del>
      </w:ins>
      <w:commentRangeStart w:id="338"/>
      <w:ins w:id="339" w:author="Claude" w:date="2026-10-08T09:00:00Z">
        <w:r>
          <w:rPr>
            <w:rFonts w:ascii="Georgia" w:hAnsi="Georgia"/>
            <w:sz w:val="28"/>
            <w:highlight w:val="green"/>
          </w:rPr>
          <w:t xml:space="preserve">CRF is the capital recovery component of the levelized GAT Price solved under Section 8.4, being the residual of that price </w:t>
        </w:r>
        <w:del w:id="33611" w:author="Claude" w:date="2026-10-19T09:00:00Z">
          <w:r>
            <w:rPr>
              <w:rFonts w:ascii="Georgia" w:hAnsi="Georgia"/>
              <w:sz w:val="28"/>
              <w:highlight w:val="green"/>
            </w:rPr>
            <w:delText xml:space="preserve">net of the OM and CLLC components</w:delText>
          </w:r>
        </w:del>
      </w:ins>
      <w:ins w:id="33612" w:author="Claude" w:date="2026-10-19T09:00:00Z">
        <w:r>
          <w:rPr>
            <w:rFonts w:ascii="Georgia" w:hAnsi="Georgia"/>
            <w:sz w:val="28"/>
            <w:highlight w:val="green"/>
          </w:rPr>
          <w:t xml:space="preserve">net of the OM component</w:t>
        </w:r>
      </w:ins>
      <w:ins w:id="33613" w:author="Claude" w:date="2026-10-08T09:00:00Z">
        <w:r>
          <w:rPr>
            <w:rFonts w:ascii="Georgia" w:hAnsi="Georgia"/>
            <w:sz w:val="28"/>
            <w:highlight w:val="green"/>
          </w:rPr>
          <w:t xml:space="preserve"> and therefore covering the return of and on capital, financing costs, G&amp;A Costs,</w:t>
        </w:r>
        <w:del w:id="32245" w:author="Claude" w:date="2026-10-19T09:00:00Z">
          <w:r>
            <w:rPr>
              <w:rFonts w:ascii="Georgia" w:hAnsi="Georgia"/>
              <w:sz w:val="28"/>
              <w:highlight w:val="cyan"/>
            </w:rPr>
            <w:delText xml:space="preserve"> the Reference Land/Site Lease Cost,</w:delText>
          </w:r>
        </w:del>
        <w:r>
          <w:rPr>
            <w:rFonts w:ascii="Georgia" w:hAnsi="Georgia"/>
            <w:sz w:val="28"/>
            <w:highlight w:val="green"/>
          </w:rPr>
          <w:t xml:space="preserve"> and applicable taxes; it is a per-kilowatt-hour component of the GAT Price and not a capacity fee or fixed charge within the meaning of Section 28 of these Rules;</w:t>
        </w:r>
      </w:ins>
      <w:commentRangeEnd w:id="338"/>
      <w:r>
        <w:rPr>
          <w:rStyle w:val="CommentReference"/>
          <w:rFonts w:ascii="Georgia" w:hAnsi="Georgia"/>
          <w:sz w:val="28"/>
          <w:szCs w:val="24"/>
          <w:highlight w:val="green"/>
        </w:rPr>
        <w:commentReference w:id="338"/>
      </w:r>
      <w:ins w:id="340" w:author="Claude" w:date="2026-09-17T00:00:00Z">
        <w:r>
          <w:rPr>
            <w:rFonts w:ascii="Georgia" w:hAnsi="Georgia"/>
            <w:sz w:val="28"/>
            <w:highlight w:val="green"/>
          </w:rPr>
          <w:t xml:space="preserve"> OM is the levelized annual equivalent of the Fixed O&amp;M Costs and Variable Non-Fuel O&amp;M Costs prescribed in Annex “A”</w:t>
        </w:r>
        <w:del w:id="33614" w:author="Claude" w:date="2026-10-19T09:00:00Z">
          <w:r>
            <w:rPr>
              <w:rFonts w:ascii="Georgia" w:hAnsi="Georgia"/>
              <w:sz w:val="28"/>
              <w:highlight w:val="green"/>
            </w:rPr>
            <w:delText xml:space="preserve">; and CLLC is the Capped Landed Logistics Cost component described in the preceding paragraph of this Section.</w:delText>
          </w:r>
        </w:del>
      </w:ins>
      <w:ins w:id="33615" w:author="Claude" w:date="2026-10-19T09:00:00Z">
        <w:r>
          <w:rPr>
            <w:rFonts w:ascii="Georgia" w:hAnsi="Georgia"/>
            <w:sz w:val="28"/>
            <w:highlight w:val="green"/>
          </w:rPr>
          <w:t xml:space="preserve">. The Capped Landed Logistics Cost (CLLC) is not a component of the GAT Price; it is recovered through the Fuel Cost under Section 18.</w:t>
        </w:r>
      </w:ins>
      <w:commentRangeEnd w:id="335"/>
      <w:r>
        <w:rPr>
          <w:rStyle w:val="CommentReference"/>
          <w:rFonts w:ascii="Georgia" w:eastAsia="Georgia" w:hAnsi="Georgia" w:cs="Georgia"/>
          <w:sz w:val="28"/>
          <w:szCs w:val="28"/>
          <w:lang w:val="en-PH"/>
        </w:rPr>
        <w:commentReference w:id="335"/>
      </w:r>
    </w:p>
    <w:p w14:paraId="7E260BDE" w14:textId="77777777" w:rsidR="008E1161" w:rsidRPr="008E1161" w:rsidRDefault="008E1161" w:rsidP="008E1161">
      <w:pPr>
        <w:jc w:val="center"/>
        <w:rPr>
          <w:rFonts w:ascii="Georgia" w:eastAsia="Georgia" w:hAnsi="Georgia" w:cs="Georgia"/>
          <w:sz w:val="28"/>
          <w:szCs w:val="28"/>
          <w:lang w:val="en-PH"/>
        </w:rPr>
      </w:pPr>
      <w:r>
        <w:rPr>
          <w:noProof/>
        </w:rPr>
        <w:lastRenderedPageBreak/>
        <w:drawing>
          <wp:inline distT="0" distB="0" distL="0" distR="0" wp14:anchorId="1396D3A2" wp14:editId="1C41BB42">
            <wp:extent cx="5760720" cy="6748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gatp_dcf.png"/>
                    <pic:cNvPicPr/>
                  </pic:nvPicPr>
                  <pic:blipFill>
                    <a:blip r:embed="rId16"/>
                    <a:stretch>
                      <a:fillRect/>
                    </a:stretch>
                  </pic:blipFill>
                  <pic:spPr>
                    <a:xfrm>
                      <a:off x="0" y="0"/>
                      <a:ext cx="5760720" cy="6748372"/>
                    </a:xfrm>
                    <a:prstGeom prst="rect">
                      <a:avLst/>
                    </a:prstGeom>
                  </pic:spPr>
                </pic:pic>
              </a:graphicData>
            </a:graphic>
          </wp:inline>
        </w:drawing>
      </w:r>
    </w:p>
    <w:p w14:paraId="14A24B32" w14:textId="77777777" w:rsidR="008E1161" w:rsidRPr="008E1161" w:rsidRDefault="008E1161" w:rsidP="008E1161">
      <w:pPr>
        <w:jc w:val="center"/>
        <w:rPr>
          <w:rFonts w:ascii="Georgia" w:eastAsia="Georgia" w:hAnsi="Georgia" w:cs="Georgia"/>
          <w:sz w:val="28"/>
          <w:szCs w:val="28"/>
          <w:lang w:val="en-PH"/>
        </w:rPr>
      </w:pPr>
      <w:commentRangeStart w:id="341"/>
      <w:commentRangeStart w:id="342"/>
      <w:r>
        <w:rPr>
          <w:rFonts w:ascii="Georgia" w:hAnsi="Georgia"/>
          <w:i/>
          <w:sz w:val="28"/>
        </w:rPr>
        <w:t xml:space="preserve">Figure 1. GAT Price Determination under the DCF Model (Rule 2, Sections 8-9), </w:t>
      </w:r>
      <w:commentRangeStart w:id="2528"/>
      <w:del w:id="33616" w:author="Claude" w:date="2026-10-19T09:00:00Z">
        <w:r>
          <w:rPr>
            <w:rFonts w:ascii="Georgia" w:hAnsi="Georgia"/>
            <w:i/>
            <w:sz w:val="28"/>
            <w:highlight w:val="green"/>
          </w:rPr>
          <w:delText xml:space="preserve">incorporating the Capped Landed Logistics Cost component under Section 8.6.</w:delText>
        </w:r>
      </w:del>
      <w:ins w:id="33617" w:author="Claude" w:date="2026-10-19T09:00:00Z">
        <w:r>
          <w:rPr>
            <w:rFonts w:ascii="Georgia" w:hAnsi="Georgia"/>
            <w:i/>
            <w:sz w:val="28"/>
            <w:highlight w:val="green"/>
          </w:rPr>
          <w:t xml:space="preserve">with the Capped Landed Logistics Cost excluded from the GAT Price under Section 8.6 and recovered through the Fuel Cost.</w:t>
        </w:r>
      </w:ins>
      <w:commentRangeEnd w:id="2528"/>
      <w:r>
        <w:rPr>
          <w:rStyle w:val="CommentReference"/>
        </w:rPr>
        <w:commentReference w:id="2528"/>
      </w:r>
      <w:commentRangeEnd w:id="342"/>
      <w:r w:rsidRPr="008E1161">
        <w:rPr>
          <w:rStyle w:val="CommentReference"/>
          <w:rFonts w:ascii="Georgia" w:eastAsia="Georgia" w:hAnsi="Georgia" w:cs="Georgia"/>
          <w:sz w:val="28"/>
          <w:szCs w:val="28"/>
          <w:lang w:val="en-PH"/>
        </w:rPr>
        <w:commentReference w:id="342"/>
      </w:r>
      <w:commentRangeEnd w:id="341"/>
      <w:r w:rsidRPr="008E1161">
        <w:rPr>
          <w:rStyle w:val="CommentReference"/>
          <w:rFonts w:ascii="Georgia" w:eastAsia="Georgia" w:hAnsi="Georgia" w:cs="Georgia"/>
          <w:sz w:val="28"/>
          <w:szCs w:val="28"/>
          <w:lang w:val="en-PH"/>
        </w:rPr>
        <w:commentReference w:id="341"/>
      </w:r>
    </w:p>
    <w:p w14:paraId="312B8745" w14:textId="77777777" w:rsidR="008E1161" w:rsidRPr="008E1161" w:rsidRDefault="008E1161" w:rsidP="008E1161">
      <w:pPr>
        <w:jc w:val="center"/>
        <w:rPr>
          <w:rFonts w:ascii="Georgia" w:eastAsia="Georgia" w:hAnsi="Georgia" w:cs="Georgia"/>
          <w:sz w:val="28"/>
          <w:szCs w:val="28"/>
          <w:lang w:val="en-PH"/>
        </w:rPr>
      </w:pPr>
    </w:p>
    <w:p w14:paraId="6DF12E31" w14:textId="77777777" w:rsidR="008E1161" w:rsidRPr="008E1161" w:rsidRDefault="008E1161" w:rsidP="00915078">
      <w:pPr>
        <w:ind w:firstLine="720"/>
        <w:jc w:val="both"/>
        <w:rPr>
          <w:del w:id="343" w:author="Claude" w:date="2026-10-08T09:00:00Z"/>
          <w:rFonts w:ascii="Georgia" w:eastAsia="Georgia" w:hAnsi="Georgia" w:cs="Georgia"/>
          <w:sz w:val="28"/>
          <w:szCs w:val="28"/>
          <w:lang w:val="en-PH"/>
        </w:rPr>
      </w:pPr>
      <w:commentRangeStart w:id="344"/>
      <w:del w:id="345" w:author="Claude" w:date="2026-10-08T09:00:00Z">
        <w:r>
          <w:rPr>
            <w:rFonts w:ascii="Georgia" w:hAnsi="Georgia"/>
            <w:sz w:val="28"/>
            <w:highlight w:val="green"/>
          </w:rPr>
          <w:delText>For the initial CCGT Auction Round, applying the Reference Parameters prescribed in Annex “A” (</w:delText>
        </w:r>
      </w:del>
      <w:commentRangeEnd w:id="344"/>
      <w:r>
        <w:rPr>
          <w:rStyle w:val="CommentReference"/>
          <w:rFonts w:ascii="Georgia" w:hAnsi="Georgia"/>
          <w:sz w:val="28"/>
          <w:szCs w:val="24"/>
          <w:highlight w:val="green"/>
        </w:rPr>
        <w:commentReference w:id="344"/>
      </w:r>
      <w:del w:id="346" w:author="Claude" w:date="2026-08-25T14:25:00Z">
        <w:r>
          <w:rPr>
            <w:rFonts w:ascii="Georgia" w:hAnsi="Georgia"/>
            <w:sz w:val="28"/>
            <w:highlight w:val="green"/>
          </w:rPr>
          <w:delText>Items A.1 to A.18 above</w:delText>
        </w:r>
      </w:del>
      <w:ins w:id="347" w:author="Claude" w:date="2026-08-25T14:25:00Z">
        <w:del w:id="348" w:author="Claude" w:date="2026-10-08T09:00:00Z">
          <w:r>
            <w:rPr>
              <w:rFonts w:ascii="Georgia" w:hAnsi="Georgia"/>
              <w:sz w:val="28"/>
              <w:highlight w:val="green"/>
            </w:rPr>
            <w:delText>Items A.1 to A.18 above, and Items A.20 to A.</w:delText>
          </w:r>
        </w:del>
        <w:del w:id="349" w:author="Claude" w:date="2026-08-25T15:48:00Z">
          <w:r>
            <w:rPr>
              <w:rFonts w:ascii="Georgia" w:hAnsi="Georgia"/>
              <w:sz w:val="28"/>
              <w:highlight w:val="green"/>
            </w:rPr>
            <w:delText>23</w:delText>
          </w:r>
        </w:del>
      </w:ins>
      <w:ins w:id="350" w:author="Claude" w:date="2026-08-25T15:48:00Z">
        <w:del w:id="351" w:author="Claude" w:date="2026-08-25T16:16:00Z">
          <w:r>
            <w:rPr>
              <w:rFonts w:ascii="Georgia" w:hAnsi="Georgia"/>
              <w:sz w:val="28"/>
              <w:highlight w:val="green"/>
            </w:rPr>
            <w:delText>25</w:delText>
          </w:r>
        </w:del>
      </w:ins>
      <w:ins w:id="352" w:author="Claude" w:date="2026-08-25T16:16:00Z">
        <w:del w:id="353" w:author="Claude" w:date="2026-08-25T23:38:00Z">
          <w:r>
            <w:rPr>
              <w:rFonts w:ascii="Georgia" w:hAnsi="Georgia"/>
              <w:sz w:val="28"/>
              <w:highlight w:val="green"/>
            </w:rPr>
            <w:delText>24</w:delText>
          </w:r>
        </w:del>
      </w:ins>
      <w:ins w:id="354" w:author="Claude" w:date="2026-08-25T23:38:00Z">
        <w:del w:id="355" w:author="Claude" w:date="2026-08-25T23:40:00Z">
          <w:r>
            <w:rPr>
              <w:rFonts w:ascii="Georgia" w:hAnsi="Georgia"/>
              <w:sz w:val="28"/>
              <w:highlight w:val="green"/>
            </w:rPr>
            <w:delText>26</w:delText>
          </w:r>
        </w:del>
      </w:ins>
      <w:ins w:id="356" w:author="Claude" w:date="2026-08-25T23:40:00Z">
        <w:del w:id="357" w:author="Claude" w:date="2026-10-08T09:00:00Z">
          <w:r>
            <w:rPr>
              <w:rFonts w:ascii="Georgia" w:hAnsi="Georgia"/>
              <w:sz w:val="28"/>
              <w:highlight w:val="green"/>
            </w:rPr>
            <w:delText>27</w:delText>
          </w:r>
        </w:del>
      </w:ins>
      <w:ins w:id="358" w:author="Claude" w:date="2026-08-25T14:25:00Z">
        <w:del w:id="359" w:author="Claude" w:date="2026-10-08T09:00:00Z">
          <w:r>
            <w:rPr>
              <w:rFonts w:ascii="Georgia" w:hAnsi="Georgia"/>
              <w:sz w:val="28"/>
              <w:highlight w:val="green"/>
            </w:rPr>
            <w:delText xml:space="preserve"> below</w:delText>
          </w:r>
        </w:del>
      </w:ins>
      <w:del w:id="360" w:author="Claude" w:date="2026-10-08T09:00:00Z">
        <w:r>
          <w:rPr>
            <w:rFonts w:ascii="Georgia" w:hAnsi="Georgia"/>
            <w:sz w:val="28"/>
            <w:highlight w:val="green"/>
          </w:rPr>
          <w:delText>) to the DCF Model described in this Section, the Commission shall establish a Reference Gas Auction Threshold Price (GATP) to be determined by the Commission, pursuant to Section 18.2.1 of the Gas Auction Circular. This figure, also set out at Annex “A” Item A.19, shall be re-solved for each subsequent Auction Round as the Commission updates the Reference Parameters.</w:delText>
        </w:r>
      </w:del>
    </w:p>
    <w:p w14:paraId="5885FC9E" w14:textId="77777777" w:rsidR="008E1161" w:rsidRPr="008E1161" w:rsidRDefault="008E1161" w:rsidP="008E1161">
      <w:pPr>
        <w:jc w:val="center"/>
        <w:rPr>
          <w:rFonts w:ascii="Georgia" w:eastAsia="Georgia" w:hAnsi="Georgia" w:cs="Georgia"/>
          <w:sz w:val="28"/>
          <w:szCs w:val="28"/>
          <w:lang w:val="en-PH"/>
        </w:rPr>
      </w:pPr>
    </w:p>
    <w:p w14:paraId="27392C1E" w14:textId="77777777" w:rsidR="008E1161" w:rsidRPr="008E1161" w:rsidRDefault="008E1161" w:rsidP="008E1161">
      <w:pPr>
        <w:ind w:firstLine="720"/>
        <w:jc w:val="both"/>
        <w:rPr>
          <w:rFonts w:ascii="Georgia" w:eastAsia="Georgia" w:hAnsi="Georgia" w:cs="Georgia"/>
          <w:sz w:val="28"/>
          <w:szCs w:val="28"/>
          <w:lang w:val="en-PH"/>
        </w:rPr>
      </w:pPr>
    </w:p>
    <w:p w14:paraId="575E31E5" w14:textId="77777777" w:rsidR="008E1161" w:rsidRPr="008E1161" w:rsidRDefault="008E1161" w:rsidP="00915078">
      <w:pPr>
        <w:ind w:left="720"/>
        <w:jc w:val="both"/>
        <w:rPr>
          <w:rFonts w:ascii="Georgia" w:eastAsia="Georgia" w:hAnsi="Georgia" w:cs="Georgia"/>
          <w:sz w:val="28"/>
          <w:szCs w:val="28"/>
          <w:lang w:val="en-PH"/>
        </w:rPr>
      </w:pPr>
      <w:commentRangeStart w:id="361"/>
      <w:commentRangeStart w:id="362"/>
      <w:r>
        <w:rPr>
          <w:rFonts w:ascii="Georgia" w:eastAsia="Georgia" w:hAnsi="Georgia" w:cs="Georgia"/>
          <w:b/>
          <w:bCs/>
          <w:i/>
          <w:iCs/>
          <w:sz w:val="28"/>
          <w:szCs w:val="28"/>
          <w:lang w:val="en-PH"/>
        </w:rPr>
        <w:t xml:space="preserve">8.7 </w:t>
      </w:r>
      <w:commentRangeEnd w:id="362"/>
      <w:r>
        <w:rPr>
          <w:rStyle w:val="CommentReference"/>
          <w:rFonts w:ascii="Georgia" w:eastAsia="Georgia" w:hAnsi="Georgia" w:cs="Georgia"/>
          <w:b/>
          <w:bCs/>
          <w:sz w:val="28"/>
          <w:szCs w:val="28"/>
          <w:lang w:val="en-PH"/>
        </w:rPr>
        <w:commentReference w:id="362"/>
      </w:r>
      <w:commentRangeEnd w:id="361"/>
      <w:r>
        <w:rPr>
          <w:rStyle w:val="CommentReference"/>
          <w:rFonts w:ascii="Georgia" w:eastAsia="Georgia" w:hAnsi="Georgia" w:cs="Georgia"/>
          <w:b/>
          <w:bCs/>
          <w:sz w:val="28"/>
          <w:szCs w:val="28"/>
          <w:lang w:val="en-PH"/>
        </w:rPr>
        <w:commentReference w:id="361"/>
      </w:r>
      <w:r>
        <w:rPr>
          <w:rFonts w:ascii="Georgia" w:eastAsia="Georgia" w:hAnsi="Georgia" w:cs="Georgia"/>
          <w:b/>
          <w:bCs/>
          <w:sz w:val="28"/>
          <w:szCs w:val="28"/>
          <w:lang w:val="en-PH"/>
        </w:rPr>
        <w:t>Key Parameters of the DCF Model.</w:t>
      </w:r>
      <w:r>
        <w:rPr>
          <w:rFonts w:ascii="Georgia" w:eastAsia="Georgia" w:hAnsi="Georgia" w:cs="Georgia"/>
          <w:sz w:val="28"/>
          <w:szCs w:val="28"/>
          <w:lang w:val="en-PH"/>
        </w:rPr>
        <w:t xml:space="preserve"> The Commission shall determine and fix, for each Facility Type and each Auction Round, the specific parameter values to be used in the DCF Model. The key parameters are set forth below. Default ranges and reference values shall be prescribed as provided in the Annex to these Rules, as updated by the Commission prior to each Auction Round.</w:t>
      </w:r>
      <w:commentRangeStart w:id="363"/>
      <w:ins w:id="364" w:author="Claude" w:date="2026-09-24T15:00:00Z">
        <w:r>
          <w:rPr>
            <w:rFonts w:ascii="Georgia" w:eastAsia="Georgia" w:hAnsi="Georgia" w:cs="Georgia"/>
            <w:sz w:val="28"/>
            <w:szCs w:val="28"/>
            <w:highlight w:val="green"/>
            <w:lang w:val="en-PH"/>
          </w:rPr>
          <w:t xml:space="preserve"> The Reference Parameters Resolution shall state, for each Key Parameter and Facility Type, the data sources, benchmarks, and derivation method relied upon, including any scaling ratio applied between Facility Types, any </w:t>
        </w:r>
        <w:r>
          <w:rPr>
            <w:rFonts w:ascii="Georgia" w:eastAsia="Georgia" w:hAnsi="Georgia" w:cs="Georgia"/>
            <w:sz w:val="28"/>
            <w:szCs w:val="28"/>
            <w:highlight w:val="green"/>
            <w:lang w:val="en-PH"/>
          </w:rPr>
          <w:lastRenderedPageBreak/>
          <w:t>adjustment for site or ambient conditions, and any start-up and cycling assumption, so that the basis of each value is verifiable.</w:t>
        </w:r>
      </w:ins>
      <w:commentRangeEnd w:id="363"/>
      <w:r w:rsidRPr="008E1161">
        <w:rPr>
          <w:rStyle w:val="CommentReference"/>
          <w:rFonts w:ascii="Georgia" w:eastAsia="Georgia" w:hAnsi="Georgia" w:cs="Georgia"/>
          <w:sz w:val="28"/>
          <w:szCs w:val="28"/>
          <w:lang w:val="en-PH"/>
        </w:rPr>
        <w:commentReference w:id="363"/>
      </w:r>
    </w:p>
    <w:p w14:paraId="53AD0478" w14:textId="77777777" w:rsidR="008E1161" w:rsidRPr="008E1161" w:rsidRDefault="008E1161" w:rsidP="008E1161">
      <w:pPr>
        <w:ind w:firstLine="720"/>
        <w:jc w:val="both"/>
        <w:rPr>
          <w:rFonts w:ascii="Georgia" w:eastAsia="Georgia" w:hAnsi="Georgia" w:cs="Georgia"/>
          <w:sz w:val="28"/>
          <w:szCs w:val="28"/>
          <w:lang w:val="en-PH"/>
        </w:rPr>
      </w:pPr>
    </w:p>
    <w:p w14:paraId="2F91471C" w14:textId="77777777" w:rsidR="0008735A" w:rsidRDefault="00000000">
      <w:pPr>
        <w:rPr>
          <w:ins w:id="365" w:author="Claude" w:date="2026-08-26T00:19:00Z"/>
          <w:b/>
        </w:rPr>
      </w:pPr>
      <w:ins w:id="366" w:author="Claude" w:date="2026-08-26T00:19:00Z">
        <w:r>
          <w:rPr>
            <w:rFonts w:ascii="Georgia" w:hAnsi="Georgia"/>
            <w:b/>
            <w:sz w:val="28"/>
            <w:szCs w:val="28"/>
            <w:highlight w:val="green"/>
            <w:lang w:val="en-US"/>
          </w:rPr>
          <w:t>Table 1. Key Parameters of the DCF Model</w:t>
        </w:r>
      </w:ins>
    </w:p>
    <w:tbl>
      <w:tblPr>
        <w:tblW w:w="940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21"/>
        <w:gridCol w:w="4680"/>
      </w:tblGrid>
      <w:tr w:rsidR="00213A16" w:rsidRPr="008E1161" w14:paraId="19A1AC7C" w14:textId="77777777" w:rsidTr="00213A16">
        <w:trPr>
          <w:tblHeader/>
        </w:trPr>
        <w:tc>
          <w:tcPr>
            <w:tcW w:w="4721" w:type="dxa"/>
            <w:shd w:val="clear" w:color="auto" w:fill="D9D9D9"/>
            <w:tcMar>
              <w:top w:w="100" w:type="dxa"/>
              <w:left w:w="100" w:type="dxa"/>
              <w:bottom w:w="100" w:type="dxa"/>
              <w:right w:w="100" w:type="dxa"/>
            </w:tcMar>
          </w:tcPr>
          <w:p w14:paraId="7361DD01" w14:textId="77777777" w:rsidR="008E1161" w:rsidRPr="008E1161" w:rsidRDefault="008E1161" w:rsidP="00915078">
            <w:pPr>
              <w:ind w:firstLine="32"/>
              <w:jc w:val="center"/>
              <w:rPr>
                <w:rFonts w:ascii="Georgia" w:eastAsia="Georgia" w:hAnsi="Georgia" w:cs="Georgia"/>
                <w:b/>
                <w:bCs/>
                <w:sz w:val="28"/>
                <w:szCs w:val="28"/>
                <w:lang w:val="en-PH"/>
              </w:rPr>
            </w:pPr>
            <w:r>
              <w:rPr>
                <w:rFonts w:ascii="Georgia" w:eastAsia="Georgia" w:hAnsi="Georgia" w:cs="Georgia"/>
                <w:b/>
                <w:bCs/>
                <w:sz w:val="28"/>
                <w:szCs w:val="28"/>
                <w:lang w:val="en-PH"/>
              </w:rPr>
              <w:t>Parameter</w:t>
            </w:r>
          </w:p>
        </w:tc>
        <w:tc>
          <w:tcPr>
            <w:tcW w:w="4680" w:type="dxa"/>
            <w:shd w:val="clear" w:color="auto" w:fill="D9D9D9"/>
            <w:tcMar>
              <w:top w:w="100" w:type="dxa"/>
              <w:left w:w="100" w:type="dxa"/>
              <w:bottom w:w="100" w:type="dxa"/>
              <w:right w:w="100" w:type="dxa"/>
            </w:tcMar>
          </w:tcPr>
          <w:p w14:paraId="0C68556B" w14:textId="77777777" w:rsidR="008E1161" w:rsidRPr="008E1161" w:rsidRDefault="008E1161" w:rsidP="00915078">
            <w:pPr>
              <w:ind w:firstLine="32"/>
              <w:jc w:val="center"/>
              <w:rPr>
                <w:rFonts w:ascii="Georgia" w:eastAsia="Georgia" w:hAnsi="Georgia" w:cs="Georgia"/>
                <w:b/>
                <w:bCs/>
                <w:sz w:val="28"/>
                <w:szCs w:val="28"/>
                <w:lang w:val="en-PH"/>
              </w:rPr>
            </w:pPr>
            <w:r>
              <w:rPr>
                <w:rFonts w:ascii="Georgia" w:eastAsia="Georgia" w:hAnsi="Georgia" w:cs="Georgia"/>
                <w:b/>
                <w:bCs/>
                <w:sz w:val="28"/>
                <w:szCs w:val="28"/>
                <w:lang w:val="en-PH"/>
              </w:rPr>
              <w:t>Description</w:t>
            </w:r>
          </w:p>
        </w:tc>
      </w:tr>
      <w:tr w:rsidR="00213A16" w:rsidRPr="008E1161" w14:paraId="0FD51F4D" w14:textId="77777777" w:rsidTr="00213A16">
        <w:tc>
          <w:tcPr>
            <w:tcW w:w="4721" w:type="dxa"/>
            <w:tcMar>
              <w:top w:w="100" w:type="dxa"/>
              <w:left w:w="100" w:type="dxa"/>
              <w:bottom w:w="100" w:type="dxa"/>
              <w:right w:w="100" w:type="dxa"/>
            </w:tcMar>
          </w:tcPr>
          <w:p w14:paraId="6A62D6E1"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Installed Capacity (MW)</w:t>
            </w:r>
          </w:p>
        </w:tc>
        <w:tc>
          <w:tcPr>
            <w:tcW w:w="4680" w:type="dxa"/>
            <w:tcMar>
              <w:top w:w="100" w:type="dxa"/>
              <w:left w:w="100" w:type="dxa"/>
              <w:bottom w:w="100" w:type="dxa"/>
              <w:right w:w="100" w:type="dxa"/>
            </w:tcMar>
          </w:tcPr>
          <w:p w14:paraId="6CDA5AAA" w14:textId="77777777" w:rsidR="008E1161" w:rsidRPr="008E1161" w:rsidRDefault="008E1161" w:rsidP="00213A16">
            <w:pPr>
              <w:ind w:firstLine="32"/>
              <w:jc w:val="both"/>
              <w:rPr>
                <w:rFonts w:ascii="Georgia" w:eastAsia="Georgia" w:hAnsi="Georgia" w:cs="Georgia"/>
                <w:sz w:val="28"/>
                <w:szCs w:val="28"/>
                <w:lang w:val="en-PH"/>
              </w:rPr>
            </w:pPr>
            <w:commentRangeStart w:id="367"/>
            <w:r>
              <w:rPr>
                <w:rFonts w:ascii="Georgia" w:eastAsia="Georgia" w:hAnsi="Georgia" w:cs="Georgia"/>
                <w:sz w:val="28"/>
                <w:szCs w:val="28"/>
                <w:lang w:val="en-PH"/>
              </w:rPr>
              <w:t>Nameplate gross capacity of the reference plant; determined by the Commission based on the capacity lot prescribed in the Terms of Reference and standard unit sizes for the Facility Type.</w:t>
            </w:r>
            <w:commentRangeEnd w:id="367"/>
            <w:r>
              <w:rPr>
                <w:rStyle w:val="CommentReference"/>
                <w:rFonts w:ascii="Georgia" w:eastAsia="Georgia" w:hAnsi="Georgia" w:cs="Georgia"/>
                <w:sz w:val="28"/>
                <w:szCs w:val="28"/>
                <w:highlight w:val="green"/>
                <w:lang w:val="en-PH"/>
              </w:rPr>
              <w:commentReference w:id="367"/>
            </w:r>
            <w:ins w:id="368" w:author="Claude" w:date="2026-08-25T23:55:00Z">
              <w:r>
                <w:rPr>
                  <w:rFonts w:ascii="Georgia" w:eastAsia="Georgia" w:hAnsi="Georgia" w:cs="Georgia"/>
                  <w:sz w:val="28"/>
                  <w:szCs w:val="28"/>
                  <w:highlight w:val="green"/>
                  <w:lang w:val="en-PH"/>
                </w:rPr>
                <w:t xml:space="preserve"> </w:t>
              </w:r>
              <w:commentRangeStart w:id="369"/>
              <w:commentRangeStart w:id="2500"/>
              <w:r>
                <w:rPr>
                  <w:rFonts w:ascii="Georgia" w:eastAsia="Georgia" w:hAnsi="Georgia" w:cs="Georgia"/>
                  <w:sz w:val="28"/>
                  <w:szCs w:val="28"/>
                  <w:highlight w:val="green"/>
                  <w:lang w:val="en-PH"/>
                </w:rPr>
                <w:t xml:space="preserve">For Existing Uncommitted Facilities and repowered facilities converted to natural gas, </w:t>
              </w:r>
              <w:del w:id="32241" w:author="Claude" w:date="2026-10-19T09:00:00Z">
                <w:r>
                  <w:rPr>
                    <w:rFonts w:ascii="Georgia" w:eastAsia="Georgia" w:hAnsi="Georgia" w:cs="Georgia"/>
                    <w:sz w:val="28"/>
                    <w:szCs w:val="28"/>
                    <w:highlight w:val="cyan"/>
                    <w:lang w:val="en-PH"/>
                  </w:rPr>
                  <w:delText xml:space="preserve">the Commission shall reference dependable (net, ambient- and age-derated) capacity rather than original nameplate gross capacity, consistent with standard WESM metering and capacity-certification practice.</w:delText>
                </w:r>
              </w:del>
            </w:ins>
            <w:ins w:id="32242" w:author="Claude" w:date="2026-10-19T09:00:00Z">
              <w:r>
                <w:rPr>
                  <w:rFonts w:ascii="Georgia" w:eastAsia="Georgia" w:hAnsi="Georgia" w:cs="Georgia"/>
                  <w:sz w:val="28"/>
                  <w:szCs w:val="28"/>
                  <w:highlight w:val="cyan"/>
                  <w:lang w:val="en-PH"/>
                </w:rPr>
                <w:t xml:space="preserve">the Commission shall reference the dependable capacity established through testing, as evidenced by the latest Capability Test Certificate issued following the Grid Compliance Tests under ERC Resolution No. 27, Series of 2026, net of station/auxiliary load, rather than original nameplate gross capacity.</w:t>
              </w:r>
            </w:ins>
            <w:commentRangeEnd w:id="2500"/>
            <w:commentRangeEnd w:id="369"/>
            <w:r w:rsidR="004A1889" w:rsidRPr="008E1161">
              <w:rPr>
                <w:rStyle w:val="CommentReference"/>
                <w:rFonts w:ascii="Georgia" w:eastAsia="Georgia" w:hAnsi="Georgia" w:cs="Georgia"/>
                <w:sz w:val="28"/>
                <w:szCs w:val="28"/>
                <w:lang w:val="en-PH"/>
              </w:rPr>
              <w:commentReference w:id="369"/>
            </w:r>
            <w:r>
              <w:rPr>
                <w:rStyle w:val="CommentReference"/>
              </w:rPr>
              <w:commentReference w:id="2500"/>
            </w:r>
          </w:p>
        </w:tc>
      </w:tr>
      <w:tr w:rsidR="00213A16" w:rsidRPr="008E1161" w14:paraId="46105523" w14:textId="77777777" w:rsidTr="00213A16">
        <w:tc>
          <w:tcPr>
            <w:tcW w:w="4721" w:type="dxa"/>
            <w:tcMar>
              <w:top w:w="100" w:type="dxa"/>
              <w:left w:w="100" w:type="dxa"/>
              <w:bottom w:w="100" w:type="dxa"/>
              <w:right w:w="100" w:type="dxa"/>
            </w:tcMar>
          </w:tcPr>
          <w:p w14:paraId="7E1E83E4"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Net Capacity Factor (CF)</w:t>
            </w:r>
          </w:p>
        </w:tc>
        <w:tc>
          <w:tcPr>
            <w:tcW w:w="4680" w:type="dxa"/>
            <w:tcMar>
              <w:top w:w="100" w:type="dxa"/>
              <w:left w:w="100" w:type="dxa"/>
              <w:bottom w:w="100" w:type="dxa"/>
              <w:right w:w="100" w:type="dxa"/>
            </w:tcMar>
          </w:tcPr>
          <w:p w14:paraId="73B6C77F" w14:textId="77777777" w:rsidR="008E1161" w:rsidRPr="008E1161" w:rsidRDefault="008E1161" w:rsidP="00213A16">
            <w:pPr>
              <w:ind w:firstLine="32"/>
              <w:jc w:val="both"/>
              <w:rPr>
                <w:rFonts w:ascii="Georgia" w:eastAsia="Georgia" w:hAnsi="Georgia" w:cs="Georgia"/>
                <w:sz w:val="28"/>
                <w:szCs w:val="28"/>
                <w:lang w:val="en-PH"/>
              </w:rPr>
            </w:pPr>
            <w:del w:id="370" w:author="Claude" w:date="2026-08-25T23:55:00Z">
              <w:r>
                <w:rPr>
                  <w:rFonts w:ascii="Georgia" w:eastAsia="Georgia" w:hAnsi="Georgia" w:cs="Georgia"/>
                  <w:sz w:val="28"/>
                  <w:szCs w:val="28"/>
                  <w:highlight w:val="green"/>
                  <w:lang w:val="en-PH"/>
                </w:rPr>
                <w:delText>Ratio of actual annual energy generation to maximum annual energy generation at nameplate capacity;</w:delText>
              </w:r>
            </w:del>
            <w:ins w:id="371" w:author="Claude" w:date="2026-08-25T23:55:00Z">
              <w:r>
                <w:rPr>
                  <w:rFonts w:ascii="Georgia" w:eastAsia="Georgia" w:hAnsi="Georgia" w:cs="Georgia"/>
                  <w:sz w:val="28"/>
                  <w:szCs w:val="28"/>
                  <w:highlight w:val="green"/>
                  <w:lang w:val="en-PH"/>
                </w:rPr>
                <w:t xml:space="preserve">Ratio of actual annual energy generation, measured net of station/auxiliary load, </w:t>
              </w:r>
              <w:del w:id="372" w:author="Claude" w:date="2026-10-08T09:00:00Z">
                <w:r>
                  <w:rPr>
                    <w:rFonts w:ascii="Georgia" w:eastAsia="Georgia" w:hAnsi="Georgia" w:cs="Georgia"/>
                    <w:sz w:val="28"/>
                    <w:szCs w:val="28"/>
                    <w:highlight w:val="green"/>
                    <w:lang w:val="en-PH"/>
                  </w:rPr>
                  <w:delText>to maximum annual energy generation at nameplate (gross, rated) capacity;</w:delText>
                </w:r>
              </w:del>
            </w:ins>
            <w:commentRangeStart w:id="373"/>
            <w:ins w:id="374" w:author="Claude" w:date="2026-10-08T09:00:00Z">
              <w:r>
                <w:rPr>
                  <w:rFonts w:ascii="Georgia" w:eastAsia="Georgia" w:hAnsi="Georgia" w:cs="Georgia"/>
                  <w:sz w:val="28"/>
                  <w:szCs w:val="28"/>
                  <w:highlight w:val="green"/>
                  <w:lang w:val="en-PH"/>
                </w:rPr>
                <w:t>to maximum annual energy generation at the reference plant's net export capacity (Installed Capacity less station/auxiliary load), consistent with the Awarded Gas Capacity and equivalent energy offtake basis under Sections 4.1 and 4.2 of the Terms of Reference;</w:t>
              </w:r>
            </w:ins>
            <w:commentRangeEnd w:id="373"/>
            <w:r>
              <w:rPr>
                <w:rStyle w:val="CommentReference"/>
                <w:rFonts w:ascii="Georgia" w:eastAsia="Georgia" w:hAnsi="Georgia" w:cs="Georgia"/>
                <w:sz w:val="28"/>
                <w:szCs w:val="28"/>
                <w:lang w:val="en-PH"/>
              </w:rPr>
              <w:commentReference w:id="373"/>
            </w:r>
            <w:commentRangeStart w:id="375"/>
            <w:r>
              <w:rPr>
                <w:rFonts w:ascii="Georgia" w:eastAsia="Georgia" w:hAnsi="Georgia" w:cs="Georgia"/>
                <w:sz w:val="28"/>
                <w:szCs w:val="28"/>
                <w:lang w:val="en-PH"/>
              </w:rPr>
              <w:t xml:space="preserve"> reflects the expected mid-merit dispatch profile. Reference range to be determined by the Commission, differentiated by Facility Type. To be specified per Auction Round by the Commission.</w:t>
            </w:r>
            <w:commentRangeEnd w:id="375"/>
            <w:r w:rsidRPr="008E1161">
              <w:rPr>
                <w:rStyle w:val="CommentReference"/>
                <w:rFonts w:ascii="Georgia" w:eastAsia="Georgia" w:hAnsi="Georgia" w:cs="Georgia"/>
                <w:sz w:val="28"/>
                <w:szCs w:val="28"/>
                <w:lang w:val="en-PH"/>
              </w:rPr>
              <w:commentReference w:id="375"/>
            </w:r>
          </w:p>
        </w:tc>
      </w:tr>
      <w:tr w:rsidR="00213A16" w:rsidRPr="008E1161" w14:paraId="77BDC30E" w14:textId="77777777" w:rsidTr="00213A16">
        <w:tc>
          <w:tcPr>
            <w:tcW w:w="4721" w:type="dxa"/>
            <w:tcMar>
              <w:top w:w="100" w:type="dxa"/>
              <w:left w:w="100" w:type="dxa"/>
              <w:bottom w:w="100" w:type="dxa"/>
              <w:right w:w="100" w:type="dxa"/>
            </w:tcMar>
          </w:tcPr>
          <w:p w14:paraId="7B9EFF3F"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All-In Project Cost (PhP/kW)</w:t>
            </w:r>
          </w:p>
        </w:tc>
        <w:tc>
          <w:tcPr>
            <w:tcW w:w="4680" w:type="dxa"/>
            <w:tcMar>
              <w:top w:w="100" w:type="dxa"/>
              <w:left w:w="100" w:type="dxa"/>
              <w:bottom w:w="100" w:type="dxa"/>
              <w:right w:w="100" w:type="dxa"/>
            </w:tcMar>
          </w:tcPr>
          <w:p w14:paraId="1DB3046E" w14:textId="5070E029"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 xml:space="preserve">Total capital cost per kilowatt of Installed Capacity, </w:t>
            </w:r>
            <w:del w:id="32279" w:author="Claude" w:date="2026-10-19T09:00:00Z">
              <w:r>
                <w:rPr>
                  <w:rFonts w:ascii="Georgia" w:eastAsia="Georgia" w:hAnsi="Georgia" w:cs="Georgia"/>
                  <w:sz w:val="28"/>
                  <w:szCs w:val="28"/>
                  <w:highlight w:val="cyan"/>
                  <w:lang w:val="en-PH"/>
                </w:rPr>
                <w:delText xml:space="preserve">including EPC, interconnection, land,</w:delText>
              </w:r>
            </w:del>
            <w:ins w:id="32280" w:author="Claude" w:date="2026-10-19T09:00:00Z">
              <w:r>
                <w:rPr>
                  <w:rFonts w:ascii="Georgia" w:eastAsia="Georgia" w:hAnsi="Georgia" w:cs="Georgia"/>
                  <w:sz w:val="28"/>
                  <w:szCs w:val="28"/>
                  <w:highlight w:val="cyan"/>
                  <w:lang w:val="en-PH"/>
                </w:rPr>
                <w:t xml:space="preserve">including EPC, land,</w:t>
              </w:r>
            </w:ins>
            <w:r>
              <w:rPr>
                <w:rFonts w:ascii="Georgia" w:eastAsia="Georgia" w:hAnsi="Georgia" w:cs="Georgia"/>
                <w:sz w:val="28"/>
                <w:szCs w:val="28"/>
                <w:lang w:val="en-PH"/>
              </w:rPr>
              <w:t xml:space="preserve"> pre-development, environmental compliance, financing fees, owner's costs, and contingency</w:t>
            </w:r>
            <w:r w:rsidR="004A1889">
              <w:rPr>
                <w:rFonts w:ascii="Georgia" w:eastAsia="Georgia" w:hAnsi="Georgia" w:cs="Georgia"/>
                <w:sz w:val="28"/>
                <w:szCs w:val="28"/>
                <w:lang w:val="en-PH"/>
              </w:rPr>
              <w:t>, among others</w:t>
            </w:r>
            <w:r>
              <w:rPr>
                <w:rFonts w:ascii="Georgia" w:eastAsia="Georgia" w:hAnsi="Georgia" w:cs="Georgia"/>
                <w:sz w:val="28"/>
                <w:szCs w:val="28"/>
                <w:lang w:val="en-PH"/>
              </w:rPr>
              <w:t xml:space="preserve">. Derived from international engineering studies, domestic project benchmarks, and DOE/ERC resource assessments. Expressed in </w:t>
            </w:r>
            <w:r>
              <w:rPr>
                <w:rFonts w:ascii="Georgia" w:eastAsia="Georgia" w:hAnsi="Georgia" w:cs="Georgia"/>
                <w:sz w:val="28"/>
                <w:szCs w:val="28"/>
                <w:lang w:val="en-PH"/>
              </w:rPr>
              <w:lastRenderedPageBreak/>
              <w:t>PhP at the applicable peso-dollar exchange rate benchmark.</w:t>
            </w:r>
          </w:p>
        </w:tc>
      </w:tr>
      <w:tr w:rsidR="00213A16" w:rsidRPr="008E1161" w14:paraId="39AD225B" w14:textId="77777777" w:rsidTr="00213A16">
        <w:tc>
          <w:tcPr>
            <w:tcW w:w="4721" w:type="dxa"/>
            <w:tcMar>
              <w:top w:w="100" w:type="dxa"/>
              <w:left w:w="100" w:type="dxa"/>
              <w:bottom w:w="100" w:type="dxa"/>
              <w:right w:w="100" w:type="dxa"/>
            </w:tcMar>
          </w:tcPr>
          <w:p w14:paraId="45F0DAC9"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lastRenderedPageBreak/>
              <w:t>Fixed O&amp;M Costs (PhP/kW-year)</w:t>
            </w:r>
          </w:p>
        </w:tc>
        <w:tc>
          <w:tcPr>
            <w:tcW w:w="4680" w:type="dxa"/>
            <w:tcMar>
              <w:top w:w="100" w:type="dxa"/>
              <w:left w:w="100" w:type="dxa"/>
              <w:bottom w:w="100" w:type="dxa"/>
              <w:right w:w="100" w:type="dxa"/>
            </w:tcMar>
          </w:tcPr>
          <w:p w14:paraId="44061DAC"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Annual fixed costs of operating and maintaining the facility regardless of output level, including labor, scheduled maintenance, consumables, insurance, and fixed service contracts.</w:t>
            </w:r>
          </w:p>
        </w:tc>
      </w:tr>
      <w:tr w:rsidR="00213A16" w:rsidRPr="008E1161" w14:paraId="7F87BF5C" w14:textId="77777777" w:rsidTr="00213A16">
        <w:tc>
          <w:tcPr>
            <w:tcW w:w="4721" w:type="dxa"/>
            <w:tcMar>
              <w:top w:w="100" w:type="dxa"/>
              <w:left w:w="100" w:type="dxa"/>
              <w:bottom w:w="100" w:type="dxa"/>
              <w:right w:w="100" w:type="dxa"/>
            </w:tcMar>
          </w:tcPr>
          <w:p w14:paraId="420BD2DA"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Variable Non-Fuel O&amp;M Costs (PhP/kWh)</w:t>
            </w:r>
          </w:p>
        </w:tc>
        <w:tc>
          <w:tcPr>
            <w:tcW w:w="4680" w:type="dxa"/>
            <w:tcMar>
              <w:top w:w="100" w:type="dxa"/>
              <w:left w:w="100" w:type="dxa"/>
              <w:bottom w:w="100" w:type="dxa"/>
              <w:right w:w="100" w:type="dxa"/>
            </w:tcMar>
          </w:tcPr>
          <w:p w14:paraId="5AA4CE35"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Variable operating costs per kWh of energy generated, excluding natural gas fuel costs. Includes lubricants, water, chemicals, and non-fuel consumables.</w:t>
            </w:r>
          </w:p>
        </w:tc>
      </w:tr>
      <w:tr w:rsidR="00213A16" w:rsidRPr="008E1161" w14:paraId="64E4B2FC" w14:textId="77777777" w:rsidTr="00213A16">
        <w:tc>
          <w:tcPr>
            <w:tcW w:w="4721" w:type="dxa"/>
            <w:tcMar>
              <w:top w:w="100" w:type="dxa"/>
              <w:left w:w="100" w:type="dxa"/>
              <w:bottom w:w="100" w:type="dxa"/>
              <w:right w:w="100" w:type="dxa"/>
            </w:tcMar>
          </w:tcPr>
          <w:p w14:paraId="15C53325"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General and Administrative (G&amp;A) Costs</w:t>
            </w:r>
          </w:p>
        </w:tc>
        <w:tc>
          <w:tcPr>
            <w:tcW w:w="4680" w:type="dxa"/>
            <w:tcMar>
              <w:top w:w="100" w:type="dxa"/>
              <w:left w:w="100" w:type="dxa"/>
              <w:bottom w:w="100" w:type="dxa"/>
              <w:right w:w="100" w:type="dxa"/>
            </w:tcMar>
          </w:tcPr>
          <w:p w14:paraId="4947DC8C"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Annual overhead costs for project management, regulatory compliance, accounting, legal, and corporate governance, expressed as a percentage of O&amp;M costs or as a fixed PhP/kW-year amount.</w:t>
            </w:r>
          </w:p>
        </w:tc>
      </w:tr>
      <w:tr w:rsidR="00213A16" w:rsidRPr="008E1161" w14:paraId="612C81FD" w14:textId="77777777" w:rsidTr="00213A16">
        <w:tc>
          <w:tcPr>
            <w:tcW w:w="4721" w:type="dxa"/>
            <w:tcMar>
              <w:top w:w="100" w:type="dxa"/>
              <w:left w:w="100" w:type="dxa"/>
              <w:bottom w:w="100" w:type="dxa"/>
              <w:right w:w="100" w:type="dxa"/>
            </w:tcMar>
          </w:tcPr>
          <w:p w14:paraId="34B35C5E"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Construction Period (Years)</w:t>
            </w:r>
          </w:p>
        </w:tc>
        <w:tc>
          <w:tcPr>
            <w:tcW w:w="4680" w:type="dxa"/>
            <w:tcMar>
              <w:top w:w="100" w:type="dxa"/>
              <w:left w:w="100" w:type="dxa"/>
              <w:bottom w:w="100" w:type="dxa"/>
              <w:right w:w="100" w:type="dxa"/>
            </w:tcMar>
          </w:tcPr>
          <w:p w14:paraId="5FEB4E6C"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Expected duration from financial close to commercial operations date (COD). Reference period to be determined by the Commission, differentiated by Facility Type.</w:t>
            </w:r>
          </w:p>
        </w:tc>
      </w:tr>
      <w:tr w:rsidR="00213A16" w:rsidRPr="008E1161" w14:paraId="27E4ED76" w14:textId="77777777" w:rsidTr="00213A16">
        <w:tc>
          <w:tcPr>
            <w:tcW w:w="4721" w:type="dxa"/>
            <w:tcMar>
              <w:top w:w="100" w:type="dxa"/>
              <w:left w:w="100" w:type="dxa"/>
              <w:bottom w:w="100" w:type="dxa"/>
              <w:right w:w="100" w:type="dxa"/>
            </w:tcMar>
          </w:tcPr>
          <w:p w14:paraId="0383B150"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Operating Period (Years)</w:t>
            </w:r>
          </w:p>
        </w:tc>
        <w:tc>
          <w:tcPr>
            <w:tcW w:w="4680" w:type="dxa"/>
            <w:tcMar>
              <w:top w:w="100" w:type="dxa"/>
              <w:left w:w="100" w:type="dxa"/>
              <w:bottom w:w="100" w:type="dxa"/>
              <w:right w:w="100" w:type="dxa"/>
            </w:tcMar>
          </w:tcPr>
          <w:p w14:paraId="6E35FAD7"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Projected commercial operating life of the reference plant. The Commission shall apply the full economic useful life of the facility as the Operating Period, to be determined by the Commission and differentiated by Facility Type. Parties may not propose a shorter Operating Period to obtain a higher effective annual recovery without Commission approval.</w:t>
            </w:r>
          </w:p>
        </w:tc>
      </w:tr>
      <w:tr w:rsidR="00213A16" w:rsidRPr="008E1161" w14:paraId="4B0C8914" w14:textId="77777777" w:rsidTr="00213A16">
        <w:tc>
          <w:tcPr>
            <w:tcW w:w="4721" w:type="dxa"/>
            <w:tcMar>
              <w:top w:w="100" w:type="dxa"/>
              <w:left w:w="100" w:type="dxa"/>
              <w:bottom w:w="100" w:type="dxa"/>
              <w:right w:w="100" w:type="dxa"/>
            </w:tcMar>
          </w:tcPr>
          <w:p w14:paraId="14769C2A"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Debt:Equity Ratio</w:t>
            </w:r>
          </w:p>
        </w:tc>
        <w:tc>
          <w:tcPr>
            <w:tcW w:w="4680" w:type="dxa"/>
            <w:tcMar>
              <w:top w:w="100" w:type="dxa"/>
              <w:left w:w="100" w:type="dxa"/>
              <w:bottom w:w="100" w:type="dxa"/>
              <w:right w:w="100" w:type="dxa"/>
            </w:tcMar>
          </w:tcPr>
          <w:p w14:paraId="2551B7FF"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Proportion of project financing sourced from debt versus equity. Reference ratio to be determined by the Commission, or as justified by prevailing market financing conditions.</w:t>
            </w:r>
          </w:p>
        </w:tc>
      </w:tr>
      <w:tr w:rsidR="00213A16" w:rsidRPr="008E1161" w14:paraId="5E673E7E" w14:textId="77777777" w:rsidTr="00213A16">
        <w:tc>
          <w:tcPr>
            <w:tcW w:w="4721" w:type="dxa"/>
            <w:tcMar>
              <w:top w:w="100" w:type="dxa"/>
              <w:left w:w="100" w:type="dxa"/>
              <w:bottom w:w="100" w:type="dxa"/>
              <w:right w:w="100" w:type="dxa"/>
            </w:tcMar>
          </w:tcPr>
          <w:p w14:paraId="3AF39D22"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lastRenderedPageBreak/>
              <w:t>Local:Foreign Capital Ratio</w:t>
            </w:r>
          </w:p>
        </w:tc>
        <w:tc>
          <w:tcPr>
            <w:tcW w:w="4680" w:type="dxa"/>
            <w:tcMar>
              <w:top w:w="100" w:type="dxa"/>
              <w:left w:w="100" w:type="dxa"/>
              <w:bottom w:w="100" w:type="dxa"/>
              <w:right w:w="100" w:type="dxa"/>
            </w:tcMar>
          </w:tcPr>
          <w:p w14:paraId="2EDFE52A"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Proportion of capital (both debt and equity) sourced from domestic Philippine lenders/investors versus offshore sources. Affects applicable interest rate and currency risk assumptions.</w:t>
            </w:r>
          </w:p>
        </w:tc>
      </w:tr>
      <w:tr w:rsidR="00213A16" w:rsidRPr="008E1161" w14:paraId="7D29C237" w14:textId="77777777" w:rsidTr="00213A16">
        <w:tc>
          <w:tcPr>
            <w:tcW w:w="4721" w:type="dxa"/>
            <w:tcMar>
              <w:top w:w="100" w:type="dxa"/>
              <w:left w:w="100" w:type="dxa"/>
              <w:bottom w:w="100" w:type="dxa"/>
              <w:right w:w="100" w:type="dxa"/>
            </w:tcMar>
          </w:tcPr>
          <w:p w14:paraId="39D5577E"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Cost of Debt (Rd)</w:t>
            </w:r>
          </w:p>
        </w:tc>
        <w:tc>
          <w:tcPr>
            <w:tcW w:w="4680" w:type="dxa"/>
            <w:tcMar>
              <w:top w:w="100" w:type="dxa"/>
              <w:left w:w="100" w:type="dxa"/>
              <w:bottom w:w="100" w:type="dxa"/>
              <w:right w:w="100" w:type="dxa"/>
            </w:tcMar>
          </w:tcPr>
          <w:p w14:paraId="488A4FF2" w14:textId="77777777" w:rsidR="008E1161" w:rsidRPr="008E1161" w:rsidRDefault="008E1161" w:rsidP="00213A16">
            <w:pPr>
              <w:ind w:firstLine="32"/>
              <w:jc w:val="both"/>
              <w:rPr>
                <w:rFonts w:ascii="Georgia" w:eastAsia="Georgia" w:hAnsi="Georgia" w:cs="Georgia"/>
                <w:sz w:val="28"/>
                <w:szCs w:val="28"/>
                <w:lang w:val="en-PH"/>
              </w:rPr>
            </w:pPr>
            <w:commentRangeStart w:id="376"/>
            <w:r>
              <w:rPr>
                <w:rFonts w:ascii="Georgia" w:eastAsia="Georgia" w:hAnsi="Georgia" w:cs="Georgia"/>
                <w:sz w:val="28"/>
                <w:szCs w:val="28"/>
                <w:lang w:val="en-PH"/>
              </w:rPr>
              <w:t>Weighted average</w:t>
            </w:r>
            <w:commentRangeEnd w:id="376"/>
            <w:r>
              <w:rPr>
                <w:rStyle w:val="CommentReference"/>
                <w:rFonts w:ascii="Georgia" w:eastAsia="Georgia" w:hAnsi="Georgia" w:cs="Georgia"/>
                <w:sz w:val="28"/>
                <w:szCs w:val="28"/>
                <w:highlight w:val="green"/>
                <w:lang w:val="en-PH"/>
              </w:rPr>
              <w:commentReference w:id="376"/>
            </w:r>
            <w:ins w:id="377" w:author="Claude" w:date="2026-08-25T23:53:00Z">
              <w:r>
                <w:rPr>
                  <w:rFonts w:ascii="Georgia" w:eastAsia="Georgia" w:hAnsi="Georgia" w:cs="Georgia"/>
                  <w:sz w:val="28"/>
                  <w:szCs w:val="28"/>
                  <w:highlight w:val="green"/>
                  <w:lang w:val="en-PH"/>
                </w:rPr>
                <w:t xml:space="preserve"> nominal</w:t>
              </w:r>
            </w:ins>
            <w:r>
              <w:rPr>
                <w:rFonts w:ascii="Georgia" w:eastAsia="Georgia" w:hAnsi="Georgia" w:cs="Georgia"/>
                <w:sz w:val="28"/>
                <w:szCs w:val="28"/>
                <w:lang w:val="en-PH"/>
              </w:rPr>
              <w:t xml:space="preserve"> interest rate on long-term project finance debt, blended across local and foreign tranches.</w:t>
            </w:r>
          </w:p>
        </w:tc>
      </w:tr>
      <w:tr w:rsidR="00213A16" w:rsidRPr="008E1161" w14:paraId="0E535009" w14:textId="77777777" w:rsidTr="00213A16">
        <w:tc>
          <w:tcPr>
            <w:tcW w:w="4721" w:type="dxa"/>
            <w:tcMar>
              <w:top w:w="100" w:type="dxa"/>
              <w:left w:w="100" w:type="dxa"/>
              <w:bottom w:w="100" w:type="dxa"/>
              <w:right w:w="100" w:type="dxa"/>
            </w:tcMar>
          </w:tcPr>
          <w:p w14:paraId="460CA6E0"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Debt Repayment Period (Years)</w:t>
            </w:r>
          </w:p>
        </w:tc>
        <w:tc>
          <w:tcPr>
            <w:tcW w:w="4680" w:type="dxa"/>
            <w:tcMar>
              <w:top w:w="100" w:type="dxa"/>
              <w:left w:w="100" w:type="dxa"/>
              <w:bottom w:w="100" w:type="dxa"/>
              <w:right w:w="100" w:type="dxa"/>
            </w:tcMar>
          </w:tcPr>
          <w:p w14:paraId="6E6AB29E"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Term over which project debt is amortized, not to exceed the Operating Period.</w:t>
            </w:r>
          </w:p>
        </w:tc>
      </w:tr>
      <w:tr w:rsidR="00213A16" w:rsidRPr="008E1161" w14:paraId="59109D21" w14:textId="77777777" w:rsidTr="00213A16">
        <w:tc>
          <w:tcPr>
            <w:tcW w:w="4721" w:type="dxa"/>
            <w:tcMar>
              <w:top w:w="100" w:type="dxa"/>
              <w:left w:w="100" w:type="dxa"/>
              <w:bottom w:w="100" w:type="dxa"/>
              <w:right w:w="100" w:type="dxa"/>
            </w:tcMar>
          </w:tcPr>
          <w:p w14:paraId="2D322DAE"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Required Equity Return (Re)</w:t>
            </w:r>
          </w:p>
        </w:tc>
        <w:tc>
          <w:tcPr>
            <w:tcW w:w="4680" w:type="dxa"/>
            <w:tcMar>
              <w:top w:w="100" w:type="dxa"/>
              <w:left w:w="100" w:type="dxa"/>
              <w:bottom w:w="100" w:type="dxa"/>
              <w:right w:w="100" w:type="dxa"/>
            </w:tcMar>
          </w:tcPr>
          <w:p w14:paraId="790F3FD4"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Minimum acceptable</w:t>
            </w:r>
            <w:ins w:id="378" w:author="Claude" w:date="2026-08-25T23:53:00Z">
              <w:r>
                <w:rPr>
                  <w:rFonts w:ascii="Georgia" w:eastAsia="Georgia" w:hAnsi="Georgia" w:cs="Georgia"/>
                  <w:sz w:val="28"/>
                  <w:szCs w:val="28"/>
                  <w:highlight w:val="green"/>
                  <w:lang w:val="en-PH"/>
                </w:rPr>
                <w:t xml:space="preserve"> nominal</w:t>
              </w:r>
            </w:ins>
            <w:r>
              <w:rPr>
                <w:rFonts w:ascii="Georgia" w:eastAsia="Georgia" w:hAnsi="Georgia" w:cs="Georgia"/>
                <w:sz w:val="28"/>
                <w:szCs w:val="28"/>
                <w:lang w:val="en-PH"/>
              </w:rPr>
              <w:t xml:space="preserve"> return on equity for a project of the applicable Facility Type and risk profile in the Philippines; reflects country risk premium, sector risk, and prevailing market conditions. Used as the discount rate for equity NPV.</w:t>
            </w:r>
          </w:p>
        </w:tc>
      </w:tr>
      <w:tr w:rsidR="00213A16" w:rsidRPr="008E1161" w14:paraId="633C5093" w14:textId="77777777" w:rsidTr="00213A16">
        <w:tc>
          <w:tcPr>
            <w:tcW w:w="4721" w:type="dxa"/>
            <w:tcMar>
              <w:top w:w="100" w:type="dxa"/>
              <w:left w:w="100" w:type="dxa"/>
              <w:bottom w:w="100" w:type="dxa"/>
              <w:right w:w="100" w:type="dxa"/>
            </w:tcMar>
          </w:tcPr>
          <w:p w14:paraId="6D68D13A"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Income Tax Rate</w:t>
            </w:r>
          </w:p>
        </w:tc>
        <w:tc>
          <w:tcPr>
            <w:tcW w:w="4680" w:type="dxa"/>
            <w:tcMar>
              <w:top w:w="100" w:type="dxa"/>
              <w:left w:w="100" w:type="dxa"/>
              <w:bottom w:w="100" w:type="dxa"/>
              <w:right w:w="100" w:type="dxa"/>
            </w:tcMar>
          </w:tcPr>
          <w:p w14:paraId="692FA0E5"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 xml:space="preserve">Applicable corporate income tax rate under the Tax Code, as amended, to be determined by the Commission consistent with prevailing law for domestic corporations under the </w:t>
            </w:r>
            <w:ins w:id="379" w:author="Claude" w:date="2026-07-28T11:04:00Z">
              <w:r>
                <w:rPr>
                  <w:rFonts w:ascii="Georgia" w:eastAsia="Georgia" w:hAnsi="Georgia" w:cs="Georgia"/>
                  <w:sz w:val="28"/>
                  <w:szCs w:val="28"/>
                  <w:highlight w:val="green"/>
                  <w:lang w:val="en-PH"/>
                </w:rPr>
                <w:t>Corporate Income Tax and Incentives Rationalization Act (</w:t>
              </w:r>
            </w:ins>
            <w:r>
              <w:rPr>
                <w:rFonts w:ascii="Georgia" w:eastAsia="Georgia" w:hAnsi="Georgia" w:cs="Georgia"/>
                <w:sz w:val="28"/>
                <w:szCs w:val="28"/>
                <w:lang w:val="en-PH"/>
              </w:rPr>
              <w:t>CITIRA</w:t>
            </w:r>
            <w:ins w:id="380" w:author="Claude" w:date="2026-07-28T11:04:00Z">
              <w:r>
                <w:rPr>
                  <w:rFonts w:ascii="Georgia" w:eastAsia="Georgia" w:hAnsi="Georgia" w:cs="Georgia"/>
                  <w:sz w:val="28"/>
                  <w:szCs w:val="28"/>
                  <w:highlight w:val="green"/>
                  <w:lang w:val="en-PH"/>
                </w:rPr>
                <w:t>)</w:t>
              </w:r>
            </w:ins>
            <w:r>
              <w:rPr>
                <w:rFonts w:ascii="Georgia" w:eastAsia="Georgia" w:hAnsi="Georgia" w:cs="Georgia"/>
                <w:sz w:val="28"/>
                <w:szCs w:val="28"/>
                <w:lang w:val="en-PH"/>
              </w:rPr>
              <w:t xml:space="preserve">/CREATE Act. Any income tax holidays or incentives applicable to the project under applicable law (e.g., </w:t>
            </w:r>
            <w:del w:id="381" w:author="Claude" w:date="2026-07-28T11:04:00Z">
              <w:r>
                <w:rPr>
                  <w:rFonts w:ascii="Georgia" w:eastAsia="Georgia" w:hAnsi="Georgia" w:cs="Georgia"/>
                  <w:sz w:val="28"/>
                  <w:szCs w:val="28"/>
                  <w:highlight w:val="green"/>
                  <w:lang w:val="en-PH"/>
                </w:rPr>
                <w:delText>RA 11534</w:delText>
              </w:r>
            </w:del>
            <w:ins w:id="382" w:author="Claude" w:date="2026-07-28T11:04:00Z">
              <w:r>
                <w:rPr>
                  <w:rFonts w:ascii="Georgia" w:eastAsia="Georgia" w:hAnsi="Georgia" w:cs="Georgia"/>
                  <w:sz w:val="28"/>
                  <w:szCs w:val="28"/>
                  <w:highlight w:val="green"/>
                  <w:lang w:val="en-PH"/>
                </w:rPr>
                <w:t>Republic Act No. 11534</w:t>
              </w:r>
            </w:ins>
            <w:r>
              <w:rPr>
                <w:rFonts w:ascii="Georgia" w:eastAsia="Georgia" w:hAnsi="Georgia" w:cs="Georgia"/>
                <w:sz w:val="28"/>
                <w:szCs w:val="28"/>
                <w:lang w:val="en-PH"/>
              </w:rPr>
              <w:t xml:space="preserve"> CREATE Act fiscal incentives, PNGIDA incentives) shall be reflected in the model and shall be based on the maximum permissible incentive period.</w:t>
            </w:r>
          </w:p>
        </w:tc>
      </w:tr>
      <w:tr w:rsidR="00213A16" w:rsidRPr="008E1161" w14:paraId="0CA021C4" w14:textId="77777777" w:rsidTr="00213A16">
        <w:tc>
          <w:tcPr>
            <w:tcW w:w="4721" w:type="dxa"/>
            <w:tcMar>
              <w:top w:w="100" w:type="dxa"/>
              <w:left w:w="100" w:type="dxa"/>
              <w:bottom w:w="100" w:type="dxa"/>
              <w:right w:w="100" w:type="dxa"/>
            </w:tcMar>
          </w:tcPr>
          <w:p w14:paraId="1BEBFA03"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t>Local Business Tax (LBT)</w:t>
            </w:r>
          </w:p>
        </w:tc>
        <w:tc>
          <w:tcPr>
            <w:tcW w:w="4680" w:type="dxa"/>
            <w:tcMar>
              <w:top w:w="100" w:type="dxa"/>
              <w:left w:w="100" w:type="dxa"/>
              <w:bottom w:w="100" w:type="dxa"/>
              <w:right w:w="100" w:type="dxa"/>
            </w:tcMar>
          </w:tcPr>
          <w:p w14:paraId="46E2FA10"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Annual local business tax imposed by the local government unit(s) where the project is located.</w:t>
            </w:r>
            <w:ins w:id="383" w:author="Claude" w:date="2026-08-26T02:22:00Z">
              <w:r>
                <w:rPr>
                  <w:rFonts w:ascii="Georgia" w:eastAsia="Georgia" w:hAnsi="Georgia" w:cs="Georgia"/>
                  <w:sz w:val="28"/>
                  <w:szCs w:val="28"/>
                  <w:highlight w:val="green"/>
                  <w:lang w:val="en-PH"/>
                </w:rPr>
                <w:t xml:space="preserve"> This is the prevailing rate imposed by the </w:t>
              </w:r>
              <w:r>
                <w:rPr>
                  <w:rFonts w:ascii="Georgia" w:eastAsia="Georgia" w:hAnsi="Georgia" w:cs="Georgia"/>
                  <w:sz w:val="28"/>
                  <w:szCs w:val="28"/>
                  <w:highlight w:val="green"/>
                  <w:lang w:val="en-PH"/>
                </w:rPr>
                <w:lastRenderedPageBreak/>
                <w:t>relevant local government unit under its own revenue ordinance, applied directly; it is not a Commission-determined Reference Parameter and therefore has no corresponding item in Annex “A.”</w:t>
              </w:r>
            </w:ins>
          </w:p>
        </w:tc>
      </w:tr>
      <w:tr w:rsidR="00213A16" w:rsidRPr="008E1161" w14:paraId="48D46775" w14:textId="77777777" w:rsidTr="00213A16">
        <w:tc>
          <w:tcPr>
            <w:tcW w:w="4721" w:type="dxa"/>
            <w:tcMar>
              <w:top w:w="100" w:type="dxa"/>
              <w:left w:w="100" w:type="dxa"/>
              <w:bottom w:w="100" w:type="dxa"/>
              <w:right w:w="100" w:type="dxa"/>
            </w:tcMar>
          </w:tcPr>
          <w:p w14:paraId="763C0988"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b/>
                <w:bCs/>
                <w:sz w:val="28"/>
                <w:szCs w:val="28"/>
                <w:lang w:val="en-PH"/>
              </w:rPr>
              <w:lastRenderedPageBreak/>
              <w:t>Real Property Tax (RPT)</w:t>
            </w:r>
          </w:p>
        </w:tc>
        <w:tc>
          <w:tcPr>
            <w:tcW w:w="4680" w:type="dxa"/>
            <w:tcMar>
              <w:top w:w="100" w:type="dxa"/>
              <w:left w:w="100" w:type="dxa"/>
              <w:bottom w:w="100" w:type="dxa"/>
              <w:right w:w="100" w:type="dxa"/>
            </w:tcMar>
          </w:tcPr>
          <w:p w14:paraId="7846A27C" w14:textId="77777777" w:rsidR="008E1161" w:rsidRPr="008E1161" w:rsidRDefault="008E1161" w:rsidP="00213A16">
            <w:pPr>
              <w:ind w:firstLine="32"/>
              <w:jc w:val="both"/>
              <w:rPr>
                <w:rFonts w:ascii="Georgia" w:eastAsia="Georgia" w:hAnsi="Georgia" w:cs="Georgia"/>
                <w:sz w:val="28"/>
                <w:szCs w:val="28"/>
                <w:lang w:val="en-PH"/>
              </w:rPr>
            </w:pPr>
            <w:r>
              <w:rPr>
                <w:rFonts w:ascii="Georgia" w:eastAsia="Georgia" w:hAnsi="Georgia" w:cs="Georgia"/>
                <w:sz w:val="28"/>
                <w:szCs w:val="28"/>
                <w:lang w:val="en-PH"/>
              </w:rPr>
              <w:t>Annual real property tax on improvements and machinery applicable to the facility, per the Local Government Code.</w:t>
            </w:r>
            <w:ins w:id="384" w:author="Claude" w:date="2026-08-26T02:22:00Z">
              <w:r>
                <w:rPr>
                  <w:rFonts w:ascii="Georgia" w:eastAsia="Georgia" w:hAnsi="Georgia" w:cs="Georgia"/>
                  <w:sz w:val="28"/>
                  <w:szCs w:val="28"/>
                  <w:highlight w:val="green"/>
                  <w:lang w:val="en-PH"/>
                </w:rPr>
                <w:t xml:space="preserve"> The RPT rate itself is the prevailing rate imposed by the relevant local government unit under the Local Government Code and its own revenue ordinance, applied directly; it is not a Commission-determined Reference Parameter and therefore has no corresponding Annex “A” item distinct from the Reference Real Property Tax Assessment Level, which is the Commission-determined input.</w:t>
              </w:r>
            </w:ins>
          </w:p>
        </w:tc>
      </w:tr>
      <w:tr w:rsidR="00213A16" w:rsidRPr="008E1161" w14:paraId="02433CA8" w14:textId="77777777" w:rsidTr="00213A16">
        <w:trPr>
          <w:del w:id="32284" w:author="Claude" w:date="2026-10-19T09:00:00Z"/>
        </w:trPr>
        <w:tc>
          <w:tcPr>
            <w:tcW w:w="4721" w:type="dxa"/>
            <w:tcMar>
              <w:top w:w="100" w:type="dxa"/>
              <w:left w:w="100" w:type="dxa"/>
              <w:bottom w:w="100" w:type="dxa"/>
              <w:right w:w="100" w:type="dxa"/>
            </w:tcMar>
          </w:tcPr>
          <w:p w14:paraId="1791C973" w14:textId="77777777" w:rsidR="008E1161" w:rsidRPr="008E1161" w:rsidRDefault="008E1161" w:rsidP="00213A16">
            <w:pPr>
              <w:ind w:firstLine="32"/>
              <w:jc w:val="both"/>
              <w:rPr>
                <w:rFonts w:ascii="Georgia" w:eastAsia="Georgia" w:hAnsi="Georgia" w:cs="Georgia"/>
                <w:sz w:val="28"/>
                <w:szCs w:val="28"/>
                <w:lang w:val="en-PH"/>
              </w:rPr>
            </w:pPr>
            <w:commentRangeStart w:id="385"/>
            <w:del w:id="32281" w:author="Claude" w:date="2026-10-19T09:00:00Z">
              <w:r>
                <w:rPr>
                  <w:rFonts w:ascii="Georgia" w:eastAsia="Georgia" w:hAnsi="Georgia" w:cs="Georgia"/>
                  <w:b/>
                  <w:bCs/>
                  <w:sz w:val="28"/>
                  <w:szCs w:val="28"/>
                  <w:highlight w:val="cyan"/>
                  <w:lang w:val="en-PH"/>
                </w:rPr>
                <w:delText>Interconnection/Transmission Cost</w:delText>
              </w:r>
            </w:del>
            <w:commentRangeEnd w:id="385"/>
            <w:r w:rsidRPr="008E1161">
              <w:rPr>
                <w:rStyle w:val="CommentReference"/>
                <w:rFonts w:ascii="Georgia" w:eastAsia="Georgia" w:hAnsi="Georgia" w:cs="Georgia"/>
                <w:sz w:val="28"/>
                <w:szCs w:val="28"/>
                <w:lang w:val="en-PH"/>
              </w:rPr>
              <w:commentReference w:id="385"/>
            </w:r>
          </w:p>
        </w:tc>
        <w:tc>
          <w:tcPr>
            <w:tcW w:w="4680" w:type="dxa"/>
            <w:tcMar>
              <w:top w:w="100" w:type="dxa"/>
              <w:left w:w="100" w:type="dxa"/>
              <w:bottom w:w="100" w:type="dxa"/>
              <w:right w:w="100" w:type="dxa"/>
            </w:tcMar>
          </w:tcPr>
          <w:p w14:paraId="4EEA015D" w14:textId="77777777" w:rsidR="008E1161" w:rsidRPr="008E1161" w:rsidRDefault="008E1161" w:rsidP="00213A16">
            <w:pPr>
              <w:ind w:firstLine="32"/>
              <w:jc w:val="both"/>
              <w:rPr>
                <w:rFonts w:ascii="Georgia" w:eastAsia="Georgia" w:hAnsi="Georgia" w:cs="Georgia"/>
                <w:sz w:val="28"/>
                <w:szCs w:val="28"/>
                <w:lang w:val="en-PH"/>
              </w:rPr>
            </w:pPr>
            <w:commentRangeStart w:id="386"/>
            <w:del w:id="32282" w:author="Claude" w:date="2026-10-19T09:00:00Z">
              <w:r>
                <w:rPr>
                  <w:rFonts w:ascii="Georgia" w:eastAsia="Georgia" w:hAnsi="Georgia" w:cs="Georgia"/>
                  <w:sz w:val="28"/>
                  <w:szCs w:val="28"/>
                  <w:highlight w:val="cyan"/>
                  <w:lang w:val="en-PH"/>
                </w:rPr>
                <w:delText>Cost of transmission interconnection line from the plant to the nearest substation or grid connection point, amortized over the Operating Period.</w:delText>
              </w:r>
            </w:del>
            <w:ins w:id="387" w:author="Claude" w:date="2026-08-26T02:22:00Z">
              <w:del w:id="32283" w:author="Claude" w:date="2026-10-19T09:00:00Z">
                <w:r>
                  <w:rPr>
                    <w:rFonts w:ascii="Georgia" w:eastAsia="Georgia" w:hAnsi="Georgia" w:cs="Georgia"/>
                    <w:sz w:val="28"/>
                    <w:szCs w:val="28"/>
                    <w:highlight w:val="cyan"/>
                    <w:lang w:val="en-PH"/>
                  </w:rPr>
                  <w:delText xml:space="preserve"> This cost is embedded within, and does not have a standalone item separate from, the Reference All-In Project Cost (Annex “A” Item A.3), which is itself differentiated by transmission distance.</w:delText>
                </w:r>
              </w:del>
            </w:ins>
            <w:commentRangeEnd w:id="386"/>
            <w:r w:rsidRPr="008E1161">
              <w:rPr>
                <w:rStyle w:val="CommentReference"/>
                <w:rFonts w:ascii="Georgia" w:eastAsia="Georgia" w:hAnsi="Georgia" w:cs="Georgia"/>
                <w:sz w:val="28"/>
                <w:szCs w:val="28"/>
                <w:lang w:val="en-PH"/>
              </w:rPr>
              <w:commentReference w:id="386"/>
            </w:r>
          </w:p>
        </w:tc>
      </w:tr>
      <w:tr w:rsidR="00213A16" w:rsidRPr="008E1161" w14:paraId="772E2F57" w14:textId="77777777" w:rsidTr="00213A16">
        <w:trPr>
          <w:del w:id="388" w:author="Claude" w:date="2026-08-25T16:16:00Z"/>
        </w:trPr>
        <w:tc>
          <w:tcPr>
            <w:tcW w:w="4721" w:type="dxa"/>
            <w:tcMar>
              <w:top w:w="100" w:type="dxa"/>
              <w:left w:w="100" w:type="dxa"/>
              <w:bottom w:w="100" w:type="dxa"/>
              <w:right w:w="100" w:type="dxa"/>
            </w:tcMar>
          </w:tcPr>
          <w:p w14:paraId="687AB3C6" w14:textId="77777777" w:rsidR="008E1161" w:rsidRPr="008E1161" w:rsidRDefault="008E1161" w:rsidP="00213A16">
            <w:pPr>
              <w:ind w:firstLine="32"/>
              <w:jc w:val="both"/>
              <w:rPr>
                <w:ins w:id="389" w:author="Claude" w:date="2026-08-25T14:24:00Z"/>
                <w:del w:id="390" w:author="Claude" w:date="2026-08-25T16:16:00Z"/>
                <w:rFonts w:ascii="Georgia" w:eastAsia="Georgia" w:hAnsi="Georgia" w:cs="Georgia"/>
                <w:sz w:val="28"/>
                <w:szCs w:val="28"/>
                <w:lang w:val="en-PH"/>
              </w:rPr>
            </w:pPr>
            <w:ins w:id="391" w:author="Claude" w:date="2026-08-25T14:24:00Z">
              <w:del w:id="392" w:author="Claude" w:date="2026-08-25T16:16:00Z">
                <w:r>
                  <w:rPr>
                    <w:rFonts w:ascii="Georgia" w:eastAsia="Georgia" w:hAnsi="Georgia" w:cs="Georgia"/>
                    <w:sz w:val="28"/>
                    <w:szCs w:val="28"/>
                    <w:highlight w:val="green"/>
                    <w:lang w:val="en-PH"/>
                  </w:rPr>
                  <w:delText>Reference Cost Escalation Rate</w:delText>
                </w:r>
              </w:del>
            </w:ins>
          </w:p>
        </w:tc>
        <w:tc>
          <w:tcPr>
            <w:tcW w:w="4680" w:type="dxa"/>
            <w:tcMar>
              <w:top w:w="100" w:type="dxa"/>
              <w:left w:w="100" w:type="dxa"/>
              <w:bottom w:w="100" w:type="dxa"/>
              <w:right w:w="100" w:type="dxa"/>
            </w:tcMar>
          </w:tcPr>
          <w:p w14:paraId="464F9C5B" w14:textId="77777777" w:rsidR="008E1161" w:rsidRPr="008E1161" w:rsidRDefault="008E1161" w:rsidP="00213A16">
            <w:pPr>
              <w:ind w:firstLine="32"/>
              <w:jc w:val="both"/>
              <w:rPr>
                <w:ins w:id="393" w:author="Claude" w:date="2026-08-25T14:24:00Z"/>
                <w:del w:id="394" w:author="Claude" w:date="2026-08-25T16:16:00Z"/>
                <w:rFonts w:ascii="Georgia" w:eastAsia="Georgia" w:hAnsi="Georgia" w:cs="Georgia"/>
                <w:sz w:val="28"/>
                <w:szCs w:val="28"/>
                <w:lang w:val="en-PH"/>
              </w:rPr>
            </w:pPr>
            <w:ins w:id="395" w:author="Claude" w:date="2026-08-25T14:24:00Z">
              <w:del w:id="396" w:author="Claude" w:date="2026-08-25T16:16:00Z">
                <w:r>
                  <w:rPr>
                    <w:rFonts w:ascii="Georgia" w:eastAsia="Georgia" w:hAnsi="Georgia" w:cs="Georgia"/>
                    <w:sz w:val="28"/>
                    <w:szCs w:val="28"/>
                    <w:highlight w:val="green"/>
                    <w:lang w:val="en-PH"/>
                  </w:rPr>
                  <w:delText>Annual nominal escalation rate applied to the Fixed O&amp;M Costs, Variable Non-Fuel O&amp;M Costs, and G&amp;A Costs over the Reference Operating Period, to be determined by the Commission, informed by prevailing and projected domestic consumer/producer price indices. Distinct from the Peso-Dollar Exchange Rate Reference, which governs foreign-currency-denominated cost components.</w:delText>
                </w:r>
              </w:del>
            </w:ins>
          </w:p>
        </w:tc>
      </w:tr>
      <w:tr w:rsidR="00213A16" w:rsidRPr="008E1161" w14:paraId="533CA988" w14:textId="77777777" w:rsidTr="00213A16">
        <w:trPr>
          <w:ins w:id="397" w:author="Claude" w:date="2026-08-25T14:24:00Z"/>
        </w:trPr>
        <w:tc>
          <w:tcPr>
            <w:tcW w:w="4721" w:type="dxa"/>
            <w:tcMar>
              <w:top w:w="100" w:type="dxa"/>
              <w:left w:w="100" w:type="dxa"/>
              <w:bottom w:w="100" w:type="dxa"/>
              <w:right w:w="100" w:type="dxa"/>
            </w:tcMar>
          </w:tcPr>
          <w:p w14:paraId="41DB061B" w14:textId="77777777" w:rsidR="008E1161" w:rsidRPr="008E1161" w:rsidRDefault="008E1161" w:rsidP="00213A16">
            <w:pPr>
              <w:ind w:firstLine="32"/>
              <w:jc w:val="both"/>
              <w:rPr>
                <w:ins w:id="398" w:author="Claude" w:date="2026-08-25T14:24:00Z"/>
                <w:rFonts w:ascii="Georgia" w:eastAsia="Georgia" w:hAnsi="Georgia" w:cs="Georgia"/>
                <w:sz w:val="28"/>
                <w:szCs w:val="28"/>
                <w:lang w:val="en-PH"/>
              </w:rPr>
            </w:pPr>
            <w:commentRangeStart w:id="399"/>
            <w:ins w:id="400" w:author="Claude" w:date="2026-08-25T14:24:00Z">
              <w:r>
                <w:rPr>
                  <w:rFonts w:ascii="Georgia" w:eastAsia="Georgia" w:hAnsi="Georgia" w:cs="Georgia"/>
                  <w:b/>
                  <w:sz w:val="28"/>
                  <w:szCs w:val="28"/>
                  <w:highlight w:val="green"/>
                  <w:lang w:val="en-PH"/>
                </w:rPr>
                <w:t>Reference Plant Degradation Rate</w:t>
              </w:r>
              <w:commentRangeEnd w:id="399"/>
              <w:r w:rsidRPr="008E1161">
                <w:rPr>
                  <w:rStyle w:val="CommentReference"/>
                  <w:rFonts w:ascii="Georgia" w:eastAsia="Georgia" w:hAnsi="Georgia" w:cs="Georgia"/>
                  <w:sz w:val="28"/>
                  <w:szCs w:val="28"/>
                  <w:lang w:val="en-PH"/>
                </w:rPr>
                <w:commentReference w:id="399"/>
              </w:r>
            </w:ins>
          </w:p>
        </w:tc>
        <w:tc>
          <w:tcPr>
            <w:tcW w:w="4680" w:type="dxa"/>
            <w:tcMar>
              <w:top w:w="100" w:type="dxa"/>
              <w:left w:w="100" w:type="dxa"/>
              <w:bottom w:w="100" w:type="dxa"/>
              <w:right w:w="100" w:type="dxa"/>
            </w:tcMar>
          </w:tcPr>
          <w:p w14:paraId="0A860A0F" w14:textId="77777777" w:rsidR="008E1161" w:rsidRPr="008E1161" w:rsidRDefault="008E1161" w:rsidP="00213A16">
            <w:pPr>
              <w:ind w:firstLine="32"/>
              <w:jc w:val="both"/>
              <w:rPr>
                <w:ins w:id="401" w:author="Claude" w:date="2026-08-25T14:24:00Z"/>
                <w:rFonts w:ascii="Georgia" w:eastAsia="Georgia" w:hAnsi="Georgia" w:cs="Georgia"/>
                <w:sz w:val="28"/>
                <w:szCs w:val="28"/>
                <w:lang w:val="en-PH"/>
              </w:rPr>
            </w:pPr>
            <w:ins w:id="402" w:author="Claude" w:date="2026-08-25T14:24:00Z">
              <w:r>
                <w:rPr>
                  <w:rFonts w:ascii="Georgia" w:eastAsia="Georgia" w:hAnsi="Georgia" w:cs="Georgia"/>
                  <w:sz w:val="28"/>
                  <w:szCs w:val="28"/>
                  <w:highlight w:val="green"/>
                  <w:lang w:val="en-PH"/>
                </w:rPr>
                <w:t>Annual percentage decline, if any, in the reference project's available capacity and/or heat rate efficiency over the Reference Operating Period, to be determined by the Commission and differentiated by Facility Type, applied in the DCF Model's annual generation and Variable Non-Fuel O&amp;M Cost projections under Section 8.3.</w:t>
              </w:r>
            </w:ins>
          </w:p>
        </w:tc>
      </w:tr>
      <w:tr w:rsidR="00213A16" w:rsidRPr="008E1161" w14:paraId="310673FE" w14:textId="77777777" w:rsidTr="00213A16">
        <w:trPr>
          <w:ins w:id="403" w:author="Claude" w:date="2026-08-25T14:24:00Z"/>
        </w:trPr>
        <w:tc>
          <w:tcPr>
            <w:tcW w:w="4721" w:type="dxa"/>
            <w:tcMar>
              <w:top w:w="100" w:type="dxa"/>
              <w:left w:w="100" w:type="dxa"/>
              <w:bottom w:w="100" w:type="dxa"/>
              <w:right w:w="100" w:type="dxa"/>
            </w:tcMar>
          </w:tcPr>
          <w:p w14:paraId="59409634" w14:textId="77777777" w:rsidR="008E1161" w:rsidRPr="008E1161" w:rsidRDefault="008E1161" w:rsidP="00213A16">
            <w:pPr>
              <w:ind w:firstLine="32"/>
              <w:jc w:val="both"/>
              <w:rPr>
                <w:ins w:id="404" w:author="Claude" w:date="2026-08-25T14:24:00Z"/>
                <w:rFonts w:ascii="Georgia" w:eastAsia="Georgia" w:hAnsi="Georgia" w:cs="Georgia"/>
                <w:sz w:val="28"/>
                <w:szCs w:val="28"/>
                <w:lang w:val="en-PH"/>
              </w:rPr>
            </w:pPr>
            <w:commentRangeStart w:id="405"/>
            <w:ins w:id="406" w:author="Claude" w:date="2026-08-25T14:24:00Z">
              <w:r>
                <w:rPr>
                  <w:rFonts w:ascii="Georgia" w:eastAsia="Georgia" w:hAnsi="Georgia" w:cs="Georgia"/>
                  <w:b/>
                  <w:sz w:val="28"/>
                  <w:szCs w:val="28"/>
                  <w:highlight w:val="green"/>
                  <w:lang w:val="en-PH"/>
                </w:rPr>
                <w:lastRenderedPageBreak/>
                <w:t>Reference Major Maintenance/Refurbishment Capital Expenditure</w:t>
              </w:r>
              <w:commentRangeEnd w:id="405"/>
              <w:r w:rsidRPr="008E1161">
                <w:rPr>
                  <w:rStyle w:val="CommentReference"/>
                  <w:rFonts w:ascii="Georgia" w:eastAsia="Georgia" w:hAnsi="Georgia" w:cs="Georgia"/>
                  <w:sz w:val="28"/>
                  <w:szCs w:val="28"/>
                  <w:lang w:val="en-PH"/>
                </w:rPr>
                <w:commentReference w:id="405"/>
              </w:r>
            </w:ins>
          </w:p>
        </w:tc>
        <w:tc>
          <w:tcPr>
            <w:tcW w:w="4680" w:type="dxa"/>
            <w:tcMar>
              <w:top w:w="100" w:type="dxa"/>
              <w:left w:w="100" w:type="dxa"/>
              <w:bottom w:w="100" w:type="dxa"/>
              <w:right w:w="100" w:type="dxa"/>
            </w:tcMar>
          </w:tcPr>
          <w:p w14:paraId="1DCF33E4" w14:textId="77777777" w:rsidR="008E1161" w:rsidRPr="008E1161" w:rsidRDefault="008E1161" w:rsidP="00213A16">
            <w:pPr>
              <w:ind w:firstLine="32"/>
              <w:jc w:val="both"/>
              <w:rPr>
                <w:ins w:id="407" w:author="Claude" w:date="2026-08-25T14:24:00Z"/>
                <w:rFonts w:ascii="Georgia" w:eastAsia="Georgia" w:hAnsi="Georgia" w:cs="Georgia"/>
                <w:sz w:val="28"/>
                <w:szCs w:val="28"/>
                <w:lang w:val="en-PH"/>
              </w:rPr>
            </w:pPr>
            <w:ins w:id="408" w:author="Claude" w:date="2026-08-25T14:24:00Z">
              <w:r>
                <w:rPr>
                  <w:rFonts w:ascii="Georgia" w:eastAsia="Georgia" w:hAnsi="Georgia" w:cs="Georgia"/>
                  <w:sz w:val="28"/>
                  <w:szCs w:val="28"/>
                  <w:highlight w:val="green"/>
                  <w:lang w:val="en-PH"/>
                </w:rPr>
                <w:t>Periodic major-overhaul or refurbishment capital expenditure (e.g., gas turbine hot-gas-path replacement or reciprocating-engine top-end overhaul) recognized as a cash outflow in the DCF Model at its prescribed timing and amount within the Reference Operating Period, expressed as a percentage of the All-In Project Cost, to be determined by the Commission and differentiated by Facility Type.</w:t>
              </w:r>
            </w:ins>
          </w:p>
        </w:tc>
      </w:tr>
      <w:tr w:rsidR="00213A16" w:rsidRPr="008E1161" w14:paraId="78298DDD" w14:textId="77777777" w:rsidTr="00213A16">
        <w:trPr>
          <w:ins w:id="409" w:author="Claude" w:date="2026-08-25T14:24:00Z"/>
        </w:trPr>
        <w:tc>
          <w:tcPr>
            <w:tcW w:w="4721" w:type="dxa"/>
            <w:tcMar>
              <w:top w:w="100" w:type="dxa"/>
              <w:left w:w="100" w:type="dxa"/>
              <w:bottom w:w="100" w:type="dxa"/>
              <w:right w:w="100" w:type="dxa"/>
            </w:tcMar>
          </w:tcPr>
          <w:p w14:paraId="5F9C99A9" w14:textId="77777777" w:rsidR="008E1161" w:rsidRPr="008E1161" w:rsidRDefault="008E1161" w:rsidP="00213A16">
            <w:pPr>
              <w:ind w:firstLine="32"/>
              <w:jc w:val="both"/>
              <w:rPr>
                <w:ins w:id="410" w:author="Claude" w:date="2026-08-25T14:24:00Z"/>
                <w:rFonts w:ascii="Georgia" w:eastAsia="Georgia" w:hAnsi="Georgia" w:cs="Georgia"/>
                <w:sz w:val="28"/>
                <w:szCs w:val="28"/>
                <w:lang w:val="en-PH"/>
              </w:rPr>
            </w:pPr>
            <w:commentRangeStart w:id="411"/>
            <w:ins w:id="412" w:author="Claude" w:date="2026-08-25T14:24:00Z">
              <w:r>
                <w:rPr>
                  <w:rFonts w:ascii="Georgia" w:eastAsia="Georgia" w:hAnsi="Georgia" w:cs="Georgia"/>
                  <w:b/>
                  <w:sz w:val="28"/>
                  <w:szCs w:val="28"/>
                  <w:highlight w:val="green"/>
                  <w:lang w:val="en-PH"/>
                </w:rPr>
                <w:t>CAPEX Value-Added Tax and Customs Duty Treatment</w:t>
              </w:r>
              <w:commentRangeEnd w:id="411"/>
              <w:r w:rsidRPr="008E1161">
                <w:rPr>
                  <w:rStyle w:val="CommentReference"/>
                  <w:rFonts w:ascii="Georgia" w:eastAsia="Georgia" w:hAnsi="Georgia" w:cs="Georgia"/>
                  <w:sz w:val="28"/>
                  <w:szCs w:val="28"/>
                  <w:lang w:val="en-PH"/>
                </w:rPr>
                <w:commentReference w:id="411"/>
              </w:r>
            </w:ins>
          </w:p>
        </w:tc>
        <w:tc>
          <w:tcPr>
            <w:tcW w:w="4680" w:type="dxa"/>
            <w:tcMar>
              <w:top w:w="100" w:type="dxa"/>
              <w:left w:w="100" w:type="dxa"/>
              <w:bottom w:w="100" w:type="dxa"/>
              <w:right w:w="100" w:type="dxa"/>
            </w:tcMar>
          </w:tcPr>
          <w:p w14:paraId="15BFBFB0" w14:textId="77777777" w:rsidR="008E1161" w:rsidRPr="008E1161" w:rsidRDefault="008E1161" w:rsidP="00213A16">
            <w:pPr>
              <w:ind w:firstLine="32"/>
              <w:jc w:val="both"/>
              <w:rPr>
                <w:ins w:id="413" w:author="Claude" w:date="2026-08-25T14:24:00Z"/>
                <w:rFonts w:ascii="Georgia" w:eastAsia="Georgia" w:hAnsi="Georgia" w:cs="Georgia"/>
                <w:sz w:val="28"/>
                <w:szCs w:val="28"/>
                <w:lang w:val="en-PH"/>
              </w:rPr>
            </w:pPr>
            <w:commentRangeStart w:id="2529"/>
            <w:ins w:id="414" w:author="Claude" w:date="2026-08-25T14:24:00Z">
              <w:r>
                <w:rPr>
                  <w:rFonts w:ascii="Georgia" w:eastAsia="Georgia" w:hAnsi="Georgia" w:cs="Georgia"/>
                  <w:sz w:val="28"/>
                  <w:szCs w:val="28"/>
                  <w:highlight w:val="green"/>
                  <w:lang w:val="en-PH"/>
                </w:rPr>
                <w:t xml:space="preserve">Treatment of value-added tax and customs duties on imported capital equipment and construction costs comprising the All-In Project Cost, including any applicable exemption, deferral, or input tax credit mechanism, to be determined by the Commission consistent with prevailing law. Distinct from the Fuel VAT Rate under Section 18(d) and Annex “A” Item A.18, which applies to the </w:t>
              </w:r>
              <w:del w:id="33618" w:author="Claude" w:date="2026-10-19T09:00:00Z">
                <w:r>
                  <w:rPr>
                    <w:rFonts w:ascii="Georgia" w:eastAsia="Georgia" w:hAnsi="Georgia" w:cs="Georgia"/>
                    <w:sz w:val="28"/>
                    <w:szCs w:val="28"/>
                    <w:highlight w:val="green"/>
                    <w:lang w:val="en-PH"/>
                  </w:rPr>
                  <w:delText xml:space="preserve">fuel commodity component of the Gas Auction Threshold Price</w:delText>
                </w:r>
              </w:del>
            </w:ins>
            <w:ins w:id="33619" w:author="Claude" w:date="2026-10-19T09:00:00Z">
              <w:r>
                <w:rPr>
                  <w:rFonts w:ascii="Georgia" w:eastAsia="Georgia" w:hAnsi="Georgia" w:cs="Georgia"/>
                  <w:sz w:val="28"/>
                  <w:szCs w:val="28"/>
                  <w:highlight w:val="green"/>
                  <w:lang w:val="en-PH"/>
                </w:rPr>
                <w:t xml:space="preserve">fuel commodity component of the Fuel Cost</w:t>
              </w:r>
            </w:ins>
            <w:commentRangeEnd w:id="2529"/>
            <w:r>
              <w:rPr>
                <w:rStyle w:val="CommentReference"/>
              </w:rPr>
              <w:commentReference w:id="2529"/>
            </w:r>
            <w:ins w:id="33620" w:author="Claude" w:date="2026-08-25T14:24:00Z">
              <w:r>
                <w:rPr>
                  <w:rFonts w:ascii="Georgia" w:eastAsia="Georgia" w:hAnsi="Georgia" w:cs="Georgia"/>
                  <w:sz w:val="28"/>
                  <w:szCs w:val="28"/>
                  <w:highlight w:val="green"/>
                  <w:lang w:val="en-PH"/>
                </w:rPr>
                <w:t xml:space="preserve">, not to capital expenditure.</w:t>
              </w:r>
            </w:ins>
          </w:p>
        </w:tc>
      </w:tr>
      <w:tr w:rsidR="00213A16" w:rsidRPr="008E1161" w14:paraId="2D2E4B15" w14:textId="77777777" w:rsidTr="00213A16">
        <w:trPr>
          <w:ins w:id="415" w:author="Claude" w:date="2026-08-25T15:47:00Z"/>
        </w:trPr>
        <w:tc>
          <w:tcPr>
            <w:tcW w:w="4721" w:type="dxa"/>
            <w:tcMar>
              <w:top w:w="100" w:type="dxa"/>
              <w:left w:w="100" w:type="dxa"/>
              <w:bottom w:w="100" w:type="dxa"/>
              <w:right w:w="100" w:type="dxa"/>
            </w:tcMar>
          </w:tcPr>
          <w:p w14:paraId="6D3449B3" w14:textId="77777777" w:rsidR="008E1161" w:rsidRPr="008E1161" w:rsidRDefault="008E1161" w:rsidP="00213A16">
            <w:pPr>
              <w:ind w:firstLine="32"/>
              <w:jc w:val="both"/>
              <w:rPr>
                <w:ins w:id="416" w:author="Claude" w:date="2026-08-25T15:47:00Z"/>
                <w:rFonts w:ascii="Georgia" w:eastAsia="Georgia" w:hAnsi="Georgia" w:cs="Georgia"/>
                <w:sz w:val="28"/>
                <w:szCs w:val="28"/>
                <w:lang w:val="en-PH"/>
              </w:rPr>
            </w:pPr>
            <w:commentRangeStart w:id="417"/>
            <w:ins w:id="418" w:author="Claude" w:date="2026-08-25T15:47:00Z">
              <w:r>
                <w:rPr>
                  <w:rFonts w:ascii="Georgia" w:eastAsia="Georgia" w:hAnsi="Georgia" w:cs="Georgia"/>
                  <w:b/>
                  <w:sz w:val="28"/>
                  <w:szCs w:val="28"/>
                  <w:highlight w:val="green"/>
                  <w:lang w:val="en-PH"/>
                </w:rPr>
                <w:t>Reference Salvage Value</w:t>
              </w:r>
              <w:commentRangeEnd w:id="417"/>
              <w:r w:rsidRPr="008E1161">
                <w:rPr>
                  <w:rStyle w:val="CommentReference"/>
                  <w:rFonts w:ascii="Georgia" w:eastAsia="Georgia" w:hAnsi="Georgia" w:cs="Georgia"/>
                  <w:sz w:val="28"/>
                  <w:szCs w:val="28"/>
                  <w:lang w:val="en-PH"/>
                </w:rPr>
                <w:commentReference w:id="417"/>
              </w:r>
            </w:ins>
          </w:p>
        </w:tc>
        <w:tc>
          <w:tcPr>
            <w:tcW w:w="4680" w:type="dxa"/>
            <w:tcMar>
              <w:top w:w="100" w:type="dxa"/>
              <w:left w:w="100" w:type="dxa"/>
              <w:bottom w:w="100" w:type="dxa"/>
              <w:right w:w="100" w:type="dxa"/>
            </w:tcMar>
          </w:tcPr>
          <w:p w14:paraId="09FC3FF5" w14:textId="77777777" w:rsidR="008E1161" w:rsidRPr="008E1161" w:rsidRDefault="008E1161" w:rsidP="00213A16">
            <w:pPr>
              <w:ind w:firstLine="32"/>
              <w:jc w:val="both"/>
              <w:rPr>
                <w:ins w:id="419" w:author="Claude" w:date="2026-08-25T15:47:00Z"/>
                <w:rFonts w:ascii="Georgia" w:eastAsia="Georgia" w:hAnsi="Georgia" w:cs="Georgia"/>
                <w:sz w:val="28"/>
                <w:szCs w:val="28"/>
                <w:lang w:val="en-PH"/>
              </w:rPr>
            </w:pPr>
            <w:ins w:id="420" w:author="Claude" w:date="2026-08-25T15:47:00Z">
              <w:r>
                <w:rPr>
                  <w:rFonts w:ascii="Georgia" w:eastAsia="Georgia" w:hAnsi="Georgia" w:cs="Georgia"/>
                  <w:sz w:val="28"/>
                  <w:szCs w:val="28"/>
                  <w:highlight w:val="green"/>
                  <w:lang w:val="en-PH"/>
                </w:rPr>
                <w:t>Estimated residual value of the reference project's major equipment at the end of the Reference Operating Period, expressed as a percentage of the All-In Project Cost, recognized as a cash inflow in the terminal year of the DCF Model under Section 8.3, to be determined by the Commission and differentiated by Facility Type.</w:t>
              </w:r>
            </w:ins>
          </w:p>
        </w:tc>
      </w:tr>
      <w:tr w:rsidR="00213A16" w:rsidRPr="008E1161" w14:paraId="1B73D084" w14:textId="77777777" w:rsidTr="00213A16">
        <w:trPr>
          <w:ins w:id="421" w:author="Claude" w:date="2026-08-25T15:47:00Z"/>
        </w:trPr>
        <w:tc>
          <w:tcPr>
            <w:tcW w:w="4721" w:type="dxa"/>
            <w:tcMar>
              <w:top w:w="100" w:type="dxa"/>
              <w:left w:w="100" w:type="dxa"/>
              <w:bottom w:w="100" w:type="dxa"/>
              <w:right w:w="100" w:type="dxa"/>
            </w:tcMar>
          </w:tcPr>
          <w:p w14:paraId="64033D7E" w14:textId="77777777" w:rsidR="008E1161" w:rsidRPr="008E1161" w:rsidRDefault="008E1161" w:rsidP="00213A16">
            <w:pPr>
              <w:ind w:firstLine="32"/>
              <w:jc w:val="both"/>
              <w:rPr>
                <w:ins w:id="422" w:author="Claude" w:date="2026-08-25T15:47:00Z"/>
                <w:rFonts w:ascii="Georgia" w:eastAsia="Georgia" w:hAnsi="Georgia" w:cs="Georgia"/>
                <w:sz w:val="28"/>
                <w:szCs w:val="28"/>
                <w:lang w:val="en-PH"/>
              </w:rPr>
            </w:pPr>
            <w:commentRangeStart w:id="423"/>
            <w:ins w:id="424" w:author="Claude" w:date="2026-08-25T15:47:00Z">
              <w:r>
                <w:rPr>
                  <w:rFonts w:ascii="Georgia" w:eastAsia="Georgia" w:hAnsi="Georgia" w:cs="Georgia"/>
                  <w:b/>
                  <w:sz w:val="28"/>
                  <w:szCs w:val="28"/>
                  <w:highlight w:val="green"/>
                  <w:lang w:val="en-PH"/>
                </w:rPr>
                <w:t>Reference Initial Working Capital</w:t>
              </w:r>
              <w:commentRangeEnd w:id="423"/>
              <w:r w:rsidRPr="008E1161">
                <w:rPr>
                  <w:rStyle w:val="CommentReference"/>
                  <w:rFonts w:ascii="Georgia" w:eastAsia="Georgia" w:hAnsi="Georgia" w:cs="Georgia"/>
                  <w:sz w:val="28"/>
                  <w:szCs w:val="28"/>
                  <w:lang w:val="en-PH"/>
                </w:rPr>
                <w:commentReference w:id="423"/>
              </w:r>
            </w:ins>
          </w:p>
        </w:tc>
        <w:tc>
          <w:tcPr>
            <w:tcW w:w="4680" w:type="dxa"/>
            <w:tcMar>
              <w:top w:w="100" w:type="dxa"/>
              <w:left w:w="100" w:type="dxa"/>
              <w:bottom w:w="100" w:type="dxa"/>
              <w:right w:w="100" w:type="dxa"/>
            </w:tcMar>
          </w:tcPr>
          <w:p w14:paraId="6B5AF4F2" w14:textId="77777777" w:rsidR="008E1161" w:rsidRPr="008E1161" w:rsidRDefault="008E1161" w:rsidP="00213A16">
            <w:pPr>
              <w:ind w:firstLine="32"/>
              <w:jc w:val="both"/>
              <w:rPr>
                <w:ins w:id="425" w:author="Claude" w:date="2026-08-25T15:47:00Z"/>
                <w:rFonts w:ascii="Georgia" w:eastAsia="Georgia" w:hAnsi="Georgia" w:cs="Georgia"/>
                <w:sz w:val="28"/>
                <w:szCs w:val="28"/>
                <w:lang w:val="en-PH"/>
              </w:rPr>
            </w:pPr>
            <w:ins w:id="426" w:author="Claude" w:date="2026-08-25T15:47:00Z">
              <w:r>
                <w:rPr>
                  <w:rFonts w:ascii="Georgia" w:eastAsia="Georgia" w:hAnsi="Georgia" w:cs="Georgia"/>
                  <w:sz w:val="28"/>
                  <w:szCs w:val="28"/>
                  <w:highlight w:val="green"/>
                  <w:lang w:val="en-PH"/>
                </w:rPr>
                <w:t xml:space="preserve">Funding required at financial close for the reference project's initial receivables, payables, and inventory (including fuel and spare-parts inventory) float, expressed as a percentage of the All-In Project Cost or of annual operating costs, to be </w:t>
              </w:r>
              <w:r>
                <w:rPr>
                  <w:rFonts w:ascii="Georgia" w:eastAsia="Georgia" w:hAnsi="Georgia" w:cs="Georgia"/>
                  <w:sz w:val="28"/>
                  <w:szCs w:val="28"/>
                  <w:highlight w:val="green"/>
                  <w:lang w:val="en-PH"/>
                </w:rPr>
                <w:lastRenderedPageBreak/>
                <w:t>determined by the Commission. Distinct from the All-In Project Cost's fixed capital components.</w:t>
              </w:r>
            </w:ins>
          </w:p>
        </w:tc>
      </w:tr>
      <w:tr w:rsidR="00213A16" w:rsidRPr="008E1161" w14:paraId="169B8451" w14:textId="77777777" w:rsidTr="00213A16">
        <w:trPr>
          <w:ins w:id="427" w:author="Claude" w:date="2026-08-25T23:38:00Z"/>
        </w:trPr>
        <w:tc>
          <w:tcPr>
            <w:tcW w:w="4721" w:type="dxa"/>
            <w:tcMar>
              <w:top w:w="100" w:type="dxa"/>
              <w:left w:w="100" w:type="dxa"/>
              <w:bottom w:w="100" w:type="dxa"/>
              <w:right w:w="100" w:type="dxa"/>
            </w:tcMar>
          </w:tcPr>
          <w:p w14:paraId="4513214F" w14:textId="77777777" w:rsidR="008E1161" w:rsidRPr="008E1161" w:rsidRDefault="008E1161" w:rsidP="00213A16">
            <w:pPr>
              <w:ind w:firstLine="32"/>
              <w:jc w:val="both"/>
              <w:rPr>
                <w:ins w:id="428" w:author="Claude" w:date="2026-08-25T23:38:00Z"/>
                <w:rFonts w:ascii="Georgia" w:eastAsia="Georgia" w:hAnsi="Georgia" w:cs="Georgia"/>
                <w:sz w:val="28"/>
                <w:szCs w:val="28"/>
                <w:lang w:val="en-PH"/>
              </w:rPr>
            </w:pPr>
            <w:commentRangeStart w:id="429"/>
            <w:ins w:id="430" w:author="Claude" w:date="2026-08-25T23:38:00Z">
              <w:r>
                <w:rPr>
                  <w:rFonts w:ascii="Georgia" w:eastAsia="Georgia" w:hAnsi="Georgia" w:cs="Georgia"/>
                  <w:b/>
                  <w:sz w:val="28"/>
                  <w:szCs w:val="28"/>
                  <w:highlight w:val="green"/>
                  <w:lang w:val="en-PH"/>
                </w:rPr>
                <w:lastRenderedPageBreak/>
                <w:t>Reference Debt Grace Period</w:t>
              </w:r>
              <w:commentRangeEnd w:id="429"/>
              <w:r w:rsidRPr="008E1161">
                <w:rPr>
                  <w:rStyle w:val="CommentReference"/>
                  <w:rFonts w:ascii="Georgia" w:eastAsia="Georgia" w:hAnsi="Georgia" w:cs="Georgia"/>
                  <w:sz w:val="28"/>
                  <w:szCs w:val="28"/>
                  <w:lang w:val="en-PH"/>
                </w:rPr>
                <w:commentReference w:id="429"/>
              </w:r>
            </w:ins>
          </w:p>
        </w:tc>
        <w:tc>
          <w:tcPr>
            <w:tcW w:w="4680" w:type="dxa"/>
            <w:tcMar>
              <w:top w:w="100" w:type="dxa"/>
              <w:left w:w="100" w:type="dxa"/>
              <w:bottom w:w="100" w:type="dxa"/>
              <w:right w:w="100" w:type="dxa"/>
            </w:tcMar>
          </w:tcPr>
          <w:p w14:paraId="09F1A6E0" w14:textId="77777777" w:rsidR="008E1161" w:rsidRPr="008E1161" w:rsidRDefault="008E1161" w:rsidP="00213A16">
            <w:pPr>
              <w:ind w:firstLine="32"/>
              <w:jc w:val="both"/>
              <w:rPr>
                <w:ins w:id="431" w:author="Claude" w:date="2026-08-25T23:38:00Z"/>
                <w:rFonts w:ascii="Georgia" w:eastAsia="Georgia" w:hAnsi="Georgia" w:cs="Georgia"/>
                <w:sz w:val="28"/>
                <w:szCs w:val="28"/>
                <w:lang w:val="en-PH"/>
              </w:rPr>
            </w:pPr>
            <w:ins w:id="432" w:author="Claude" w:date="2026-08-25T23:38:00Z">
              <w:r>
                <w:rPr>
                  <w:rFonts w:ascii="Georgia" w:eastAsia="Georgia" w:hAnsi="Georgia" w:cs="Georgia"/>
                  <w:sz w:val="28"/>
                  <w:szCs w:val="28"/>
                  <w:highlight w:val="green"/>
                  <w:lang w:val="en-PH"/>
                </w:rPr>
                <w:t>The period, if any, following the Commercial Operations Date during which the reference project's debt principal repayment is deferred (interest-only or fully deferred service), to be determined by the Commission and expressed in months or years, distinct from the Reference Debt Repayment Period under which principal amortization is thereafter scheduled.</w:t>
              </w:r>
            </w:ins>
          </w:p>
        </w:tc>
      </w:tr>
      <w:tr w:rsidR="00213A16" w:rsidRPr="008E1161" w14:paraId="13CAA286" w14:textId="77777777" w:rsidTr="00213A16">
        <w:trPr>
          <w:ins w:id="433" w:author="Claude" w:date="2026-08-25T23:38:00Z"/>
        </w:trPr>
        <w:tc>
          <w:tcPr>
            <w:tcW w:w="4721" w:type="dxa"/>
            <w:tcMar>
              <w:top w:w="100" w:type="dxa"/>
              <w:left w:w="100" w:type="dxa"/>
              <w:bottom w:w="100" w:type="dxa"/>
              <w:right w:w="100" w:type="dxa"/>
            </w:tcMar>
          </w:tcPr>
          <w:p w14:paraId="672FDFF4" w14:textId="77777777" w:rsidR="008E1161" w:rsidRPr="008E1161" w:rsidRDefault="008E1161" w:rsidP="00213A16">
            <w:pPr>
              <w:ind w:firstLine="32"/>
              <w:jc w:val="both"/>
              <w:rPr>
                <w:ins w:id="434" w:author="Claude" w:date="2026-08-25T23:38:00Z"/>
                <w:rFonts w:ascii="Georgia" w:eastAsia="Georgia" w:hAnsi="Georgia" w:cs="Georgia"/>
                <w:sz w:val="28"/>
                <w:szCs w:val="28"/>
                <w:lang w:val="en-PH"/>
              </w:rPr>
            </w:pPr>
            <w:commentRangeStart w:id="435"/>
            <w:ins w:id="436" w:author="Claude" w:date="2026-08-25T23:38:00Z">
              <w:r>
                <w:rPr>
                  <w:rFonts w:ascii="Georgia" w:eastAsia="Georgia" w:hAnsi="Georgia" w:cs="Georgia"/>
                  <w:b/>
                  <w:sz w:val="28"/>
                  <w:szCs w:val="28"/>
                  <w:highlight w:val="green"/>
                  <w:lang w:val="en-PH"/>
                </w:rPr>
                <w:t>Reference Real Property Tax Assessment Level</w:t>
              </w:r>
              <w:commentRangeEnd w:id="435"/>
              <w:r w:rsidRPr="008E1161">
                <w:rPr>
                  <w:rStyle w:val="CommentReference"/>
                  <w:rFonts w:ascii="Georgia" w:eastAsia="Georgia" w:hAnsi="Georgia" w:cs="Georgia"/>
                  <w:sz w:val="28"/>
                  <w:szCs w:val="28"/>
                  <w:lang w:val="en-PH"/>
                </w:rPr>
                <w:commentReference w:id="435"/>
              </w:r>
            </w:ins>
          </w:p>
        </w:tc>
        <w:tc>
          <w:tcPr>
            <w:tcW w:w="4680" w:type="dxa"/>
            <w:tcMar>
              <w:top w:w="100" w:type="dxa"/>
              <w:left w:w="100" w:type="dxa"/>
              <w:bottom w:w="100" w:type="dxa"/>
              <w:right w:w="100" w:type="dxa"/>
            </w:tcMar>
          </w:tcPr>
          <w:p w14:paraId="32AF8D40" w14:textId="77777777" w:rsidR="008E1161" w:rsidRPr="008E1161" w:rsidRDefault="008E1161" w:rsidP="00213A16">
            <w:pPr>
              <w:ind w:firstLine="32"/>
              <w:jc w:val="both"/>
              <w:rPr>
                <w:ins w:id="437" w:author="Claude" w:date="2026-08-25T23:38:00Z"/>
                <w:rFonts w:ascii="Georgia" w:eastAsia="Georgia" w:hAnsi="Georgia" w:cs="Georgia"/>
                <w:sz w:val="28"/>
                <w:szCs w:val="28"/>
                <w:lang w:val="en-PH"/>
              </w:rPr>
            </w:pPr>
            <w:ins w:id="438" w:author="Claude" w:date="2026-08-25T23:38:00Z">
              <w:r>
                <w:rPr>
                  <w:rFonts w:ascii="Georgia" w:eastAsia="Georgia" w:hAnsi="Georgia" w:cs="Georgia"/>
                  <w:sz w:val="28"/>
                  <w:szCs w:val="28"/>
                  <w:highlight w:val="green"/>
                  <w:lang w:val="en-PH"/>
                </w:rPr>
                <w:t>The percentage of the reference project's fair market value used as the assessed value base to which the Real Property Tax (RPT) rate is applied, to be determined by the Commission consistent with the applicable local government assessment ordinance and the Local Government Code. Distinct from the RPT rate itself; without a stated assessment level, the RPT Key Parameter alone is insufficient to compute the annual real property tax cash outflow in the DCF Model.</w:t>
              </w:r>
            </w:ins>
          </w:p>
        </w:tc>
      </w:tr>
      <w:tr w:rsidR="00213A16" w:rsidRPr="008E1161" w14:paraId="05DDE193" w14:textId="77777777" w:rsidTr="00213A16">
        <w:trPr>
          <w:ins w:id="439" w:author="Claude" w:date="2026-08-25T23:39:00Z"/>
          <w:del w:id="32249" w:author="Claude" w:date="2026-10-19T09:00:00Z"/>
        </w:trPr>
        <w:tc>
          <w:tcPr>
            <w:tcW w:w="4721" w:type="dxa"/>
            <w:tcMar>
              <w:top w:w="100" w:type="dxa"/>
              <w:left w:w="100" w:type="dxa"/>
              <w:bottom w:w="100" w:type="dxa"/>
              <w:right w:w="100" w:type="dxa"/>
            </w:tcMar>
          </w:tcPr>
          <w:p w14:paraId="5FC9B316" w14:textId="77777777" w:rsidR="008E1161" w:rsidRPr="008E1161" w:rsidRDefault="008E1161" w:rsidP="00213A16">
            <w:pPr>
              <w:ind w:firstLine="32"/>
              <w:jc w:val="both"/>
              <w:rPr>
                <w:ins w:id="440" w:author="Claude" w:date="2026-08-25T23:39:00Z"/>
                <w:rFonts w:ascii="Georgia" w:eastAsia="Georgia" w:hAnsi="Georgia" w:cs="Georgia"/>
                <w:sz w:val="28"/>
                <w:szCs w:val="28"/>
                <w:lang w:val="en-PH"/>
              </w:rPr>
            </w:pPr>
            <w:commentRangeStart w:id="441"/>
            <w:commentRangeStart w:id="2501"/>
            <w:commentRangeStart w:id="442"/>
            <w:ins w:id="443" w:author="Claude" w:date="2026-08-25T23:39:00Z">
              <w:del w:id="32247" w:author="Claude" w:date="2026-10-19T09:00:00Z">
                <w:r>
                  <w:rPr>
                    <w:rFonts w:ascii="Georgia" w:eastAsia="Georgia" w:hAnsi="Georgia" w:cs="Georgia"/>
                    <w:b/>
                    <w:sz w:val="28"/>
                    <w:szCs w:val="28"/>
                    <w:highlight w:val="cyan"/>
                    <w:lang w:val="en-PH"/>
                  </w:rPr>
                  <w:delText>Reference Land/Site Lease Cost</w:delText>
                </w:r>
              </w:del>
              <w:commentRangeEnd w:id="442"/>
              <w:r w:rsidRPr="008E1161">
                <w:rPr>
                  <w:rStyle w:val="CommentReference"/>
                  <w:rFonts w:ascii="Georgia" w:eastAsia="Georgia" w:hAnsi="Georgia" w:cs="Georgia"/>
                  <w:sz w:val="28"/>
                  <w:szCs w:val="28"/>
                  <w:lang w:val="en-PH"/>
                </w:rPr>
                <w:commentReference w:id="442"/>
              </w:r>
            </w:ins>
            <w:commentRangeEnd w:id="2501"/>
            <w:commentRangeEnd w:id="441"/>
            <w:r w:rsidR="001D1F8D" w:rsidRPr="008E1161">
              <w:rPr>
                <w:rStyle w:val="CommentReference"/>
                <w:rFonts w:ascii="Georgia" w:eastAsia="Georgia" w:hAnsi="Georgia" w:cs="Georgia"/>
                <w:sz w:val="28"/>
                <w:szCs w:val="28"/>
                <w:lang w:val="en-PH"/>
              </w:rPr>
              <w:commentReference w:id="441"/>
            </w:r>
            <w:r>
              <w:rPr>
                <w:rStyle w:val="CommentReference"/>
              </w:rPr>
              <w:commentReference w:id="2501"/>
            </w:r>
          </w:p>
        </w:tc>
        <w:tc>
          <w:tcPr>
            <w:tcW w:w="4680" w:type="dxa"/>
            <w:tcMar>
              <w:top w:w="100" w:type="dxa"/>
              <w:left w:w="100" w:type="dxa"/>
              <w:bottom w:w="100" w:type="dxa"/>
              <w:right w:w="100" w:type="dxa"/>
            </w:tcMar>
          </w:tcPr>
          <w:p w14:paraId="57E84CF9" w14:textId="77777777" w:rsidR="008E1161" w:rsidRPr="008E1161" w:rsidRDefault="008E1161" w:rsidP="00213A16">
            <w:pPr>
              <w:ind w:firstLine="32"/>
              <w:jc w:val="both"/>
              <w:rPr>
                <w:ins w:id="444" w:author="Claude" w:date="2026-08-25T23:39:00Z"/>
                <w:rFonts w:ascii="Georgia" w:eastAsia="Georgia" w:hAnsi="Georgia" w:cs="Georgia"/>
                <w:sz w:val="28"/>
                <w:szCs w:val="28"/>
                <w:lang w:val="en-PH"/>
              </w:rPr>
            </w:pPr>
            <w:ins w:id="445" w:author="Claude" w:date="2026-08-25T23:39:00Z">
              <w:del w:id="32248" w:author="Claude" w:date="2026-10-19T09:00:00Z">
                <w:r>
                  <w:rPr>
                    <w:rFonts w:ascii="Georgia" w:eastAsia="Georgia" w:hAnsi="Georgia" w:cs="Georgia"/>
                    <w:sz w:val="28"/>
                    <w:szCs w:val="28"/>
                    <w:highlight w:val="cyan"/>
                    <w:lang w:val="en-PH"/>
                  </w:rPr>
                  <w:delText>Recurring annual land or site lease payment for the reference project, if the site is not owned outright, expressed in PhP/kW-year and included as an Operating Expenditure item in the DCF Model under Section 8.3, to be determined by the Commission. Distinct from any one-time land acquisition cost embedded in the All-In Project Cost.</w:delText>
                </w:r>
              </w:del>
            </w:ins>
          </w:p>
        </w:tc>
      </w:tr>
    </w:tbl>
    <w:p w14:paraId="2C237435" w14:textId="77777777" w:rsidR="008E1161" w:rsidRPr="008E1161" w:rsidRDefault="008E1161" w:rsidP="008E1161">
      <w:pPr>
        <w:ind w:firstLine="720"/>
        <w:jc w:val="both"/>
        <w:rPr>
          <w:rFonts w:ascii="Georgia" w:eastAsia="Georgia" w:hAnsi="Georgia" w:cs="Georgia"/>
          <w:sz w:val="28"/>
          <w:szCs w:val="28"/>
          <w:lang w:val="en-PH"/>
        </w:rPr>
      </w:pPr>
    </w:p>
    <w:p w14:paraId="672DEABF" w14:textId="77777777" w:rsidR="00C31343" w:rsidRDefault="007F728F">
      <w:pPr>
        <w:ind w:firstLine="720"/>
        <w:jc w:val="both"/>
      </w:pPr>
      <w:r>
        <w:rPr>
          <w:rFonts w:ascii="Georgia" w:hAnsi="Georgia"/>
          <w:sz w:val="28"/>
        </w:rPr>
        <w:t>The reference values in the foregoing table are indicative defaults only and shall not be binding until confirmed, adjusted, or superseded by the specific parameter values prescribed by the Commission under Annex “A” for the applicable Facility Type and Auction Round.</w:t>
      </w:r>
    </w:p>
    <w:p w14:paraId="679384E4" w14:textId="77777777" w:rsidR="00C31343" w:rsidRDefault="00C31343">
      <w:pPr>
        <w:ind w:firstLine="720"/>
        <w:jc w:val="both"/>
      </w:pPr>
    </w:p>
    <w:p w14:paraId="215E0110" w14:textId="77777777" w:rsidR="00C31343" w:rsidRDefault="007F728F">
      <w:pPr>
        <w:ind w:firstLine="720"/>
        <w:jc w:val="both"/>
      </w:pPr>
      <w:r>
        <w:rPr>
          <w:rFonts w:ascii="Georgia" w:hAnsi="Georgia"/>
          <w:sz w:val="28"/>
          <w:szCs w:val="28"/>
          <w:lang w:val="en-US"/>
        </w:rPr>
        <w:lastRenderedPageBreak/>
        <w:t>Applying these Key Parameters, as further detailed in Annex “A,” for the initial CCGT Auction Round yields a Reference Gas Auction Threshold Price (GATP) to be determined by the Commission, established pursuant to Section 18.2.1 of the Gas Auction Circular and set out at Annex “A” Item A.19.</w:t>
      </w:r>
    </w:p>
    <w:p w14:paraId="2E5B7B4F" w14:textId="77777777" w:rsidR="00C31343" w:rsidRDefault="007F728F">
      <w:pPr>
        <w:ind w:firstLine="720"/>
        <w:jc w:val="both"/>
        <w:rPr>
          <w:ins w:id="446" w:author="Claude" w:date="2026-08-25T15:29:00Z"/>
          <w:del w:id="447" w:author="Claude" w:date="2026-08-26T01:35:00Z"/>
        </w:rPr>
      </w:pPr>
      <w:commentRangeStart w:id="448"/>
      <w:commentRangeStart w:id="449"/>
      <w:commentRangeStart w:id="450"/>
      <w:commentRangeStart w:id="451"/>
      <w:ins w:id="452" w:author="Claude" w:date="2026-08-25T15:29:00Z">
        <w:del w:id="453" w:author="Claude" w:date="2026-08-25T23:53:00Z">
          <w:r>
            <w:rPr>
              <w:rFonts w:ascii="Georgia" w:hAnsi="Georgia"/>
              <w:sz w:val="28"/>
              <w:szCs w:val="28"/>
              <w:highlight w:val="green"/>
              <w:lang w:val="en-US"/>
            </w:rPr>
            <w:delText>8.8 Public Notice and Consultation for the Reference Parameters Resolution. Before adopting or amending the Reference Parameters Resolution referenced in the WHEREAS clauses of these Rules, the Commission shall: (a) publish the draft Reference Parameters Resolution, together with its supporting quantitative basis, on the Commission's official website for a comment period of not less than fifteen (15) calendar days; (b) conduct a public hearing if warranted by the volume or nature of comments received, or upon written request of any affected stakeholder; and (c) issue, together with the adopted Reference Parameters Resolution, a summary of the material comments received and the Commission's disposition thereof. This Section shall likewise apply to any subsequent revision of the Reference Parameters Resolution under Section 20 of these Rules.</w:delText>
          </w:r>
          <w:commentRangeEnd w:id="451"/>
          <w:r>
            <w:rPr>
              <w:rStyle w:val="CommentReference"/>
              <w:rFonts w:ascii="Georgia" w:hAnsi="Georgia"/>
              <w:sz w:val="28"/>
              <w:szCs w:val="28"/>
              <w:highlight w:val="green"/>
              <w:lang w:val="en-US"/>
            </w:rPr>
            <w:commentReference w:id="451"/>
          </w:r>
          <w:commentRangeEnd w:id="450"/>
          <w:r>
            <w:rPr>
              <w:rStyle w:val="CommentReference"/>
              <w:rFonts w:ascii="Georgia" w:hAnsi="Georgia"/>
              <w:sz w:val="28"/>
              <w:szCs w:val="28"/>
              <w:highlight w:val="green"/>
              <w:lang w:val="en-US"/>
            </w:rPr>
            <w:commentReference w:id="450"/>
          </w:r>
        </w:del>
        <w:commentRangeEnd w:id="449"/>
        <w:del w:id="454" w:author="Claude" w:date="2026-08-26T01:35:00Z">
          <w:r>
            <w:rPr>
              <w:rStyle w:val="CommentReference"/>
              <w:rFonts w:ascii="Georgia" w:hAnsi="Georgia"/>
              <w:sz w:val="28"/>
              <w:szCs w:val="28"/>
              <w:highlight w:val="green"/>
              <w:lang w:val="en-US"/>
            </w:rPr>
            <w:commentReference w:id="449"/>
          </w:r>
        </w:del>
      </w:ins>
      <w:ins w:id="455" w:author="Claude" w:date="2026-08-25T23:53:00Z">
        <w:del w:id="456" w:author="Claude" w:date="2026-08-26T01:35:00Z">
          <w:r>
            <w:rPr>
              <w:rFonts w:ascii="Georgia" w:hAnsi="Georgia"/>
              <w:sz w:val="28"/>
              <w:szCs w:val="28"/>
              <w:highlight w:val="green"/>
              <w:lang w:val="en-US"/>
            </w:rPr>
            <w:delText>8.8 Public Notice and Consultation for the Reference Parameters Resolution. Before adopting or amending the Reference Parameters Resolution referenced in the WHEREAS clauses of these Rules, the Commission shall: (a) publish the draft Reference Parameters Resolution, together with its supporting quantitative basis, on the Commission's official website for a comment period of not less than fifteen (15) calendar days; (b) conduct a public hearing, which shall be mandatory; and (c) issue, together with the adopted Reference Parameters Resolution, a summary of the material comments received and the Commission's disposition thereof. This Section shall likewise apply to any subsequent revision of the Reference Parameters Resolution under Section 20 of these Rules.</w:delText>
          </w:r>
        </w:del>
      </w:ins>
      <w:commentRangeEnd w:id="448"/>
      <w:r>
        <w:rPr>
          <w:rStyle w:val="CommentReference"/>
          <w:sz w:val="24"/>
          <w:szCs w:val="24"/>
        </w:rPr>
        <w:commentReference w:id="448"/>
      </w:r>
    </w:p>
    <w:p w14:paraId="06965DE5" w14:textId="77777777" w:rsidR="00C31343" w:rsidRDefault="007F728F">
      <w:pPr>
        <w:ind w:left="720"/>
        <w:jc w:val="both"/>
      </w:pPr>
      <w:commentRangeStart w:id="457"/>
      <w:ins w:id="458" w:author="Claude" w:date="2026-08-26T01:09:00Z">
        <w:del w:id="459" w:author="Claude" w:date="2026-08-26T01:39:00Z">
          <w:r>
            <w:rPr>
              <w:rFonts w:ascii="Georgia" w:hAnsi="Georgia"/>
              <w:sz w:val="28"/>
              <w:szCs w:val="28"/>
              <w:highlight w:val="green"/>
              <w:lang w:val="en-US"/>
            </w:rPr>
            <w:delText>8.9 Detailed Computation Steps of the DCF Model. Without prejudice to the general principles set out in Sections 8.1 to 8.8, the Commission's DCF Model shall compute the levelized GAT Price for each Facility Type through the following annual cash-flow waterfall, applied for each year of the Reference Operating Period:</w:delText>
          </w:r>
        </w:del>
      </w:ins>
      <w:commentRangeEnd w:id="457"/>
      <w:r>
        <w:rPr>
          <w:rStyle w:val="CommentReference"/>
          <w:rFonts w:ascii="Georgia" w:hAnsi="Georgia"/>
          <w:b/>
          <w:bCs/>
          <w:sz w:val="28"/>
          <w:szCs w:val="28"/>
          <w:highlight w:val="green"/>
          <w:lang w:val="en-US"/>
        </w:rPr>
        <w:commentReference w:id="457"/>
      </w:r>
      <w:ins w:id="460" w:author="Claude" w:date="2026-08-26T01:39:00Z">
        <w:del w:id="461" w:author="Claude" w:date="2026-10-08T09:00:00Z">
          <w:r>
            <w:rPr>
              <w:rFonts w:ascii="Georgia" w:hAnsi="Georgia"/>
              <w:b/>
              <w:bCs/>
              <w:sz w:val="28"/>
              <w:szCs w:val="28"/>
              <w:highlight w:val="green"/>
              <w:lang w:val="en-US"/>
            </w:rPr>
            <w:delText>8.9</w:delText>
          </w:r>
        </w:del>
      </w:ins>
      <w:ins w:id="462" w:author="Claude" w:date="2026-10-08T09:00:00Z">
        <w:r>
          <w:rPr>
            <w:rFonts w:ascii="Georgia" w:hAnsi="Georgia"/>
            <w:b/>
            <w:bCs/>
            <w:sz w:val="28"/>
            <w:szCs w:val="28"/>
            <w:highlight w:val="green"/>
            <w:lang w:val="en-US"/>
          </w:rPr>
          <w:t>8.8</w:t>
        </w:r>
      </w:ins>
      <w:ins w:id="463" w:author="Claude" w:date="2026-08-26T01:39:00Z">
        <w:r>
          <w:rPr>
            <w:rFonts w:ascii="Georgia" w:hAnsi="Georgia"/>
            <w:b/>
            <w:bCs/>
            <w:sz w:val="28"/>
            <w:szCs w:val="28"/>
            <w:highlight w:val="green"/>
            <w:lang w:val="en-US"/>
          </w:rPr>
          <w:t xml:space="preserve"> Detailed Computation Steps of the DCF Model.</w:t>
        </w:r>
        <w:r>
          <w:rPr>
            <w:rFonts w:ascii="Georgia" w:hAnsi="Georgia"/>
            <w:sz w:val="28"/>
            <w:szCs w:val="28"/>
            <w:highlight w:val="green"/>
            <w:lang w:val="en-US"/>
          </w:rPr>
          <w:t xml:space="preserve"> Without prejudice to the general principles set out in Sections 8.1 to 8.7, the Commission's DCF Model shall compute the levelized GAT Price for each Facility Type </w:t>
        </w:r>
        <w:del w:id="32259" w:author="Claude" w:date="2026-10-19T09:00:00Z">
          <w:r>
            <w:rPr>
              <w:rFonts w:ascii="Georgia" w:hAnsi="Georgia"/>
              <w:sz w:val="28"/>
              <w:szCs w:val="28"/>
              <w:highlight w:val="cyan"/>
              <w:lang w:val="en-US"/>
            </w:rPr>
            <w:delText xml:space="preserve">through the following </w:delText>
          </w:r>
        </w:del>
        <w:commentRangeStart w:id="464"/>
        <w:commentRangeStart w:id="2502"/>
        <w:del w:id="32260" w:author="Claude" w:date="2026-10-19T09:00:00Z">
          <w:r>
            <w:rPr>
              <w:rFonts w:ascii="Georgia" w:hAnsi="Georgia"/>
              <w:sz w:val="28"/>
              <w:szCs w:val="28"/>
              <w:highlight w:val="cyan"/>
              <w:lang w:val="en-US"/>
            </w:rPr>
            <w:delText>annual cash-flow waterfall</w:delText>
          </w:r>
        </w:del>
      </w:ins>
      <w:commentRangeEnd w:id="2502"/>
      <w:commentRangeEnd w:id="464"/>
      <w:r w:rsidR="001D1F8D">
        <w:rPr>
          <w:rStyle w:val="CommentReference"/>
          <w:rFonts w:ascii="Georgia" w:hAnsi="Georgia"/>
          <w:sz w:val="28"/>
          <w:szCs w:val="28"/>
          <w:highlight w:val="green"/>
          <w:lang w:val="en-US"/>
        </w:rPr>
        <w:commentReference w:id="464"/>
      </w:r>
      <w:r>
        <w:rPr>
          <w:rStyle w:val="CommentReference"/>
        </w:rPr>
        <w:commentReference w:id="2502"/>
      </w:r>
      <w:ins w:id="465" w:author="Claude" w:date="2026-08-26T01:39:00Z">
        <w:del w:id="32261" w:author="Claude" w:date="2026-10-19T09:00:00Z">
          <w:r>
            <w:rPr>
              <w:rFonts w:ascii="Georgia" w:hAnsi="Georgia"/>
              <w:sz w:val="28"/>
              <w:szCs w:val="28"/>
              <w:highlight w:val="cyan"/>
              <w:lang w:val="en-US"/>
            </w:rPr>
            <w:delText xml:space="preserve">, applied</w:delText>
          </w:r>
        </w:del>
      </w:ins>
      <w:ins w:id="32263" w:author="Claude" w:date="2026-10-19T09:00:00Z">
        <w:r>
          <w:rPr>
            <w:rFonts w:ascii="Georgia" w:hAnsi="Georgia"/>
            <w:sz w:val="28"/>
            <w:szCs w:val="28"/>
            <w:highlight w:val="cyan"/>
            <w:lang w:val="en-US"/>
          </w:rPr>
          <w:t xml:space="preserve">through the following step-by-step annual cash-flow computation, applied</w:t>
        </w:r>
      </w:ins>
      <w:ins w:id="32262" w:author="Claude" w:date="2026-08-26T01:39:00Z">
        <w:r>
          <w:rPr>
            <w:rFonts w:ascii="Georgia" w:hAnsi="Georgia"/>
            <w:sz w:val="28"/>
            <w:szCs w:val="28"/>
            <w:highlight w:val="green"/>
            <w:lang w:val="en-US"/>
          </w:rPr>
          <w:t xml:space="preserve"> for each year of the Reference Operating Period:</w:t>
        </w:r>
      </w:ins>
    </w:p>
    <w:p w14:paraId="519CC5A6" w14:textId="77777777" w:rsidR="00C31343" w:rsidRDefault="007F728F">
      <w:pPr>
        <w:spacing w:before="280"/>
        <w:ind w:left="720"/>
        <w:jc w:val="both"/>
      </w:pPr>
      <w:ins w:id="466" w:author="Claude" w:date="2026-08-26T01:09:00Z">
        <w:del w:id="467" w:author="Claude" w:date="2026-08-26T01:26:00Z">
          <w:r>
            <w:rPr>
              <w:rFonts w:ascii="Georgia" w:hAnsi="Georgia"/>
              <w:sz w:val="28"/>
              <w:szCs w:val="28"/>
              <w:highlight w:val="green"/>
              <w:lang w:val="en-US"/>
            </w:rPr>
            <w:delText>8.9.1 Debt sizing and amortization schedule. At Year 0, the reference project's total capital requirement (the Reference All-In Project Cost, plus the Reference Initial Working Capital) shall be apportioned between debt and equity in accordance with the Reference Debt:Equity Ratio. The resulting debt principal shall be amortized over the Reference Debt Repayment Period, net of the Reference Debt Grace Period, if any, during which only interest, computed at the Reference Cost of Debt, accrues and is paid, with no principal repayment. Following the Reference Debt Grace Period, the debt principal shall amortize over the remainder of the Reference Debt Repayment Period, on a level-payment or level-principal basis, as the Commission may prescribe.</w:delText>
          </w:r>
        </w:del>
      </w:ins>
      <w:ins w:id="468" w:author="Claude" w:date="2026-08-26T01:26:00Z">
        <w:del w:id="469" w:author="Claude" w:date="2026-10-08T09:00:00Z">
          <w:r>
            <w:rPr>
              <w:rFonts w:ascii="Georgia" w:hAnsi="Georgia"/>
              <w:b/>
              <w:bCs/>
              <w:sz w:val="28"/>
              <w:szCs w:val="28"/>
              <w:highlight w:val="green"/>
              <w:lang w:val="en-US"/>
            </w:rPr>
            <w:delText>8.9.1</w:delText>
          </w:r>
        </w:del>
      </w:ins>
      <w:ins w:id="470" w:author="Claude" w:date="2026-10-08T09:00:00Z">
        <w:r>
          <w:rPr>
            <w:rFonts w:ascii="Georgia" w:hAnsi="Georgia"/>
            <w:b/>
            <w:bCs/>
            <w:sz w:val="28"/>
            <w:szCs w:val="28"/>
            <w:highlight w:val="green"/>
            <w:lang w:val="en-US"/>
          </w:rPr>
          <w:t>8.8.1</w:t>
        </w:r>
      </w:ins>
      <w:ins w:id="471" w:author="Claude" w:date="2026-08-26T01:26:00Z">
        <w:r>
          <w:rPr>
            <w:rFonts w:ascii="Georgia" w:hAnsi="Georgia"/>
            <w:b/>
            <w:bCs/>
            <w:sz w:val="28"/>
            <w:szCs w:val="28"/>
            <w:highlight w:val="green"/>
            <w:lang w:val="en-US"/>
          </w:rPr>
          <w:t xml:space="preserve"> Debt sizing and amortization schedule.</w:t>
        </w:r>
        <w:r>
          <w:rPr>
            <w:rFonts w:ascii="Georgia" w:hAnsi="Georgia"/>
            <w:sz w:val="28"/>
            <w:szCs w:val="28"/>
            <w:highlight w:val="green"/>
            <w:lang w:val="en-US"/>
          </w:rPr>
          <w:t xml:space="preserve"> At Year 0, the reference project's total capital requirement (the Reference All-In Project Cost, plus the Reference Initial Working Capital) shall be apportioned between debt and equity in accordance with the Reference Debt:Equity Ratio. Where the reference project's debt is assumed to be sourced in more than one currency, each currency-denominated portion shall be treated as a separate tranche, with its own Reference Cost of Debt, grace period, and repayment period, and interest and amortization for each tranche computed independently on that tranche's own outstanding principal balance. Each tranche's principal shall be amortized over its Reference Debt Repayment Period, net of its Reference Debt Grace Period, if any, during which only interest, computed at that tranche's Reference Cost of Debt, accrues and is paid, with no principal repayment. Following its Reference Debt Grace Period, each tranche's principal shall amortize over the remainder of its Reference Debt Repayment Period, on a level-payment or level-principal basis, as the Commission may prescribe. A debt service reserve, equivalent to a number of months of debt service as the Commission may prescribe, shall likewise be funded and maintained.</w:t>
        </w:r>
      </w:ins>
    </w:p>
    <w:p w14:paraId="065758A2" w14:textId="77777777" w:rsidR="00C31343" w:rsidRDefault="007F728F">
      <w:pPr>
        <w:spacing w:before="280"/>
        <w:ind w:left="720"/>
        <w:jc w:val="both"/>
      </w:pPr>
      <w:ins w:id="472" w:author="Claude" w:date="2026-08-26T01:09:00Z">
        <w:del w:id="473" w:author="Claude" w:date="2026-10-08T09:00:00Z">
          <w:r>
            <w:rPr>
              <w:rFonts w:ascii="Georgia" w:hAnsi="Georgia"/>
              <w:b/>
              <w:bCs/>
              <w:sz w:val="28"/>
              <w:szCs w:val="28"/>
              <w:highlight w:val="green"/>
              <w:lang w:val="en-US"/>
            </w:rPr>
            <w:delText>8.9.2</w:delText>
          </w:r>
        </w:del>
      </w:ins>
      <w:ins w:id="474" w:author="Claude" w:date="2026-10-08T09:00:00Z">
        <w:r>
          <w:rPr>
            <w:rFonts w:ascii="Georgia" w:hAnsi="Georgia"/>
            <w:b/>
            <w:bCs/>
            <w:sz w:val="28"/>
            <w:szCs w:val="28"/>
            <w:highlight w:val="green"/>
            <w:lang w:val="en-US"/>
          </w:rPr>
          <w:t>8.8.2</w:t>
        </w:r>
      </w:ins>
      <w:ins w:id="475" w:author="Claude" w:date="2026-08-26T01:09:00Z">
        <w:r>
          <w:rPr>
            <w:rFonts w:ascii="Georgia" w:hAnsi="Georgia"/>
            <w:b/>
            <w:bCs/>
            <w:sz w:val="28"/>
            <w:szCs w:val="28"/>
            <w:highlight w:val="green"/>
            <w:lang w:val="en-US"/>
          </w:rPr>
          <w:t xml:space="preserve"> Revenue.</w:t>
        </w:r>
        <w:r>
          <w:rPr>
            <w:rFonts w:ascii="Georgia" w:hAnsi="Georgia"/>
            <w:sz w:val="28"/>
            <w:szCs w:val="28"/>
            <w:highlight w:val="green"/>
            <w:lang w:val="en-US"/>
          </w:rPr>
          <w:t xml:space="preserve"> Annual Revenue for a given year shall equal the GAT Price, being the variable solved for under this Section, multiplied by the reference project's Energy assumed to be generated in that year, </w:t>
        </w:r>
        <w:del w:id="476" w:author="Claude" w:date="2026-10-08T09:00:00Z">
          <w:r>
            <w:rPr>
              <w:rFonts w:ascii="Georgia" w:hAnsi="Georgia"/>
              <w:sz w:val="28"/>
              <w:szCs w:val="28"/>
              <w:highlight w:val="green"/>
              <w:lang w:val="en-US"/>
            </w:rPr>
            <w:delText>itself equal to the Reference Installed Capacity multiplied by</w:delText>
          </w:r>
        </w:del>
      </w:ins>
      <w:ins w:id="477" w:author="Claude" w:date="2026-10-08T09:00:00Z">
        <w:r>
          <w:rPr>
            <w:rFonts w:ascii="Georgia" w:hAnsi="Georgia"/>
            <w:sz w:val="28"/>
            <w:szCs w:val="28"/>
            <w:highlight w:val="green"/>
            <w:lang w:val="en-US"/>
          </w:rPr>
          <w:t>itself equal to the Reference Installed Capacity, net of station/auxiliary load, multiplied by</w:t>
        </w:r>
      </w:ins>
      <w:ins w:id="478" w:author="Claude" w:date="2026-08-26T01:09:00Z">
        <w:r>
          <w:rPr>
            <w:rFonts w:ascii="Georgia" w:hAnsi="Georgia"/>
            <w:sz w:val="28"/>
            <w:szCs w:val="28"/>
            <w:highlight w:val="green"/>
            <w:lang w:val="en-US"/>
          </w:rPr>
          <w:t xml:space="preserve"> the Reference Net Capacity Factor and the applicable number of hours in the relevant operating period, adjusted downward in each successive year by the cumulative effect of the Reference Plant Degradation Rate, if any, prescribed under Annex “A.”</w:t>
        </w:r>
      </w:ins>
    </w:p>
    <w:p w14:paraId="5FF004D5" w14:textId="77777777" w:rsidR="00C31343" w:rsidRDefault="007F728F">
      <w:pPr>
        <w:spacing w:before="280"/>
        <w:ind w:left="720"/>
        <w:jc w:val="both"/>
      </w:pPr>
      <w:ins w:id="479" w:author="Claude" w:date="2026-08-26T01:09:00Z">
        <w:del w:id="480" w:author="Claude" w:date="2026-08-26T01:26:00Z">
          <w:r>
            <w:rPr>
              <w:rFonts w:ascii="Georgia" w:hAnsi="Georgia"/>
              <w:sz w:val="28"/>
              <w:szCs w:val="28"/>
              <w:highlight w:val="green"/>
              <w:lang w:val="en-US"/>
            </w:rPr>
            <w:delText>8.9.3 Operating expenditure. Annual Operating Expenditure for a given year shall equal the sum of the Fixed O&amp;M Costs, the Variable Non-Fuel O&amp;M Costs (itself a function of that year's assumed Energy), the G&amp;A Costs, the Reference Land/Site Lease Cost, the Capped Landed Logistics Cost component under Section 8.6, the Local Business Tax, and the Real Property Tax (itself computed as the product of the Reference Real Property Tax Assessment Level and the applicable value of the reference project's real property, multiplied by the applicable RPT rate), each as prescribed in Annex “A,” together with, in the years so prescribed, the Reference Major Maintenance/Refurbishment Capital Expenditure.</w:delText>
          </w:r>
        </w:del>
      </w:ins>
      <w:ins w:id="481" w:author="Claude" w:date="2026-08-26T01:26:00Z">
        <w:del w:id="482" w:author="Claude" w:date="2026-10-08T09:00:00Z">
          <w:r>
            <w:rPr>
              <w:rFonts w:ascii="Georgia" w:hAnsi="Georgia"/>
              <w:b/>
              <w:bCs/>
              <w:sz w:val="28"/>
              <w:szCs w:val="28"/>
              <w:highlight w:val="green"/>
              <w:lang w:val="en-US"/>
            </w:rPr>
            <w:delText>8.9.3</w:delText>
          </w:r>
        </w:del>
      </w:ins>
      <w:ins w:id="483" w:author="Claude" w:date="2026-10-08T09:00:00Z">
        <w:r>
          <w:rPr>
            <w:rFonts w:ascii="Georgia" w:hAnsi="Georgia"/>
            <w:b/>
            <w:bCs/>
            <w:sz w:val="28"/>
            <w:szCs w:val="28"/>
            <w:highlight w:val="green"/>
            <w:lang w:val="en-US"/>
          </w:rPr>
          <w:t>8.8.3</w:t>
        </w:r>
      </w:ins>
      <w:ins w:id="484" w:author="Claude" w:date="2026-08-26T01:26:00Z">
        <w:r>
          <w:rPr>
            <w:rFonts w:ascii="Georgia" w:hAnsi="Georgia"/>
            <w:b/>
            <w:bCs/>
            <w:sz w:val="28"/>
            <w:szCs w:val="28"/>
            <w:highlight w:val="green"/>
            <w:lang w:val="en-US"/>
          </w:rPr>
          <w:t xml:space="preserve"> Operating expenditure.</w:t>
        </w:r>
        <w:r>
          <w:rPr>
            <w:rFonts w:ascii="Georgia" w:hAnsi="Georgia"/>
            <w:sz w:val="28"/>
            <w:szCs w:val="28"/>
            <w:highlight w:val="green"/>
            <w:lang w:val="en-US"/>
          </w:rPr>
          <w:t xml:space="preserve"> Annual Operating Expenditure for a given year shall equal the sum of the Fixed O&amp;M Costs, the Variable Non-Fuel O&amp;M Costs (itself a function of that year's assumed Energy, and inclusive of lubricants and other consumables), </w:t>
        </w:r>
        <w:del w:id="33621" w:author="Claude" w:date="2026-10-19T09:00:00Z">
          <w:r>
            <w:rPr>
              <w:rFonts w:ascii="Georgia" w:hAnsi="Georgia"/>
              <w:sz w:val="28"/>
              <w:szCs w:val="28"/>
              <w:highlight w:val="green"/>
              <w:lang w:val="en-US"/>
            </w:rPr>
            <w:delText xml:space="preserve">the G&amp;A Costs, </w:delText>
          </w:r>
        </w:del>
        <w:del w:id="32246" w:author="Claude" w:date="2026-10-19T09:00:00Z">
          <w:r>
            <w:rPr>
              <w:rFonts w:ascii="Georgia" w:hAnsi="Georgia"/>
              <w:sz w:val="28"/>
              <w:szCs w:val="28"/>
              <w:highlight w:val="cyan"/>
              <w:lang w:val="en-US"/>
            </w:rPr>
            <w:delText xml:space="preserve">the Reference Land/Site Lease Cost, </w:delText>
          </w:r>
        </w:del>
        <w:del w:id="485" w:author="Claude" w:date="2026-10-08T09:00:00Z">
          <w:r>
            <w:rPr>
              <w:rFonts w:ascii="Georgia" w:hAnsi="Georgia"/>
              <w:sz w:val="28"/>
              <w:szCs w:val="28"/>
              <w:highlight w:val="green"/>
              <w:lang w:val="en-US"/>
            </w:rPr>
            <w:delText>the Capped Landed Logistics Cost component under Section 8.6, the Local Business Tax,</w:delText>
          </w:r>
        </w:del>
      </w:ins>
      <w:commentRangeStart w:id="486"/>
      <w:ins w:id="487" w:author="Claude" w:date="2026-10-08T09:00:00Z">
        <w:del w:id="33622" w:author="Claude" w:date="2026-10-19T09:00:00Z">
          <w:r>
            <w:rPr>
              <w:rFonts w:ascii="Georgia" w:hAnsi="Georgia"/>
              <w:sz w:val="28"/>
              <w:szCs w:val="28"/>
              <w:highlight w:val="green"/>
              <w:lang w:val="en-US"/>
            </w:rPr>
            <w:delText xml:space="preserve">the Capped Landed Logistics Cost component under Section 8.6, the financial benefit</w:delText>
          </w:r>
        </w:del>
      </w:ins>
      <w:ins w:id="33623" w:author="Claude" w:date="2026-10-19T09:00:00Z">
        <w:r>
          <w:rPr>
            <w:rFonts w:ascii="Georgia" w:hAnsi="Georgia"/>
            <w:sz w:val="28"/>
            <w:szCs w:val="28"/>
            <w:highlight w:val="green"/>
            <w:lang w:val="en-US"/>
          </w:rPr>
          <w:t xml:space="preserve">the G&amp;A Costs, the financial benefit</w:t>
        </w:r>
      </w:ins>
      <w:ins w:id="33624" w:author="Claude" w:date="2026-10-08T09:00:00Z">
        <w:r>
          <w:rPr>
            <w:rFonts w:ascii="Georgia" w:hAnsi="Georgia"/>
            <w:sz w:val="28"/>
            <w:szCs w:val="28"/>
            <w:highlight w:val="green"/>
            <w:lang w:val="en-US"/>
          </w:rPr>
          <w:t xml:space="preserve"> to host communities under Energy Regulations No. 1-94, as amended, </w:t>
        </w:r>
        <w:del w:id="488" w:author="Claude" w:date="2026-10-08T15:00:00Z">
          <w:r>
            <w:rPr>
              <w:rFonts w:ascii="Georgia" w:hAnsi="Georgia"/>
              <w:sz w:val="28"/>
              <w:szCs w:val="28"/>
              <w:highlight w:val="green"/>
              <w:lang w:val="en-US"/>
            </w:rPr>
            <w:delText>applied at the rate prescribed by the DOE,</w:delText>
          </w:r>
        </w:del>
      </w:ins>
      <w:commentRangeStart w:id="489"/>
      <w:ins w:id="490" w:author="Claude" w:date="2026-10-08T15:00:00Z">
        <w:r>
          <w:rPr>
            <w:rFonts w:ascii="Georgia" w:hAnsi="Georgia"/>
            <w:sz w:val="28"/>
            <w:szCs w:val="28"/>
            <w:highlight w:val="green"/>
            <w:lang w:val="en-US"/>
          </w:rPr>
          <w:t>applied at the rate prescribed by the DOE under Department Circular No. DC2025-10-0023, as may be amended,</w:t>
        </w:r>
      </w:ins>
      <w:commentRangeEnd w:id="489"/>
      <w:r>
        <w:rPr>
          <w:rStyle w:val="CommentReference"/>
          <w:rFonts w:ascii="Georgia" w:hAnsi="Georgia"/>
          <w:sz w:val="28"/>
          <w:szCs w:val="28"/>
          <w:highlight w:val="green"/>
          <w:lang w:val="en-US"/>
        </w:rPr>
        <w:commentReference w:id="489"/>
      </w:r>
      <w:ins w:id="491" w:author="Claude" w:date="2026-10-08T09:00:00Z">
        <w:r>
          <w:rPr>
            <w:rFonts w:ascii="Georgia" w:hAnsi="Georgia"/>
            <w:sz w:val="28"/>
            <w:szCs w:val="28"/>
            <w:highlight w:val="green"/>
            <w:lang w:val="en-US"/>
          </w:rPr>
          <w:t xml:space="preserve"> the Local Business Tax,</w:t>
        </w:r>
      </w:ins>
      <w:commentRangeEnd w:id="486"/>
      <w:r>
        <w:rPr>
          <w:rStyle w:val="CommentReference"/>
          <w:rFonts w:ascii="Georgia" w:hAnsi="Georgia"/>
          <w:sz w:val="28"/>
          <w:szCs w:val="28"/>
          <w:highlight w:val="green"/>
          <w:lang w:val="en-US"/>
        </w:rPr>
        <w:commentReference w:id="486"/>
      </w:r>
      <w:ins w:id="492" w:author="Claude" w:date="2026-08-26T01:26:00Z">
        <w:r>
          <w:rPr>
            <w:rFonts w:ascii="Georgia" w:hAnsi="Georgia"/>
            <w:sz w:val="28"/>
            <w:szCs w:val="28"/>
            <w:highlight w:val="green"/>
            <w:lang w:val="en-US"/>
          </w:rPr>
          <w:t xml:space="preserve"> and the Real Property Tax (itself computed as the product of the Reference </w:t>
        </w:r>
        <w:r>
          <w:rPr>
            <w:rFonts w:ascii="Georgia" w:hAnsi="Georgia"/>
            <w:sz w:val="28"/>
            <w:szCs w:val="28"/>
            <w:highlight w:val="green"/>
            <w:lang w:val="en-US"/>
          </w:rPr>
          <w:lastRenderedPageBreak/>
          <w:t xml:space="preserve">Real Property Tax Assessment Level and the applicable value of the reference project's real property, multiplied by the applicable RPT rate), each as prescribed in Annex “A,” together with, in the years so prescribed, the Reference Major Maintenance/Refurbishment Capital Expenditure.</w:t>
        </w:r>
      </w:ins>
      <w:ins w:id="33625" w:author="Claude" w:date="2026-10-19T09:00:00Z">
        <w:r>
          <w:rPr>
            <w:rFonts w:ascii="Georgia" w:hAnsi="Georgia"/>
            <w:sz w:val="28"/>
            <w:szCs w:val="28"/>
            <w:highlight w:val="green"/>
            <w:lang w:val="en-US"/>
          </w:rPr>
          <w:t xml:space="preserve"> The Allowable Add-On Costs are not Operating Expenditure items under this Section, being recovered through the Fuel Cost under Section 8.6.</w:t>
        </w:r>
      </w:ins>
      <w:ins w:id="33626" w:author="Claude" w:date="2026-08-26T01:26:00Z">
        <w:r>
          <w:rPr>
            <w:rFonts w:ascii="Georgia" w:hAnsi="Georgia"/>
            <w:sz w:val="28"/>
            <w:szCs w:val="28"/>
            <w:highlight w:val="green"/>
            <w:lang w:val="en-US"/>
          </w:rPr>
          <w:t xml:space="preserve"> For the avoidance of doubt, statutory government-share or indigenous-energy-resource contributions applicable to renewable energy or indigenous petroleum/coal service contracts are not components of Operating Expenditure under this Section, absent a specific statutory basis for their application to the reference project.</w:t>
        </w:r>
      </w:ins>
      <w:ins w:id="493" w:author="Claude" w:date="2026-10-08T09:00:00Z">
        <w:r>
          <w:rPr>
            <w:rFonts w:ascii="Georgia" w:hAnsi="Georgia"/>
            <w:sz w:val="28"/>
            <w:szCs w:val="28"/>
            <w:highlight w:val="green"/>
            <w:lang w:val="en-US"/>
          </w:rPr>
          <w:t xml:space="preserve"> The Energy Regulations No. 1-94 financial benefit is not excluded by this sentence.</w:t>
        </w:r>
      </w:ins>
    </w:p>
    <w:p w14:paraId="15F6523F" w14:textId="77777777" w:rsidR="00C31343" w:rsidRDefault="007F728F">
      <w:pPr>
        <w:spacing w:before="280"/>
        <w:ind w:left="720"/>
        <w:jc w:val="both"/>
      </w:pPr>
      <w:ins w:id="494" w:author="Claude" w:date="2026-08-26T01:09:00Z">
        <w:del w:id="495" w:author="Claude" w:date="2026-10-08T09:00:00Z">
          <w:r>
            <w:rPr>
              <w:rFonts w:ascii="Georgia" w:hAnsi="Georgia"/>
              <w:b/>
              <w:bCs/>
              <w:sz w:val="28"/>
              <w:szCs w:val="28"/>
              <w:highlight w:val="green"/>
              <w:lang w:val="en-US"/>
            </w:rPr>
            <w:delText>8.9.4</w:delText>
          </w:r>
        </w:del>
      </w:ins>
      <w:ins w:id="496" w:author="Claude" w:date="2026-10-08T09:00:00Z">
        <w:r>
          <w:rPr>
            <w:rFonts w:ascii="Georgia" w:hAnsi="Georgia"/>
            <w:b/>
            <w:bCs/>
            <w:sz w:val="28"/>
            <w:szCs w:val="28"/>
            <w:highlight w:val="green"/>
            <w:lang w:val="en-US"/>
          </w:rPr>
          <w:t>8.8.4</w:t>
        </w:r>
      </w:ins>
      <w:ins w:id="497" w:author="Claude" w:date="2026-08-26T01:09:00Z">
        <w:r>
          <w:rPr>
            <w:rFonts w:ascii="Georgia" w:hAnsi="Georgia"/>
            <w:b/>
            <w:bCs/>
            <w:sz w:val="28"/>
            <w:szCs w:val="28"/>
            <w:highlight w:val="green"/>
            <w:lang w:val="en-US"/>
          </w:rPr>
          <w:t xml:space="preserve"> EBITDA and depreciation.</w:t>
        </w:r>
        <w:r>
          <w:rPr>
            <w:rFonts w:ascii="Georgia" w:hAnsi="Georgia"/>
            <w:sz w:val="28"/>
            <w:szCs w:val="28"/>
            <w:highlight w:val="green"/>
            <w:lang w:val="en-US"/>
          </w:rPr>
          <w:t xml:space="preserve"> Earnings before interest, taxes, depreciation, and amortization (EBITDA) for a given year shall equal Revenue less Operating Expenditure. Annual depreciation shall be computed on a straight-line basis, applied to the Reference All-In Project Cost, net of the portion, if any, attributable to land, over the Reference Operating Period, in accordance with Section 8.4.</w:t>
        </w:r>
      </w:ins>
    </w:p>
    <w:p w14:paraId="25BDFFD3" w14:textId="77777777" w:rsidR="00C31343" w:rsidRDefault="007F728F">
      <w:pPr>
        <w:spacing w:before="280"/>
        <w:ind w:left="720"/>
        <w:jc w:val="both"/>
      </w:pPr>
      <w:ins w:id="498" w:author="Claude" w:date="2026-08-26T01:09:00Z">
        <w:del w:id="499" w:author="Claude" w:date="2026-08-26T01:26:00Z">
          <w:r>
            <w:rPr>
              <w:rFonts w:ascii="Georgia" w:hAnsi="Georgia"/>
              <w:sz w:val="28"/>
              <w:szCs w:val="28"/>
              <w:highlight w:val="green"/>
              <w:lang w:val="en-US"/>
            </w:rPr>
            <w:delText>8.9.5 Interest, taxable income, and income tax. Annual interest expense for a given year shall be computed on the outstanding debt principal balance at the Reference Cost of Debt, in accordance with the amortization schedule under Section 8.9.1. Earnings before tax for that year shall equal EBITDA, less depreciation, less interest expense. Income tax for that year shall equal earnings before tax, if positive, multiplied by the Applicable Income Tax Rate under Annex “A,” net of the effect of any income tax holiday or fiscal incentive applicable to the reference project consistent with the Income Tax Rate Key Parameter under Section 8.7, and net of the tax treatment of capital-expenditure-related value-added tax and customs duties under the corresponding Key Parameter.</w:delText>
          </w:r>
        </w:del>
      </w:ins>
      <w:ins w:id="500" w:author="Claude" w:date="2026-08-26T01:26:00Z">
        <w:del w:id="501" w:author="Claude" w:date="2026-10-08T09:00:00Z">
          <w:r>
            <w:rPr>
              <w:rFonts w:ascii="Georgia" w:hAnsi="Georgia"/>
              <w:b/>
              <w:bCs/>
              <w:sz w:val="28"/>
              <w:szCs w:val="28"/>
              <w:highlight w:val="green"/>
              <w:lang w:val="en-US"/>
            </w:rPr>
            <w:delText>8.9.5</w:delText>
          </w:r>
        </w:del>
      </w:ins>
      <w:ins w:id="502" w:author="Claude" w:date="2026-10-08T09:00:00Z">
        <w:r>
          <w:rPr>
            <w:rFonts w:ascii="Georgia" w:hAnsi="Georgia"/>
            <w:b/>
            <w:bCs/>
            <w:sz w:val="28"/>
            <w:szCs w:val="28"/>
            <w:highlight w:val="green"/>
            <w:lang w:val="en-US"/>
          </w:rPr>
          <w:t>8.8.5</w:t>
        </w:r>
      </w:ins>
      <w:ins w:id="503" w:author="Claude" w:date="2026-08-26T01:26:00Z">
        <w:r>
          <w:rPr>
            <w:rFonts w:ascii="Georgia" w:hAnsi="Georgia"/>
            <w:b/>
            <w:bCs/>
            <w:sz w:val="28"/>
            <w:szCs w:val="28"/>
            <w:highlight w:val="green"/>
            <w:lang w:val="en-US"/>
          </w:rPr>
          <w:t xml:space="preserve"> Interest, taxable income, and income tax.</w:t>
        </w:r>
        <w:r>
          <w:rPr>
            <w:rFonts w:ascii="Georgia" w:hAnsi="Georgia"/>
            <w:sz w:val="28"/>
            <w:szCs w:val="28"/>
            <w:highlight w:val="green"/>
            <w:lang w:val="en-US"/>
          </w:rPr>
          <w:t xml:space="preserve"> Annual interest expense for a given year shall be computed on the outstanding principal balance of each debt tranche described in Section </w:t>
        </w:r>
        <w:del w:id="504" w:author="Claude" w:date="2026-10-08T09:00:00Z">
          <w:r>
            <w:rPr>
              <w:rFonts w:ascii="Georgia" w:hAnsi="Georgia"/>
              <w:sz w:val="28"/>
              <w:szCs w:val="28"/>
              <w:highlight w:val="green"/>
              <w:lang w:val="en-US"/>
            </w:rPr>
            <w:delText>8.9.1</w:delText>
          </w:r>
        </w:del>
      </w:ins>
      <w:ins w:id="505" w:author="Claude" w:date="2026-10-08T09:00:00Z">
        <w:r>
          <w:rPr>
            <w:rFonts w:ascii="Georgia" w:hAnsi="Georgia"/>
            <w:sz w:val="28"/>
            <w:szCs w:val="28"/>
            <w:highlight w:val="green"/>
            <w:lang w:val="en-US"/>
          </w:rPr>
          <w:t>8.8.1</w:t>
        </w:r>
      </w:ins>
      <w:ins w:id="506" w:author="Claude" w:date="2026-08-26T01:26:00Z">
        <w:r>
          <w:rPr>
            <w:rFonts w:ascii="Georgia" w:hAnsi="Georgia"/>
            <w:sz w:val="28"/>
            <w:szCs w:val="28"/>
            <w:highlight w:val="green"/>
            <w:lang w:val="en-US"/>
          </w:rPr>
          <w:t xml:space="preserve"> at that tranche's Reference Cost of Debt, in accordance with the amortization schedule under Section </w:t>
        </w:r>
        <w:del w:id="507" w:author="Claude" w:date="2026-10-08T09:00:00Z">
          <w:r>
            <w:rPr>
              <w:rFonts w:ascii="Georgia" w:hAnsi="Georgia"/>
              <w:sz w:val="28"/>
              <w:szCs w:val="28"/>
              <w:highlight w:val="green"/>
              <w:lang w:val="en-US"/>
            </w:rPr>
            <w:delText>8.9.1</w:delText>
          </w:r>
        </w:del>
      </w:ins>
      <w:ins w:id="508" w:author="Claude" w:date="2026-10-08T09:00:00Z">
        <w:r>
          <w:rPr>
            <w:rFonts w:ascii="Georgia" w:hAnsi="Georgia"/>
            <w:sz w:val="28"/>
            <w:szCs w:val="28"/>
            <w:highlight w:val="green"/>
            <w:lang w:val="en-US"/>
          </w:rPr>
          <w:t>8.8.1</w:t>
        </w:r>
      </w:ins>
      <w:ins w:id="509" w:author="Claude" w:date="2026-08-26T01:26:00Z">
        <w:r>
          <w:rPr>
            <w:rFonts w:ascii="Georgia" w:hAnsi="Georgia"/>
            <w:sz w:val="28"/>
            <w:szCs w:val="28"/>
            <w:highlight w:val="green"/>
            <w:lang w:val="en-US"/>
          </w:rPr>
          <w:t>, and aggregated across tranches. Earnings before tax for that year shall equal EBITDA, less depreciation, less aggregate interest expense. Income tax for that year shall equal earnings before tax, if positive, multiplied by the Applicable Income Tax Rate under Annex “A,” net of the effect of any income tax holiday or fiscal incentive applicable to the reference project consistent with the Income Tax Rate Key Parameter under Section 8.7, net of the tax treatment of capital-expenditure-related value-added tax and customs duties under the corresponding Key Parameter, and net of any withholding tax, gross receipts tax, or documentary stamps tax properly chargeable against debt service under applicable law.</w:t>
        </w:r>
      </w:ins>
    </w:p>
    <w:p w14:paraId="050BF954" w14:textId="77777777" w:rsidR="00C31343" w:rsidRDefault="007F728F">
      <w:pPr>
        <w:spacing w:before="280"/>
        <w:ind w:left="720"/>
        <w:jc w:val="both"/>
      </w:pPr>
      <w:ins w:id="510" w:author="Claude" w:date="2026-08-26T01:26:00Z">
        <w:del w:id="511" w:author="Claude" w:date="2026-10-08T09:00:00Z">
          <w:r>
            <w:rPr>
              <w:rFonts w:ascii="Georgia" w:hAnsi="Georgia"/>
              <w:b/>
              <w:bCs/>
              <w:sz w:val="28"/>
              <w:szCs w:val="28"/>
              <w:highlight w:val="green"/>
              <w:lang w:val="en-US"/>
            </w:rPr>
            <w:delText>8.9.6</w:delText>
          </w:r>
        </w:del>
      </w:ins>
      <w:ins w:id="512" w:author="Claude" w:date="2026-10-08T09:00:00Z">
        <w:r>
          <w:rPr>
            <w:rFonts w:ascii="Georgia" w:hAnsi="Georgia"/>
            <w:b/>
            <w:bCs/>
            <w:sz w:val="28"/>
            <w:szCs w:val="28"/>
            <w:highlight w:val="green"/>
            <w:lang w:val="en-US"/>
          </w:rPr>
          <w:t>8.8.6</w:t>
        </w:r>
      </w:ins>
      <w:ins w:id="513" w:author="Claude" w:date="2026-08-26T01:26:00Z">
        <w:r>
          <w:rPr>
            <w:rFonts w:ascii="Georgia" w:hAnsi="Georgia"/>
            <w:b/>
            <w:bCs/>
            <w:sz w:val="28"/>
            <w:szCs w:val="28"/>
            <w:highlight w:val="green"/>
            <w:lang w:val="en-US"/>
          </w:rPr>
          <w:t xml:space="preserve"> Working capital adjustments.</w:t>
        </w:r>
        <w:r>
          <w:rPr>
            <w:rFonts w:ascii="Georgia" w:hAnsi="Georgia"/>
            <w:sz w:val="28"/>
            <w:szCs w:val="28"/>
            <w:highlight w:val="green"/>
            <w:lang w:val="en-US"/>
          </w:rPr>
          <w:t xml:space="preserve"> The cash flow otherwise computed under this Section shall be further adjusted, in each year, for changes in the reference project's receivables, payables, and inventory balances, each computed on the basis of a prescribed number of days outstanding, and for the recognition and timing of recovery of any input value-added tax credit against output value-added tax payable</w:t>
        </w:r>
      </w:ins>
      <w:ins w:id="514" w:author="Claude" w:date="2026-10-08T15:00:00Z">
        <w:r>
          <w:rPr>
            <w:rFonts w:ascii="Georgia" w:hAnsi="Georgia"/>
            <w:sz w:val="28"/>
            <w:szCs w:val="28"/>
            <w:highlight w:val="green"/>
            <w:lang w:val="en-US"/>
          </w:rPr>
          <w:t>, and for the timing of the crediting, against income tax due, of the creditable withholding tax withheld by the MO from the reference project's WESM remittances under BIR Revenue Regulations No. 5-2026</w:t>
        </w:r>
      </w:ins>
      <w:ins w:id="515" w:author="Claude" w:date="2026-08-26T01:26:00Z">
        <w:r>
          <w:rPr>
            <w:rFonts w:ascii="Georgia" w:hAnsi="Georgia"/>
            <w:sz w:val="28"/>
            <w:szCs w:val="28"/>
            <w:highlight w:val="green"/>
            <w:lang w:val="en-US"/>
          </w:rPr>
          <w:t>, consistent with the tax treatment prescribed under Annex “A.”</w:t>
        </w:r>
      </w:ins>
    </w:p>
    <w:p w14:paraId="3768BD6B" w14:textId="77777777" w:rsidR="00C31343" w:rsidRDefault="007F728F">
      <w:pPr>
        <w:spacing w:before="280"/>
        <w:ind w:left="720"/>
        <w:jc w:val="both"/>
      </w:pPr>
      <w:ins w:id="516" w:author="Claude" w:date="2026-08-26T01:09:00Z">
        <w:del w:id="517" w:author="Claude" w:date="2026-08-26T01:26:00Z">
          <w:r>
            <w:rPr>
              <w:rFonts w:ascii="Georgia" w:hAnsi="Georgia"/>
              <w:sz w:val="28"/>
              <w:szCs w:val="28"/>
              <w:highlight w:val="green"/>
              <w:lang w:val="en-US"/>
            </w:rPr>
            <w:delText>8.9.6 Equity cash flow. The equity cash flow for a given year shall equal EBITDA, less interest expense, less income tax, less debt principal repayment for that year in accordance with the amortization schedule under Section 8.9.1; Provided, That in Year 0, the equity cash flow shall additionally reflect, as a cash outflow, the equity-funded portion of the Reference All-In Project Cost and the Reference Initial Working Capital, in accordance with the Reference Debt:Equity Ratio; and Provided, further, That in the terminal year of the Reference Operating Period, the equity cash flow shall additionally reflect, as cash inflows, the Reference Salvage Value and the recovery of the Reference Initial Working Capital.</w:delText>
          </w:r>
        </w:del>
      </w:ins>
      <w:ins w:id="518" w:author="Claude" w:date="2026-08-26T01:26:00Z">
        <w:del w:id="519" w:author="Claude" w:date="2026-10-08T09:00:00Z">
          <w:r>
            <w:rPr>
              <w:rFonts w:ascii="Georgia" w:hAnsi="Georgia"/>
              <w:b/>
              <w:bCs/>
              <w:sz w:val="28"/>
              <w:szCs w:val="28"/>
              <w:highlight w:val="green"/>
              <w:lang w:val="en-US"/>
            </w:rPr>
            <w:delText>8.9.7</w:delText>
          </w:r>
        </w:del>
      </w:ins>
      <w:ins w:id="520" w:author="Claude" w:date="2026-10-08T09:00:00Z">
        <w:r>
          <w:rPr>
            <w:rFonts w:ascii="Georgia" w:hAnsi="Georgia"/>
            <w:b/>
            <w:bCs/>
            <w:sz w:val="28"/>
            <w:szCs w:val="28"/>
            <w:highlight w:val="green"/>
            <w:lang w:val="en-US"/>
          </w:rPr>
          <w:t>8.8.7</w:t>
        </w:r>
      </w:ins>
      <w:ins w:id="521" w:author="Claude" w:date="2026-08-26T01:26:00Z">
        <w:r>
          <w:rPr>
            <w:rFonts w:ascii="Georgia" w:hAnsi="Georgia"/>
            <w:b/>
            <w:bCs/>
            <w:sz w:val="28"/>
            <w:szCs w:val="28"/>
            <w:highlight w:val="green"/>
            <w:lang w:val="en-US"/>
          </w:rPr>
          <w:t xml:space="preserve"> Equity cash flow.</w:t>
        </w:r>
        <w:r>
          <w:rPr>
            <w:rFonts w:ascii="Georgia" w:hAnsi="Georgia"/>
            <w:sz w:val="28"/>
            <w:szCs w:val="28"/>
            <w:highlight w:val="green"/>
            <w:lang w:val="en-US"/>
          </w:rPr>
          <w:t xml:space="preserve"> The equity cash flow for a given year shall equal EBITDA, less interest expense, less income tax, less debt principal repayment for that year in accordance with the amortization </w:t>
        </w:r>
        <w:r>
          <w:rPr>
            <w:rFonts w:ascii="Georgia" w:hAnsi="Georgia"/>
            <w:sz w:val="28"/>
            <w:szCs w:val="28"/>
            <w:highlight w:val="green"/>
            <w:lang w:val="en-US"/>
          </w:rPr>
          <w:lastRenderedPageBreak/>
          <w:t xml:space="preserve">schedule under Section </w:t>
        </w:r>
        <w:del w:id="522" w:author="Claude" w:date="2026-10-08T09:00:00Z">
          <w:r>
            <w:rPr>
              <w:rFonts w:ascii="Georgia" w:hAnsi="Georgia"/>
              <w:sz w:val="28"/>
              <w:szCs w:val="28"/>
              <w:highlight w:val="green"/>
              <w:lang w:val="en-US"/>
            </w:rPr>
            <w:delText>8.9.1</w:delText>
          </w:r>
        </w:del>
      </w:ins>
      <w:ins w:id="523" w:author="Claude" w:date="2026-10-08T09:00:00Z">
        <w:r>
          <w:rPr>
            <w:rFonts w:ascii="Georgia" w:hAnsi="Georgia"/>
            <w:sz w:val="28"/>
            <w:szCs w:val="28"/>
            <w:highlight w:val="green"/>
            <w:lang w:val="en-US"/>
          </w:rPr>
          <w:t>8.8.1</w:t>
        </w:r>
      </w:ins>
      <w:ins w:id="524" w:author="Claude" w:date="2026-08-26T01:26:00Z">
        <w:r>
          <w:rPr>
            <w:rFonts w:ascii="Georgia" w:hAnsi="Georgia"/>
            <w:sz w:val="28"/>
            <w:szCs w:val="28"/>
            <w:highlight w:val="green"/>
            <w:lang w:val="en-US"/>
          </w:rPr>
          <w:t xml:space="preserve">, as further adjusted under Section </w:t>
        </w:r>
        <w:del w:id="525" w:author="Claude" w:date="2026-10-08T09:00:00Z">
          <w:r>
            <w:rPr>
              <w:rFonts w:ascii="Georgia" w:hAnsi="Georgia"/>
              <w:sz w:val="28"/>
              <w:szCs w:val="28"/>
              <w:highlight w:val="green"/>
              <w:lang w:val="en-US"/>
            </w:rPr>
            <w:delText>8.9.6</w:delText>
          </w:r>
        </w:del>
      </w:ins>
      <w:ins w:id="526" w:author="Claude" w:date="2026-10-08T09:00:00Z">
        <w:r>
          <w:rPr>
            <w:rFonts w:ascii="Georgia" w:hAnsi="Georgia"/>
            <w:sz w:val="28"/>
            <w:szCs w:val="28"/>
            <w:highlight w:val="green"/>
            <w:lang w:val="en-US"/>
          </w:rPr>
          <w:t>8.8.6</w:t>
        </w:r>
      </w:ins>
      <w:ins w:id="527" w:author="Claude" w:date="2026-08-26T01:26:00Z">
        <w:r>
          <w:rPr>
            <w:rFonts w:ascii="Georgia" w:hAnsi="Georgia"/>
            <w:sz w:val="28"/>
            <w:szCs w:val="28"/>
            <w:highlight w:val="green"/>
            <w:lang w:val="en-US"/>
          </w:rPr>
          <w:t>; Provided, That in Year 0, the equity cash flow shall additionally reflect, as a cash outflow, the equity-funded portion of the Reference All-In Project Cost and the Reference Initial Working Capital, in accordance with the Reference Debt:Equity Ratio; and Provided, further, That in the terminal year of the Reference Operating Period, the equity cash flow shall additionally reflect, as cash inflows, the Reference Salvage Value and the recovery of the Reference Initial Working Capital.</w:t>
        </w:r>
      </w:ins>
    </w:p>
    <w:p w14:paraId="48378AA9" w14:textId="77777777" w:rsidR="00C31343" w:rsidRDefault="007F728F">
      <w:pPr>
        <w:spacing w:before="280"/>
        <w:ind w:left="720"/>
        <w:jc w:val="both"/>
      </w:pPr>
      <w:ins w:id="528" w:author="Claude" w:date="2026-08-26T01:09:00Z">
        <w:del w:id="529" w:author="Claude" w:date="2026-08-26T01:26:00Z">
          <w:r>
            <w:rPr>
              <w:rFonts w:ascii="Georgia" w:hAnsi="Georgia"/>
              <w:sz w:val="28"/>
              <w:szCs w:val="28"/>
              <w:highlight w:val="green"/>
              <w:lang w:val="en-US"/>
            </w:rPr>
            <w:delText>8.9.7 Iterative solution for the GAT Price. The Commission shall solve, by iteration (such as through a numerical root-finding or "goal seek" method), for the single, constant, levelized GAT Price at which the net present value of the equity cash flows computed under Section 8.9.6, discounted at the Reference Equity Required Rate of Return (Re) for each year of the Reference Operating Period, equals zero, consistent with Section 8.4.</w:delText>
          </w:r>
        </w:del>
      </w:ins>
      <w:ins w:id="530" w:author="Claude" w:date="2026-08-26T01:26:00Z">
        <w:del w:id="531" w:author="Claude" w:date="2026-10-08T09:00:00Z">
          <w:r>
            <w:rPr>
              <w:rFonts w:ascii="Georgia" w:hAnsi="Georgia"/>
              <w:b/>
              <w:bCs/>
              <w:sz w:val="28"/>
              <w:szCs w:val="28"/>
              <w:highlight w:val="green"/>
              <w:lang w:val="en-US"/>
            </w:rPr>
            <w:delText>8.9.8</w:delText>
          </w:r>
        </w:del>
      </w:ins>
      <w:ins w:id="532" w:author="Claude" w:date="2026-10-08T09:00:00Z">
        <w:r>
          <w:rPr>
            <w:rFonts w:ascii="Georgia" w:hAnsi="Georgia"/>
            <w:b/>
            <w:bCs/>
            <w:sz w:val="28"/>
            <w:szCs w:val="28"/>
            <w:highlight w:val="green"/>
            <w:lang w:val="en-US"/>
          </w:rPr>
          <w:t>8.8.8</w:t>
        </w:r>
      </w:ins>
      <w:ins w:id="533" w:author="Claude" w:date="2026-08-26T01:26:00Z">
        <w:r>
          <w:rPr>
            <w:rFonts w:ascii="Georgia" w:hAnsi="Georgia"/>
            <w:b/>
            <w:bCs/>
            <w:sz w:val="28"/>
            <w:szCs w:val="28"/>
            <w:highlight w:val="green"/>
            <w:lang w:val="en-US"/>
          </w:rPr>
          <w:t xml:space="preserve"> Iterative solution for the GAT Price.</w:t>
        </w:r>
        <w:r>
          <w:rPr>
            <w:rFonts w:ascii="Georgia" w:hAnsi="Georgia"/>
            <w:sz w:val="28"/>
            <w:szCs w:val="28"/>
            <w:highlight w:val="green"/>
            <w:lang w:val="en-US"/>
          </w:rPr>
          <w:t xml:space="preserve"> The Commission shall solve, by iteration (such as through a numerical root-finding or "goal seek" method), for the single, constant, levelized GAT Price at which the net present value of the equity cash flows computed under Section </w:t>
        </w:r>
        <w:del w:id="534" w:author="Claude" w:date="2026-10-08T09:00:00Z">
          <w:r>
            <w:rPr>
              <w:rFonts w:ascii="Georgia" w:hAnsi="Georgia"/>
              <w:sz w:val="28"/>
              <w:szCs w:val="28"/>
              <w:highlight w:val="green"/>
              <w:lang w:val="en-US"/>
            </w:rPr>
            <w:delText>8.9.7</w:delText>
          </w:r>
        </w:del>
      </w:ins>
      <w:ins w:id="535" w:author="Claude" w:date="2026-10-08T09:00:00Z">
        <w:r>
          <w:rPr>
            <w:rFonts w:ascii="Georgia" w:hAnsi="Georgia"/>
            <w:sz w:val="28"/>
            <w:szCs w:val="28"/>
            <w:highlight w:val="green"/>
            <w:lang w:val="en-US"/>
          </w:rPr>
          <w:t>8.8.7</w:t>
        </w:r>
      </w:ins>
      <w:ins w:id="536" w:author="Claude" w:date="2026-08-26T01:26:00Z">
        <w:r>
          <w:rPr>
            <w:rFonts w:ascii="Georgia" w:hAnsi="Georgia"/>
            <w:sz w:val="28"/>
            <w:szCs w:val="28"/>
            <w:highlight w:val="green"/>
            <w:lang w:val="en-US"/>
          </w:rPr>
          <w:t>, discounted at the Reference Equity Required Rate of Return (Re) for each year of the Reference Operating Period, equals zero, consistent with Section 8.4. The Commission may, as a reasonableness check only, additionally compute the levelized capacity-and-energy cost stack discounted at the reference project's pre-tax weighted average cost of capital; such cross-check shall not displace the equity net-present-value-equals-zero computation as the operative determination of the GAT Price.</w:t>
        </w:r>
      </w:ins>
    </w:p>
    <w:p w14:paraId="15CF589A" w14:textId="77777777" w:rsidR="00C31343" w:rsidRDefault="007F728F">
      <w:pPr>
        <w:spacing w:before="280"/>
        <w:ind w:left="720"/>
        <w:jc w:val="both"/>
      </w:pPr>
      <w:ins w:id="537" w:author="Claude" w:date="2026-08-26T01:09:00Z">
        <w:del w:id="538" w:author="Claude" w:date="2026-08-26T01:26:00Z">
          <w:r>
            <w:rPr>
              <w:rFonts w:ascii="Georgia" w:hAnsi="Georgia"/>
              <w:sz w:val="28"/>
              <w:szCs w:val="28"/>
              <w:highlight w:val="green"/>
              <w:lang w:val="en-US"/>
            </w:rPr>
            <w:delText>8.9.8 No numeric values prescribed. This Section prescribes only the computational methodology of the DCF Model. The specific numeric value of each Key Parameter referenced herein, the resulting GAT Price for each Facility Type and Auction Round, and any supporting schedules or worksheets, shall be fixed exclusively through the Reference Parameters Resolution referenced in the WHEREAS clauses of these Rules, subject to the public notice and consultation requirements of Section 8.8.</w:delText>
          </w:r>
        </w:del>
      </w:ins>
      <w:ins w:id="539" w:author="Claude" w:date="2026-08-26T01:35:00Z">
        <w:del w:id="540" w:author="Claude" w:date="2026-10-08T09:00:00Z">
          <w:r>
            <w:rPr>
              <w:rFonts w:ascii="Georgia" w:hAnsi="Georgia"/>
              <w:b/>
              <w:bCs/>
              <w:sz w:val="28"/>
              <w:szCs w:val="28"/>
              <w:highlight w:val="green"/>
              <w:lang w:val="en-US"/>
            </w:rPr>
            <w:delText>8.9.9</w:delText>
          </w:r>
        </w:del>
      </w:ins>
      <w:ins w:id="541" w:author="Claude" w:date="2026-10-08T09:00:00Z">
        <w:r>
          <w:rPr>
            <w:rFonts w:ascii="Georgia" w:hAnsi="Georgia"/>
            <w:b/>
            <w:bCs/>
            <w:sz w:val="28"/>
            <w:szCs w:val="28"/>
            <w:highlight w:val="green"/>
            <w:lang w:val="en-US"/>
          </w:rPr>
          <w:t>8.8.9</w:t>
        </w:r>
      </w:ins>
      <w:ins w:id="542" w:author="Claude" w:date="2026-08-26T01:35:00Z">
        <w:r>
          <w:rPr>
            <w:rFonts w:ascii="Georgia" w:hAnsi="Georgia"/>
            <w:b/>
            <w:bCs/>
            <w:sz w:val="28"/>
            <w:szCs w:val="28"/>
            <w:highlight w:val="green"/>
            <w:lang w:val="en-US"/>
          </w:rPr>
          <w:t xml:space="preserve"> No numeric values prescribed.</w:t>
        </w:r>
        <w:r>
          <w:rPr>
            <w:rFonts w:ascii="Georgia" w:hAnsi="Georgia"/>
            <w:sz w:val="28"/>
            <w:szCs w:val="28"/>
            <w:highlight w:val="green"/>
            <w:lang w:val="en-US"/>
          </w:rPr>
          <w:t xml:space="preserve"> This Section prescribes only the computational methodology of the DCF Model. The specific numeric value of each Key Parameter referenced herein, the resulting GAT Price for each Facility Type and Auction Round, and any supporting schedules or worksheets, shall be fixed exclusively through the Reference Parameters Resolution referenced in the WHEREAS clauses of these Rules, </w:t>
        </w:r>
        <w:del w:id="543" w:author="Claude" w:date="2026-10-08T15:00:00Z">
          <w:r>
            <w:rPr>
              <w:rFonts w:ascii="Georgia" w:hAnsi="Georgia"/>
              <w:sz w:val="28"/>
              <w:szCs w:val="28"/>
              <w:highlight w:val="green"/>
              <w:lang w:val="en-US"/>
            </w:rPr>
            <w:delText>consistent with the public consultation requirements generally applicable to Commission rulemaking.</w:delText>
          </w:r>
        </w:del>
      </w:ins>
      <w:ins w:id="544" w:author="Claude" w:date="2026-10-08T15:00:00Z">
        <w:r>
          <w:rPr>
            <w:rFonts w:ascii="Georgia" w:hAnsi="Georgia"/>
            <w:sz w:val="28"/>
            <w:szCs w:val="28"/>
            <w:highlight w:val="green"/>
            <w:lang w:val="en-US"/>
          </w:rPr>
          <w:t>consistent with the rule-making and public consultation requirements under Rule 24 of the 2026 Rules of Practice and Procedure of the Energy Regulatory Commission (Resolution No. 31, Series of 2026).</w:t>
        </w:r>
      </w:ins>
      <w:ins w:id="545" w:author="Claude" w:date="2026-08-26T01:26:00Z">
        <w:del w:id="546" w:author="Claude" w:date="2026-08-26T01:39:00Z">
          <w:r>
            <w:rPr>
              <w:rFonts w:ascii="Georgia" w:hAnsi="Georgia"/>
              <w:sz w:val="28"/>
              <w:szCs w:val="28"/>
              <w:highlight w:val="green"/>
              <w:lang w:val="en-US"/>
            </w:rPr>
            <w:delText>8.9.9 No numeric values prescribed. This Section prescribes only the computational methodology of the DCF Model. The specific numeric value of each Key Parameter referenced herein, the resulting GAT Price for each Facility Type and Auction Round, and any supporting schedules or worksheets, shall be fixed exclusively through the Reference Parameters Resolution referenced in the WHEREAS clauses of these Rules, subject to the public notice and consultation requirements of Section 8.8.</w:delText>
          </w:r>
        </w:del>
      </w:ins>
    </w:p>
    <w:p w14:paraId="4E86D24D" w14:textId="77777777" w:rsidR="00C31343" w:rsidRDefault="007F728F">
      <w:pPr>
        <w:spacing w:before="280"/>
        <w:ind w:left="720"/>
        <w:jc w:val="both"/>
      </w:pPr>
      <w:commentRangeStart w:id="547"/>
      <w:ins w:id="548" w:author="Claude" w:date="2026-08-26T01:26:00Z">
        <w:del w:id="549" w:author="Claude" w:date="2026-10-08T09:00:00Z">
          <w:r>
            <w:rPr>
              <w:rFonts w:ascii="Georgia" w:hAnsi="Georgia"/>
              <w:b/>
              <w:bCs/>
              <w:sz w:val="28"/>
              <w:szCs w:val="28"/>
              <w:highlight w:val="green"/>
              <w:lang w:val="en-US"/>
            </w:rPr>
            <w:delText>8.10</w:delText>
          </w:r>
        </w:del>
      </w:ins>
      <w:ins w:id="550" w:author="Claude" w:date="2026-10-08T09:00:00Z">
        <w:r>
          <w:rPr>
            <w:rFonts w:ascii="Georgia" w:hAnsi="Georgia"/>
            <w:b/>
            <w:bCs/>
            <w:sz w:val="28"/>
            <w:szCs w:val="28"/>
            <w:highlight w:val="green"/>
            <w:lang w:val="en-US"/>
          </w:rPr>
          <w:t>8.9</w:t>
        </w:r>
      </w:ins>
      <w:ins w:id="551" w:author="Claude" w:date="2026-08-26T01:26:00Z">
        <w:r>
          <w:rPr>
            <w:rFonts w:ascii="Georgia" w:hAnsi="Georgia"/>
            <w:b/>
            <w:bCs/>
            <w:sz w:val="28"/>
            <w:szCs w:val="28"/>
            <w:highlight w:val="green"/>
            <w:lang w:val="en-US"/>
          </w:rPr>
          <w:t xml:space="preserve"> No Indexation of the GAT Price.</w:t>
        </w:r>
        <w:r>
          <w:rPr>
            <w:rFonts w:ascii="Georgia" w:hAnsi="Georgia"/>
            <w:sz w:val="28"/>
            <w:szCs w:val="28"/>
            <w:highlight w:val="green"/>
            <w:lang w:val="en-US"/>
          </w:rPr>
          <w:t xml:space="preserve"> Building on the currency-fixing principle already established in Section 8.5, the GAT Price fixed by the Commission for a given Facility Type and Auction Round through the Reference Parameters Resolution, and the resulting GAP endorsed to a Winning Bidder, shall remain constant in Philippine Peso terms for the entire term of the Certificate of Award, and shall not be subject to indexation, escalation, or periodic adjustment on account of inflation, foreign exchange rate movements, changes in the Reference Cost of Debt or the Reference Equity Required Rate of Return (Re), or any other factor, except as may be expressly and specifically provided elsewhere in these Rules, such as a GAP adjustment approved under Section 11 or the Fuel Cost Pass-Through mechanism under Rule 4, each of which is a distinct, separately governed mechanism and not an indexation of the GAT Price itself. Any inflation, foreign-exchange, or similar adjustment factor used solely as an internal input within the DCF Model to compute the initial </w:t>
        </w:r>
        <w:r>
          <w:rPr>
            <w:rFonts w:ascii="Georgia" w:hAnsi="Georgia"/>
            <w:sz w:val="28"/>
            <w:szCs w:val="28"/>
            <w:highlight w:val="green"/>
            <w:lang w:val="en-US"/>
          </w:rPr>
          <w:lastRenderedPageBreak/>
          <w:t xml:space="preserve">levelized GAT Price under Sections 8.1 to </w:t>
        </w:r>
        <w:del w:id="552" w:author="Claude" w:date="2026-10-08T09:00:00Z">
          <w:r>
            <w:rPr>
              <w:rFonts w:ascii="Georgia" w:hAnsi="Georgia"/>
              <w:sz w:val="28"/>
              <w:szCs w:val="28"/>
              <w:highlight w:val="green"/>
              <w:lang w:val="en-US"/>
            </w:rPr>
            <w:delText>8.9</w:delText>
          </w:r>
        </w:del>
      </w:ins>
      <w:ins w:id="553" w:author="Claude" w:date="2026-10-08T09:00:00Z">
        <w:r>
          <w:rPr>
            <w:rFonts w:ascii="Georgia" w:hAnsi="Georgia"/>
            <w:sz w:val="28"/>
            <w:szCs w:val="28"/>
            <w:highlight w:val="green"/>
            <w:lang w:val="en-US"/>
          </w:rPr>
          <w:t>8.8</w:t>
        </w:r>
      </w:ins>
      <w:ins w:id="554" w:author="Claude" w:date="2026-08-26T01:26:00Z">
        <w:r>
          <w:rPr>
            <w:rFonts w:ascii="Georgia" w:hAnsi="Georgia"/>
            <w:sz w:val="28"/>
            <w:szCs w:val="28"/>
            <w:highlight w:val="green"/>
            <w:lang w:val="en-US"/>
          </w:rPr>
          <w:t xml:space="preserve"> shall not be construed as, and shall not result in, an indexation of the GAT Price once fixed.</w:t>
        </w:r>
      </w:ins>
      <w:commentRangeEnd w:id="547"/>
      <w:r>
        <w:rPr>
          <w:rStyle w:val="CommentReference"/>
          <w:sz w:val="24"/>
          <w:szCs w:val="24"/>
        </w:rPr>
        <w:commentReference w:id="547"/>
      </w:r>
    </w:p>
    <w:p w14:paraId="253EC351" w14:textId="77777777" w:rsidR="00C31343" w:rsidRDefault="00C31343">
      <w:pPr>
        <w:ind w:firstLine="720"/>
        <w:jc w:val="both"/>
      </w:pPr>
    </w:p>
    <w:p w14:paraId="73D7D11D"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9. Gas Source Type and Fuel Cost Exclusion</w:t>
      </w:r>
      <w:ins w:id="555" w:author="Claude" w:date="2026-08-25T05:05:00Z">
        <w:r>
          <w:rPr>
            <w:rFonts w:ascii="Georgia" w:eastAsia="Georgia" w:hAnsi="Georgia" w:cs="Georgia"/>
            <w:b/>
            <w:bCs/>
            <w:sz w:val="28"/>
            <w:szCs w:val="28"/>
            <w:highlight w:val="green"/>
            <w:lang w:val="en-PH"/>
          </w:rPr>
          <w:t>, and Transmission Interconnection Cost Exclusion</w:t>
        </w:r>
      </w:ins>
      <w:r>
        <w:rPr>
          <w:rFonts w:ascii="Georgia" w:eastAsia="Georgia" w:hAnsi="Georgia" w:cs="Georgia"/>
          <w:b/>
          <w:bCs/>
          <w:sz w:val="28"/>
          <w:szCs w:val="28"/>
          <w:lang w:val="en-PH"/>
        </w:rPr>
        <w:t>.</w:t>
      </w:r>
      <w:r>
        <w:rPr>
          <w:rFonts w:ascii="Georgia" w:eastAsia="Georgia" w:hAnsi="Georgia" w:cs="Georgia"/>
          <w:sz w:val="28"/>
          <w:szCs w:val="28"/>
          <w:lang w:val="en-PH"/>
        </w:rPr>
        <w:t xml:space="preserve"> The DCF Model for GAT Price determination </w:t>
      </w:r>
      <w:del w:id="33627" w:author="Claude" w:date="2026-10-19T09:00:00Z">
        <w:r>
          <w:rPr>
            <w:rFonts w:ascii="Georgia" w:eastAsia="Georgia" w:hAnsi="Georgia" w:cs="Georgia"/>
            <w:sz w:val="28"/>
            <w:szCs w:val="28"/>
            <w:highlight w:val="green"/>
            <w:lang w:val="en-PH"/>
          </w:rPr>
          <w:delText xml:space="preserve">shall expressly exclude natural gas fuel costs from</w:delText>
        </w:r>
      </w:del>
      <w:ins w:id="33628" w:author="Claude" w:date="2026-10-19T09:00:00Z">
        <w:r>
          <w:rPr>
            <w:rFonts w:ascii="Georgia" w:eastAsia="Georgia" w:hAnsi="Georgia" w:cs="Georgia"/>
            <w:sz w:val="28"/>
            <w:szCs w:val="28"/>
            <w:highlight w:val="green"/>
            <w:lang w:val="en-PH"/>
          </w:rPr>
          <w:t xml:space="preserve">shall expressly exclude the Fuel Cost, including natural gas fuel costs and the Allowable Add-On Costs, from</w:t>
        </w:r>
      </w:ins>
      <w:r>
        <w:rPr>
          <w:rFonts w:ascii="Georgia" w:eastAsia="Georgia" w:hAnsi="Georgia" w:cs="Georgia"/>
          <w:sz w:val="28"/>
          <w:szCs w:val="28"/>
          <w:lang w:val="en-PH"/>
        </w:rPr>
        <w:t xml:space="preserve"> the revenue and cost projections. The Commission shall not impute a fuel cost assumption in the model. The GAT Price represents a non-fuel generation cost ceiling only.</w:t>
      </w:r>
    </w:p>
    <w:p w14:paraId="397E4BCF" w14:textId="77777777" w:rsidR="008E1161" w:rsidRPr="008E1161" w:rsidRDefault="008E1161" w:rsidP="008E1161">
      <w:pPr>
        <w:ind w:firstLine="720"/>
        <w:jc w:val="both"/>
        <w:rPr>
          <w:rFonts w:ascii="Georgia" w:eastAsia="Georgia" w:hAnsi="Georgia" w:cs="Georgia"/>
          <w:sz w:val="28"/>
          <w:szCs w:val="28"/>
          <w:lang w:val="en-PH"/>
        </w:rPr>
      </w:pPr>
    </w:p>
    <w:p w14:paraId="3D2F0ADB"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sz w:val="28"/>
          <w:szCs w:val="28"/>
          <w:lang w:val="en-PH"/>
        </w:rPr>
        <w:t xml:space="preserve">For the avoidance of doubt, Prospective Bidders </w:t>
      </w:r>
      <w:del w:id="33629" w:author="Claude" w:date="2026-10-19T09:00:00Z">
        <w:r>
          <w:rPr>
            <w:rFonts w:ascii="Georgia" w:eastAsia="Georgia" w:hAnsi="Georgia" w:cs="Georgia"/>
            <w:sz w:val="28"/>
            <w:szCs w:val="28"/>
            <w:highlight w:val="green"/>
            <w:lang w:val="en-PH"/>
          </w:rPr>
          <w:delText xml:space="preserve">shall not include fuel procurement costs in their Price Offers. Fuel costs are</w:delText>
        </w:r>
      </w:del>
      <w:ins w:id="33630" w:author="Claude" w:date="2026-10-19T09:00:00Z">
        <w:r>
          <w:rPr>
            <w:rFonts w:ascii="Georgia" w:eastAsia="Georgia" w:hAnsi="Georgia" w:cs="Georgia"/>
            <w:sz w:val="28"/>
            <w:szCs w:val="28"/>
            <w:highlight w:val="green"/>
            <w:lang w:val="en-PH"/>
          </w:rPr>
          <w:t xml:space="preserve">shall not include fuel procurement costs or logistics (add-on) costs in their Price Offers. These costs are</w:t>
        </w:r>
      </w:ins>
      <w:r>
        <w:rPr>
          <w:rFonts w:ascii="Georgia" w:eastAsia="Georgia" w:hAnsi="Georgia" w:cs="Georgia"/>
          <w:sz w:val="28"/>
          <w:szCs w:val="28"/>
          <w:lang w:val="en-PH"/>
        </w:rPr>
        <w:t xml:space="preserve"> to be recovered separately through the Fuel Cost Pass-Through mechanism under Rule 4 of these Rules, </w:t>
      </w:r>
      <w:del w:id="33631" w:author="Claude" w:date="2026-10-19T09:00:00Z">
        <w:r>
          <w:rPr>
            <w:rFonts w:ascii="Georgia" w:eastAsia="Georgia" w:hAnsi="Georgia" w:cs="Georgia"/>
            <w:sz w:val="28"/>
            <w:szCs w:val="28"/>
            <w:highlight w:val="green"/>
            <w:lang w:val="en-PH"/>
          </w:rPr>
          <w:delText xml:space="preserve">subject to the Gas Price Benchmark ceiling.</w:delText>
        </w:r>
      </w:del>
      <w:ins w:id="33632" w:author="Claude" w:date="2026-10-19T09:00:00Z">
        <w:r>
          <w:rPr>
            <w:rFonts w:ascii="Georgia" w:eastAsia="Georgia" w:hAnsi="Georgia" w:cs="Georgia"/>
            <w:sz w:val="28"/>
            <w:szCs w:val="28"/>
            <w:highlight w:val="green"/>
            <w:lang w:val="en-PH"/>
          </w:rPr>
          <w:t xml:space="preserve">subject to the Gas Price Benchmark ceiling and the caps under Section 17.</w:t>
        </w:r>
      </w:ins>
    </w:p>
    <w:p w14:paraId="50C05869" w14:textId="77777777" w:rsidR="008E1161" w:rsidRPr="008E1161" w:rsidRDefault="008E1161" w:rsidP="008E1161">
      <w:pPr>
        <w:spacing w:before="280"/>
        <w:ind w:left="720"/>
        <w:jc w:val="both"/>
        <w:rPr>
          <w:ins w:id="556" w:author="Claude" w:date="2026-08-25T05:05:00Z"/>
          <w:rFonts w:ascii="Georgia" w:eastAsia="Georgia" w:hAnsi="Georgia" w:cs="Georgia"/>
          <w:sz w:val="28"/>
          <w:szCs w:val="28"/>
          <w:lang w:val="en-PH"/>
        </w:rPr>
      </w:pPr>
      <w:ins w:id="557" w:author="Claude" w:date="2026-08-25T05:05:00Z">
        <w:r>
          <w:rPr>
            <w:rFonts w:ascii="Georgia" w:eastAsia="Georgia" w:hAnsi="Georgia" w:cs="Georgia"/>
            <w:b/>
            <w:bCs/>
            <w:sz w:val="28"/>
            <w:szCs w:val="28"/>
            <w:highlight w:val="green"/>
            <w:lang w:val="en-PH"/>
          </w:rPr>
          <w:t>9.1 Responsibility to Connect.</w:t>
        </w:r>
        <w:r>
          <w:rPr>
            <w:rFonts w:ascii="Georgia" w:eastAsia="Georgia" w:hAnsi="Georgia" w:cs="Georgia"/>
            <w:sz w:val="28"/>
            <w:szCs w:val="28"/>
            <w:highlight w:val="green"/>
            <w:lang w:val="en-PH"/>
          </w:rPr>
          <w:t xml:space="preserve"> It is the primary responsibility of the Winning Bidder to ensure that its Mid-Merit Natural Gas Facility is connected to the Grid and capable of delivering the Awarded Gas Capacity by the delivery date specified in its Certificate of Award.</w:t>
        </w:r>
      </w:ins>
    </w:p>
    <w:p w14:paraId="7E0CA0B6" w14:textId="77777777" w:rsidR="008E1161" w:rsidRPr="008E1161" w:rsidRDefault="008E1161" w:rsidP="008E1161">
      <w:pPr>
        <w:spacing w:before="280"/>
        <w:ind w:left="720"/>
        <w:jc w:val="both"/>
        <w:rPr>
          <w:rFonts w:ascii="Georgia" w:eastAsia="Georgia" w:hAnsi="Georgia" w:cs="Georgia"/>
          <w:sz w:val="28"/>
          <w:szCs w:val="28"/>
          <w:lang w:val="en-PH"/>
        </w:rPr>
      </w:pPr>
      <w:ins w:id="558" w:author="Claude" w:date="2026-08-25T05:05:00Z">
        <w:r>
          <w:rPr>
            <w:rFonts w:ascii="Georgia" w:hAnsi="Georgia"/>
            <w:b/>
            <w:bCs/>
            <w:sz w:val="28"/>
            <w:szCs w:val="28"/>
            <w:highlight w:val="green"/>
            <w:lang w:val="en-US"/>
          </w:rPr>
          <w:t>9.2 Option to Finance and Construct Associated Transmission Projects.</w:t>
        </w:r>
        <w:r>
          <w:rPr>
            <w:rFonts w:ascii="Georgia" w:hAnsi="Georgia"/>
            <w:sz w:val="28"/>
            <w:szCs w:val="28"/>
            <w:highlight w:val="green"/>
            <w:lang w:val="en-US"/>
          </w:rPr>
          <w:t xml:space="preserve"> Where the transmission facilities included in the Transmission Development Plan are delayed, or where the System Impact Study determines that new Associated Transmission Projects are required to accommodate the Awarded Gas Capacity, the Winning Bidder may opt to finance and construct such facilities, </w:t>
        </w:r>
        <w:del w:id="559" w:author="Claude" w:date="2026-10-08T15:00:00Z">
          <w:r>
            <w:rPr>
              <w:rFonts w:ascii="Georgia" w:hAnsi="Georgia"/>
              <w:sz w:val="28"/>
              <w:szCs w:val="28"/>
              <w:highlight w:val="green"/>
              <w:lang w:val="en-US"/>
            </w:rPr>
            <w:delText>subject to the provisions of DOE Department Circular No. DC2026-01-0001.</w:delText>
          </w:r>
        </w:del>
      </w:ins>
      <w:ins w:id="560" w:author="Claude" w:date="2026-10-08T15:00:00Z">
        <w:r>
          <w:rPr>
            <w:rFonts w:ascii="Georgia" w:hAnsi="Georgia"/>
            <w:sz w:val="28"/>
            <w:szCs w:val="28"/>
            <w:highlight w:val="green"/>
            <w:lang w:val="en-US"/>
          </w:rPr>
          <w:t>subject to DOE Department Circular No. DC2026-01-0001 and to prior authorization by the Commission under ERC Resolution No. 18, Series of 2026.</w:t>
        </w:r>
      </w:ins>
    </w:p>
    <w:p w14:paraId="457E6DE3" w14:textId="77777777" w:rsidR="008E1161" w:rsidRPr="008E1161" w:rsidRDefault="008E1161" w:rsidP="008E1161">
      <w:pPr>
        <w:spacing w:before="280"/>
        <w:ind w:left="720"/>
        <w:jc w:val="both"/>
        <w:rPr>
          <w:rFonts w:ascii="Georgia" w:eastAsia="Georgia" w:hAnsi="Georgia" w:cs="Georgia"/>
          <w:sz w:val="28"/>
          <w:szCs w:val="28"/>
          <w:lang w:val="en-PH"/>
        </w:rPr>
      </w:pPr>
      <w:ins w:id="561" w:author="Claude" w:date="2026-08-25T05:05:00Z">
        <w:r>
          <w:rPr>
            <w:rFonts w:ascii="Georgia" w:hAnsi="Georgia"/>
            <w:b/>
            <w:bCs/>
            <w:sz w:val="28"/>
            <w:szCs w:val="28"/>
            <w:highlight w:val="green"/>
            <w:lang w:val="en-US"/>
          </w:rPr>
          <w:t>9.3 Exclusion of Transmission Interconnection Costs from the GAT Price and GAP.</w:t>
        </w:r>
        <w:r>
          <w:rPr>
            <w:rFonts w:ascii="Georgia" w:hAnsi="Georgia"/>
            <w:sz w:val="28"/>
            <w:szCs w:val="28"/>
            <w:highlight w:val="green"/>
            <w:lang w:val="en-US"/>
          </w:rPr>
          <w:t xml:space="preserve"> Costs incurred by a Winning Bidder for the financing and construction of Associated Transmission Projects under Section 9.2 shall be recovered through the mechanisms prescribed by the Commission pursuant to Section 4.1 of DOE Department Circular No. DC2026-01-0001 </w:t>
        </w:r>
        <w:del w:id="562" w:author="Claude" w:date="2026-10-08T15:00:00Z">
          <w:r>
            <w:rPr>
              <w:rFonts w:ascii="Georgia" w:hAnsi="Georgia"/>
              <w:sz w:val="28"/>
              <w:szCs w:val="28"/>
              <w:highlight w:val="green"/>
              <w:lang w:val="en-US"/>
            </w:rPr>
            <w:delText>(Recovery of Fair Market Value), and not through</w:delText>
          </w:r>
        </w:del>
      </w:ins>
      <w:commentRangeStart w:id="563"/>
      <w:ins w:id="564" w:author="Claude" w:date="2026-10-08T15:00:00Z">
        <w:r>
          <w:rPr>
            <w:rFonts w:ascii="Georgia" w:hAnsi="Georgia"/>
            <w:sz w:val="28"/>
            <w:szCs w:val="28"/>
            <w:highlight w:val="green"/>
            <w:lang w:val="en-US"/>
          </w:rPr>
          <w:t>(Recovery of Fair Market Value), as implemented by ERC Resolution No. 18, Series of 2026, under which the Transmission Network Provider reimburses the fair market value of the Associated Transmission Project at takeover and the reimbursement is finalized in its rate reset, and not through</w:t>
        </w:r>
      </w:ins>
      <w:commentRangeEnd w:id="563"/>
      <w:r>
        <w:rPr>
          <w:rStyle w:val="CommentReference"/>
          <w:rFonts w:ascii="Georgia" w:hAnsi="Georgia"/>
          <w:sz w:val="28"/>
          <w:szCs w:val="28"/>
          <w:highlight w:val="green"/>
          <w:lang w:val="en-US"/>
        </w:rPr>
        <w:commentReference w:id="563"/>
      </w:r>
      <w:ins w:id="565" w:author="Claude" w:date="2026-08-25T05:05:00Z">
        <w:r>
          <w:rPr>
            <w:rFonts w:ascii="Georgia" w:hAnsi="Georgia"/>
            <w:sz w:val="28"/>
            <w:szCs w:val="28"/>
            <w:highlight w:val="green"/>
            <w:lang w:val="en-US"/>
          </w:rPr>
          <w:t xml:space="preserve"> the GAT Price or the Gas Auction Price (GAP). Consequently, capital costs for Associated Transmission Projects turned over to the Transmission Network Provider shall not be included in the GAT Price or GAP computation under this Rule, consistent with the principle that the GAT Price and GAP reflect only the generation cost of the Mid-Merit Natural Gas Facility. </w:t>
        </w:r>
        <w:del w:id="32264" w:author="Claude" w:date="2026-10-19T09:00:00Z">
          <w:r>
            <w:rPr>
              <w:rFonts w:ascii="Georgia" w:hAnsi="Georgia"/>
              <w:sz w:val="28"/>
              <w:szCs w:val="28"/>
              <w:highlight w:val="cyan"/>
              <w:lang w:val="en-US"/>
            </w:rPr>
            <w:delText xml:space="preserve">This exclusion is without prejudice to the Interconnection/Transmission Cost parameter under Section 8.7 of these Rules, which covers only the Winning Bidder's dedicated point-to-point connection facility to the Grid and remains part of the GAT </w:delText>
          </w:r>
        </w:del>
        <w:del w:id="32265" w:author="Claude" w:date="2026-10-19T09:00:00Z">
          <w:r>
            <w:rPr>
              <w:rFonts w:ascii="Georgia" w:hAnsi="Georgia"/>
              <w:sz w:val="28"/>
              <w:szCs w:val="28"/>
              <w:highlight w:val="cyan"/>
              <w:lang w:val="en-US"/>
            </w:rPr>
            <w:lastRenderedPageBreak/>
            <w:delText>Price computation.</w:delText>
          </w:r>
        </w:del>
      </w:ins>
      <w:ins w:id="566" w:author="Claude" w:date="2026-10-08T15:00:00Z">
        <w:del w:id="32266" w:author="Claude" w:date="2026-10-19T09:00:00Z">
          <w:r>
            <w:rPr>
              <w:rFonts w:ascii="Georgia" w:hAnsi="Georgia"/>
              <w:sz w:val="28"/>
              <w:szCs w:val="28"/>
              <w:highlight w:val="cyan"/>
              <w:lang w:val="en-US"/>
            </w:rPr>
            <w:delText xml:space="preserve"> Where that dedicated point-to-point facility is later transferred to </w:delText>
          </w:r>
        </w:del>
        <w:del w:id="567" w:author="Claude" w:date="2026-10-13T09:00:00Z">
          <w:r>
            <w:rPr>
              <w:rFonts w:ascii="Georgia" w:hAnsi="Georgia"/>
              <w:sz w:val="28"/>
              <w:szCs w:val="28"/>
              <w:highlight w:val="green"/>
              <w:lang w:val="en-US"/>
            </w:rPr>
            <w:delText>TRANSCO</w:delText>
          </w:r>
        </w:del>
      </w:ins>
      <w:commentRangeStart w:id="568"/>
      <w:ins w:id="569" w:author="Claude" w:date="2026-10-13T09:00:00Z">
        <w:del w:id="32267" w:author="Claude" w:date="2026-10-19T09:00:00Z">
          <w:r>
            <w:rPr>
              <w:rFonts w:ascii="Georgia" w:hAnsi="Georgia"/>
              <w:sz w:val="28"/>
              <w:szCs w:val="28"/>
              <w:highlight w:val="cyan"/>
              <w:lang w:val="en-US"/>
            </w:rPr>
            <w:delText>the National Transmission Corporation (</w:delText>
          </w:r>
        </w:del>
        <w:del w:id="32268" w:author="Claude" w:date="2026-10-19T09:00:00Z">
          <w:r>
            <w:rPr>
              <w:rFonts w:ascii="Georgia" w:hAnsi="Georgia"/>
              <w:sz w:val="28"/>
              <w:szCs w:val="28"/>
              <w:highlight w:val="cyan"/>
              <w:lang w:val="en-US"/>
            </w:rPr>
            <w:delText>TransCo</w:delText>
          </w:r>
        </w:del>
        <w:del w:id="32269" w:author="Claude" w:date="2026-10-19T09:00:00Z">
          <w:r>
            <w:rPr>
              <w:rFonts w:ascii="Georgia" w:hAnsi="Georgia"/>
              <w:sz w:val="28"/>
              <w:szCs w:val="28"/>
              <w:highlight w:val="cyan"/>
              <w:lang w:val="en-US"/>
            </w:rPr>
            <w:delText>)</w:delText>
          </w:r>
        </w:del>
      </w:ins>
      <w:commentRangeEnd w:id="568"/>
      <w:r>
        <w:rPr>
          <w:rStyle w:val="CommentReference"/>
          <w:rFonts w:ascii="Georgia" w:hAnsi="Georgia"/>
          <w:sz w:val="28"/>
          <w:szCs w:val="28"/>
          <w:highlight w:val="green"/>
          <w:lang w:val="en-US"/>
        </w:rPr>
        <w:commentReference w:id="568"/>
      </w:r>
      <w:ins w:id="570" w:author="Claude" w:date="2026-10-08T15:00:00Z">
        <w:del w:id="32270" w:author="Claude" w:date="2026-10-19T09:00:00Z">
          <w:r>
            <w:rPr>
              <w:rFonts w:ascii="Georgia" w:hAnsi="Georgia"/>
              <w:sz w:val="28"/>
              <w:szCs w:val="28"/>
              <w:highlight w:val="cyan"/>
              <w:lang w:val="en-US"/>
            </w:rPr>
            <w:delText xml:space="preserve"> and taken over by the Transmission Network Provider under Section 5 of ERC Resolution No. 18, Series of 2026, the Winning Bidder shall notify the Commission, and the Commission shall take into account, in establishing the fair market value to be reimbursed, </w:delText>
          </w:r>
        </w:del>
        <w:commentRangeStart w:id="571"/>
        <w:commentRangeStart w:id="2503"/>
        <w:del w:id="32271" w:author="Claude" w:date="2026-10-19T09:00:00Z">
          <w:r>
            <w:rPr>
              <w:rFonts w:ascii="Georgia" w:hAnsi="Georgia"/>
              <w:sz w:val="28"/>
              <w:szCs w:val="28"/>
              <w:highlight w:val="cyan"/>
              <w:lang w:val="en-US"/>
            </w:rPr>
            <w:delText>the portion of the facility's cost already recovered through the GAP, so that no cost is recovered twice.</w:delText>
          </w:r>
        </w:del>
      </w:ins>
      <w:ins w:id="32272" w:author="Claude" w:date="2026-10-19T09:00:00Z">
        <w:r>
          <w:rPr>
            <w:rFonts w:ascii="Georgia" w:hAnsi="Georgia"/>
            <w:sz w:val="28"/>
            <w:szCs w:val="28"/>
            <w:highlight w:val="cyan"/>
            <w:lang w:val="en-US"/>
          </w:rPr>
          <w:t xml:space="preserve">For purposes of the GAT Price, the reference project shall be assumed to require no transmission or interconnection facilities of its own, all such facilities being assumed to be built by the Transmission Network Provider; accordingly, no transmission or interconnection cost shall be included in the Reference All-In Project Cost. Where a Winning Bidder nonetheless builds its own dedicated point-to-point connection facility, its cost shall be recovered within the Winning Bidder's GAP, and any later transfer of that facility to the National Transmission Corporation (TransCo) shall be governed by ERC Resolution No. 18, Series of 2026.</w:t>
        </w:r>
      </w:ins>
      <w:commentRangeEnd w:id="2503"/>
      <w:commentRangeEnd w:id="571"/>
      <w:r w:rsidR="001D1F8D" w:rsidRPr="008E1161">
        <w:rPr>
          <w:rStyle w:val="CommentReference"/>
          <w:rFonts w:ascii="Georgia" w:eastAsia="Georgia" w:hAnsi="Georgia" w:cs="Georgia"/>
          <w:sz w:val="28"/>
          <w:szCs w:val="28"/>
          <w:lang w:val="en-PH"/>
        </w:rPr>
        <w:commentReference w:id="571"/>
      </w:r>
      <w:r>
        <w:rPr>
          <w:rStyle w:val="CommentReference"/>
        </w:rPr>
        <w:commentReference w:id="2503"/>
      </w:r>
    </w:p>
    <w:p w14:paraId="1E4A7C67" w14:textId="77777777" w:rsidR="008E1161" w:rsidRPr="008E1161" w:rsidRDefault="008E1161" w:rsidP="008E1161">
      <w:pPr>
        <w:ind w:firstLine="720"/>
        <w:jc w:val="both"/>
        <w:rPr>
          <w:rFonts w:ascii="Georgia" w:eastAsia="Georgia" w:hAnsi="Georgia" w:cs="Georgia"/>
          <w:sz w:val="28"/>
          <w:szCs w:val="28"/>
          <w:lang w:val="en-PH"/>
        </w:rPr>
      </w:pPr>
    </w:p>
    <w:p w14:paraId="2A933437" w14:textId="77777777" w:rsidR="008E1161" w:rsidRPr="008E1161" w:rsidRDefault="008E1161" w:rsidP="00915078">
      <w:pPr>
        <w:jc w:val="both"/>
        <w:rPr>
          <w:rFonts w:ascii="Georgia" w:eastAsia="Georgia" w:hAnsi="Georgia" w:cs="Georgia"/>
          <w:sz w:val="28"/>
          <w:szCs w:val="28"/>
          <w:lang w:val="en-PH"/>
        </w:rPr>
      </w:pPr>
      <w:commentRangeStart w:id="572"/>
      <w:commentRangeStart w:id="573"/>
      <w:r>
        <w:rPr>
          <w:rFonts w:ascii="Georgia" w:eastAsia="Georgia" w:hAnsi="Georgia" w:cs="Georgia"/>
          <w:b/>
          <w:bCs/>
          <w:sz w:val="28"/>
          <w:szCs w:val="28"/>
          <w:lang w:val="en-PH"/>
        </w:rPr>
        <w:t>Section 10. Treatment of Projects Using Indigenous Gas, Imported LNG, or Blended Gas.</w:t>
      </w:r>
      <w:commentRangeEnd w:id="573"/>
      <w:r>
        <w:rPr>
          <w:rStyle w:val="CommentReference"/>
          <w:rFonts w:ascii="Georgia" w:eastAsia="Georgia" w:hAnsi="Georgia" w:cs="Georgia"/>
          <w:sz w:val="28"/>
          <w:szCs w:val="28"/>
          <w:lang w:val="en-PH"/>
        </w:rPr>
        <w:commentReference w:id="573"/>
      </w:r>
      <w:commentRangeEnd w:id="572"/>
      <w:r>
        <w:rPr>
          <w:rStyle w:val="CommentReference"/>
          <w:rFonts w:ascii="Georgia" w:eastAsia="Georgia" w:hAnsi="Georgia" w:cs="Georgia"/>
          <w:sz w:val="28"/>
          <w:szCs w:val="28"/>
          <w:lang w:val="en-PH"/>
        </w:rPr>
        <w:commentReference w:id="572"/>
      </w:r>
      <w:r>
        <w:rPr>
          <w:rFonts w:ascii="Georgia" w:eastAsia="Georgia" w:hAnsi="Georgia" w:cs="Georgia"/>
          <w:sz w:val="28"/>
          <w:szCs w:val="28"/>
          <w:lang w:val="en-PH"/>
        </w:rPr>
        <w:t xml:space="preserve"> The GAT Price for a given Facility Type shall be the same regardless of the gas source type (Indigenous, Imported LNG, or Blended) proposed by the Bidder, </w:t>
      </w:r>
      <w:del w:id="33633" w:author="Claude" w:date="2026-10-19T09:00:00Z">
        <w:r>
          <w:rPr>
            <w:rFonts w:ascii="Georgia" w:eastAsia="Georgia" w:hAnsi="Georgia" w:cs="Georgia"/>
            <w:sz w:val="28"/>
            <w:szCs w:val="28"/>
            <w:highlight w:val="green"/>
            <w:lang w:val="en-PH"/>
          </w:rPr>
          <w:delText xml:space="preserve">as the fuel cost component is entirely excluded</w:delText>
        </w:r>
      </w:del>
      <w:ins w:id="33634" w:author="Claude" w:date="2026-10-19T09:00:00Z">
        <w:r>
          <w:rPr>
            <w:rFonts w:ascii="Georgia" w:eastAsia="Georgia" w:hAnsi="Georgia" w:cs="Georgia"/>
            <w:sz w:val="28"/>
            <w:szCs w:val="28"/>
            <w:highlight w:val="green"/>
            <w:lang w:val="en-PH"/>
          </w:rPr>
          <w:t xml:space="preserve">as the Fuel Cost, including its Capped Landed Logistics Cost component, is entirely excluded</w:t>
        </w:r>
      </w:ins>
      <w:r>
        <w:rPr>
          <w:rFonts w:ascii="Georgia" w:eastAsia="Georgia" w:hAnsi="Georgia" w:cs="Georgia"/>
          <w:sz w:val="28"/>
          <w:szCs w:val="28"/>
          <w:lang w:val="en-PH"/>
        </w:rPr>
        <w:t xml:space="preserve"> from the GAT Price computation. Differences in fuel supply economics between Bidders are accounted for in </w:t>
      </w:r>
      <w:del w:id="33635" w:author="Claude" w:date="2026-10-19T09:00:00Z">
        <w:r>
          <w:rPr>
            <w:rFonts w:ascii="Georgia" w:eastAsia="Georgia" w:hAnsi="Georgia" w:cs="Georgia"/>
            <w:sz w:val="28"/>
            <w:szCs w:val="28"/>
            <w:highlight w:val="green"/>
            <w:lang w:val="en-PH"/>
          </w:rPr>
          <w:delText xml:space="preserve">the separate Fuel Cost Pass-Through mechanism and the Gas Price Benchmark.</w:delText>
        </w:r>
      </w:del>
      <w:ins w:id="33636" w:author="Claude" w:date="2026-10-19T09:00:00Z">
        <w:r>
          <w:rPr>
            <w:rFonts w:ascii="Georgia" w:eastAsia="Georgia" w:hAnsi="Georgia" w:cs="Georgia"/>
            <w:sz w:val="28"/>
            <w:szCs w:val="28"/>
            <w:highlight w:val="green"/>
            <w:lang w:val="en-PH"/>
          </w:rPr>
          <w:t xml:space="preserve">the separate Fuel Cost Pass-Through mechanism, the Gas Price Benchmark, and the Allowable Add-On Cost Caps under Section 17.</w:t>
        </w:r>
      </w:ins>
    </w:p>
    <w:p w14:paraId="6C46EFAE" w14:textId="77777777" w:rsidR="008E1161" w:rsidRPr="008E1161" w:rsidRDefault="008E1161" w:rsidP="008E1161">
      <w:pPr>
        <w:ind w:firstLine="720"/>
        <w:jc w:val="both"/>
        <w:rPr>
          <w:rFonts w:ascii="Georgia" w:eastAsia="Georgia" w:hAnsi="Georgia" w:cs="Georgia"/>
          <w:sz w:val="28"/>
          <w:szCs w:val="28"/>
          <w:lang w:val="en-PH"/>
        </w:rPr>
      </w:pPr>
    </w:p>
    <w:p w14:paraId="7865CDE9"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sz w:val="28"/>
          <w:szCs w:val="28"/>
          <w:lang w:val="en-PH"/>
        </w:rPr>
        <w:t>However, where the type of gas supply infrastructure (e.g., FSRU-based LNG versus pipeline-based Indigenous gas) materially affects capital costs or auxiliary power requirements attributable to non-fuel project costs, the Commission may consider separate GAT Price determinations for technology sub-categories as warranted. Such differentiation shall already be reflected in the DOE's Terms of Reference (TOR) for the Auction Round, so as to avoid confusion in the ranking of Price Offers from lowest to highest Bidder.</w:t>
      </w:r>
    </w:p>
    <w:p w14:paraId="74994C77" w14:textId="77777777" w:rsidR="008E1161" w:rsidRPr="008E1161" w:rsidRDefault="008E1161" w:rsidP="008E1161">
      <w:pPr>
        <w:ind w:firstLine="720"/>
        <w:jc w:val="both"/>
        <w:rPr>
          <w:rFonts w:ascii="Georgia" w:eastAsia="Georgia" w:hAnsi="Georgia" w:cs="Georgia"/>
          <w:sz w:val="28"/>
          <w:szCs w:val="28"/>
          <w:lang w:val="en-PH"/>
        </w:rPr>
      </w:pPr>
    </w:p>
    <w:p w14:paraId="381775EE" w14:textId="77777777" w:rsidR="008E1161" w:rsidRPr="008E1161" w:rsidRDefault="008E1161" w:rsidP="00915078">
      <w:pPr>
        <w:jc w:val="both"/>
        <w:rPr>
          <w:rFonts w:ascii="Georgia" w:eastAsia="Georgia" w:hAnsi="Georgia" w:cs="Georgia"/>
          <w:sz w:val="28"/>
          <w:szCs w:val="28"/>
          <w:lang w:val="en-PH"/>
        </w:rPr>
      </w:pPr>
      <w:commentRangeStart w:id="574"/>
      <w:commentRangeStart w:id="2504"/>
      <w:commentRangeStart w:id="575"/>
      <w:del w:id="576" w:author="Claude" w:date="2026-08-25T02:37:00Z">
        <w:r>
          <w:rPr>
            <w:rFonts w:ascii="Georgia" w:eastAsia="Georgia" w:hAnsi="Georgia" w:cs="Georgia"/>
            <w:b/>
            <w:bCs/>
            <w:sz w:val="28"/>
            <w:szCs w:val="28"/>
            <w:highlight w:val="green"/>
            <w:lang w:val="en-PH"/>
          </w:rPr>
          <w:delText>Section 11. Update of GAT Price for Subsequent Auction Rounds; Indexation.</w:delText>
        </w:r>
        <w:commentRangeEnd w:id="575"/>
        <w:r>
          <w:rPr>
            <w:rStyle w:val="CommentReference"/>
            <w:rFonts w:ascii="Georgia" w:eastAsia="Georgia" w:hAnsi="Georgia" w:cs="Georgia"/>
            <w:sz w:val="28"/>
            <w:szCs w:val="28"/>
            <w:highlight w:val="green"/>
            <w:lang w:val="en-PH"/>
          </w:rPr>
          <w:commentReference w:id="575"/>
        </w:r>
        <w:r>
          <w:rPr>
            <w:rFonts w:ascii="Georgia" w:eastAsia="Georgia" w:hAnsi="Georgia" w:cs="Georgia"/>
            <w:sz w:val="28"/>
            <w:szCs w:val="28"/>
            <w:highlight w:val="green"/>
            <w:lang w:val="en-PH"/>
          </w:rPr>
          <w:delText xml:space="preserve"> The GAT Price issued for any Auction Round shall be expressed in Philippine Pesos at a reference date specified by the Commission. In subsequent Auction Rounds, the Commission shall update the GAT Price to reflect:</w:delText>
        </w:r>
      </w:del>
      <w:ins w:id="577" w:author="Claude" w:date="2026-08-25T02:37:00Z">
        <w:r>
          <w:rPr>
            <w:rFonts w:ascii="Georgia" w:eastAsia="Georgia" w:hAnsi="Georgia" w:cs="Georgia"/>
            <w:b/>
            <w:bCs/>
            <w:sz w:val="28"/>
            <w:szCs w:val="28"/>
            <w:highlight w:val="green"/>
            <w:lang w:val="en-PH"/>
          </w:rPr>
          <w:t xml:space="preserve">Section 11. GAP Adjustment for Auction Round Extensions. </w:t>
        </w:r>
      </w:ins>
      <w:commentRangeEnd w:id="2504"/>
      <w:commentRangeEnd w:id="574"/>
      <w:r w:rsidR="00026532">
        <w:rPr>
          <w:rStyle w:val="CommentReference"/>
          <w:rFonts w:ascii="Georgia" w:eastAsia="Georgia" w:hAnsi="Georgia" w:cs="Georgia"/>
          <w:bCs/>
          <w:sz w:val="28"/>
          <w:szCs w:val="28"/>
          <w:highlight w:val="green"/>
          <w:lang w:val="en-PH"/>
        </w:rPr>
        <w:commentReference w:id="574"/>
      </w:r>
      <w:r>
        <w:rPr>
          <w:rStyle w:val="CommentReference"/>
        </w:rPr>
        <w:commentReference w:id="2504"/>
      </w:r>
      <w:ins w:id="578" w:author="Claude" w:date="2026-08-25T02:37:00Z">
        <w:del w:id="32290" w:author="Claude" w:date="2026-10-19T09:00:00Z">
          <w:r>
            <w:rPr>
              <w:rFonts w:ascii="Georgia" w:eastAsia="Georgia" w:hAnsi="Georgia" w:cs="Georgia"/>
              <w:bCs/>
              <w:sz w:val="28"/>
              <w:szCs w:val="28"/>
              <w:highlight w:val="cyan"/>
              <w:lang w:val="en-PH"/>
            </w:rPr>
            <w:delText xml:space="preserve">Where a Winning Bidder is granted an extension of its Supply Delivery Period</w:delText>
          </w:r>
        </w:del>
      </w:ins>
      <w:ins w:id="32292" w:author="Claude" w:date="2026-10-19T09:00:00Z">
        <w:r>
          <w:rPr>
            <w:rFonts w:ascii="Georgia" w:eastAsia="Georgia" w:hAnsi="Georgia" w:cs="Georgia"/>
            <w:bCs/>
            <w:sz w:val="28"/>
            <w:szCs w:val="28"/>
            <w:highlight w:val="cyan"/>
            <w:lang w:val="en-PH"/>
          </w:rPr>
          <w:t xml:space="preserve">Where a Winning Bidder for Lot 1 (Existing NatGas Facilities) is granted an extension of its Supply Delivery Period of up to five (5) years under Sections 1.2.1.1 and 18.3 of the Terms of Reference</w:t>
        </w:r>
      </w:ins>
      <w:ins w:id="32291" w:author="Claude" w:date="2026-08-25T02:37:00Z">
        <w:r>
          <w:rPr>
            <w:rFonts w:ascii="Georgia" w:eastAsia="Georgia" w:hAnsi="Georgia" w:cs="Georgia"/>
            <w:bCs/>
            <w:sz w:val="28"/>
            <w:szCs w:val="28"/>
            <w:highlight w:val="green"/>
            <w:lang w:val="en-PH"/>
          </w:rPr>
          <w:t xml:space="preserve"> following the completion of retrofitting, upgrading, or other capital improvement to its Mid-Merit Natural Gas Facility, as approved by the DOE through the NGAC pursuant to the Terms of Reference for the applicable Auction Round, the Winning Bidder </w:t>
        </w:r>
        <w:del w:id="32293" w:author="Claude" w:date="2026-10-19T09:00:00Z">
          <w:r>
            <w:rPr>
              <w:rFonts w:ascii="Georgia" w:eastAsia="Georgia" w:hAnsi="Georgia" w:cs="Georgia"/>
              <w:bCs/>
              <w:sz w:val="28"/>
              <w:szCs w:val="28"/>
              <w:highlight w:val="cyan"/>
              <w:lang w:val="en-PH"/>
            </w:rPr>
            <w:delText xml:space="preserve">may file with the Commission an application for adjustment</w:delText>
          </w:r>
        </w:del>
      </w:ins>
      <w:ins w:id="32295" w:author="Claude" w:date="2026-10-19T09:00:00Z">
        <w:r>
          <w:rPr>
            <w:rFonts w:ascii="Georgia" w:eastAsia="Georgia" w:hAnsi="Georgia" w:cs="Georgia"/>
            <w:bCs/>
            <w:sz w:val="28"/>
            <w:szCs w:val="28"/>
            <w:highlight w:val="cyan"/>
            <w:lang w:val="en-PH"/>
          </w:rPr>
          <w:t xml:space="preserve">may file with the Commission a verified application, in accordance with the Commission's Rules of Practice and Procedure, for adjustment</w:t>
        </w:r>
      </w:ins>
      <w:ins w:id="32294" w:author="Claude" w:date="2026-08-25T02:37:00Z">
        <w:r>
          <w:rPr>
            <w:rFonts w:ascii="Georgia" w:eastAsia="Georgia" w:hAnsi="Georgia" w:cs="Georgia"/>
            <w:bCs/>
            <w:sz w:val="28"/>
            <w:szCs w:val="28"/>
            <w:highlight w:val="green"/>
            <w:lang w:val="en-PH"/>
          </w:rPr>
          <w:t xml:space="preserve"> of its GAP for the Extension Period.</w:t>
        </w:r>
      </w:ins>
    </w:p>
    <w:p w14:paraId="7713F94F" w14:textId="77777777" w:rsidR="008E1161" w:rsidRPr="008E1161" w:rsidRDefault="008E1161" w:rsidP="00915078">
      <w:pPr>
        <w:spacing w:before="280"/>
        <w:ind w:left="720"/>
        <w:jc w:val="both"/>
        <w:rPr>
          <w:ins w:id="579" w:author="Claude" w:date="2026-08-25T02:37:00Z"/>
          <w:rFonts w:ascii="Georgia" w:eastAsia="Georgia" w:hAnsi="Georgia" w:cs="Georgia"/>
          <w:sz w:val="28"/>
          <w:szCs w:val="28"/>
          <w:lang w:val="en-PH"/>
        </w:rPr>
      </w:pPr>
      <w:ins w:id="580" w:author="Claude" w:date="2026-08-25T02:37:00Z">
        <w:r>
          <w:rPr>
            <w:rFonts w:ascii="Georgia" w:hAnsi="Georgia"/>
            <w:sz w:val="28"/>
            <w:szCs w:val="28"/>
            <w:highlight w:val="green"/>
            <w:lang w:val="en-US"/>
          </w:rPr>
          <w:t>11.1 The application shall be supported by the scope of works, implementation schedule, cost breakdown, technical justification, completion report, test results, commissioning records, and such other documents as the Commission may require to establish that the retrofitting, upgrading, or capital improvement directly supports the continued reliable delivery or availability of the Awarded Gas Capacity during the Extension Period.</w:t>
        </w:r>
      </w:ins>
    </w:p>
    <w:p w14:paraId="54504156" w14:textId="77777777" w:rsidR="008E1161" w:rsidRPr="008E1161" w:rsidRDefault="008E1161" w:rsidP="00915078">
      <w:pPr>
        <w:spacing w:before="280"/>
        <w:ind w:left="720"/>
        <w:jc w:val="both"/>
        <w:rPr>
          <w:ins w:id="581" w:author="Claude" w:date="2026-08-25T02:37:00Z"/>
          <w:rFonts w:ascii="Georgia" w:eastAsia="Georgia" w:hAnsi="Georgia" w:cs="Georgia"/>
          <w:sz w:val="28"/>
          <w:szCs w:val="28"/>
          <w:lang w:val="en-PH"/>
        </w:rPr>
      </w:pPr>
      <w:ins w:id="582" w:author="Claude" w:date="2026-08-25T02:37:00Z">
        <w:r>
          <w:rPr>
            <w:rFonts w:ascii="Georgia" w:hAnsi="Georgia"/>
            <w:sz w:val="28"/>
            <w:szCs w:val="28"/>
            <w:highlight w:val="green"/>
            <w:lang w:val="en-US"/>
          </w:rPr>
          <w:t>11.2 The Commission shall evaluate the application in accordance with the DCF Model and Key Parameters prescribed under Section 8 of these Rules, as applied to the retrofitted or upgraded Mid-Merit Natural Gas Facility, and shall determine the adjusted GAP accordingly.</w:t>
        </w:r>
      </w:ins>
      <w:ins w:id="32296" w:author="Claude" w:date="2026-10-19T09:00:00Z">
        <w:r>
          <w:rPr>
            <w:rFonts w:ascii="Georgia" w:hAnsi="Georgia"/>
            <w:sz w:val="28"/>
            <w:szCs w:val="28"/>
            <w:highlight w:val="cyan"/>
            <w:lang w:val="en-US"/>
          </w:rPr>
          <w:t xml:space="preserve"> Provided, That the Commission shall apply the same Key Parameters used for the GAT Price for Existing Facilities in the most recent Auction Round, varying only the verified cost of the retrofitting, upgrading, or capital improvement and the remaining useful life of the facility, and the adjusted GAP shall not exceed that GAT Price.</w:t>
        </w:r>
      </w:ins>
    </w:p>
    <w:p w14:paraId="25E760D4" w14:textId="77777777" w:rsidR="008E1161" w:rsidRPr="008E1161" w:rsidRDefault="008E1161" w:rsidP="00915078">
      <w:pPr>
        <w:spacing w:before="280"/>
        <w:ind w:left="720"/>
        <w:jc w:val="both"/>
        <w:rPr>
          <w:ins w:id="583" w:author="Claude" w:date="2026-08-25T02:37:00Z"/>
          <w:rFonts w:ascii="Georgia" w:eastAsia="Georgia" w:hAnsi="Georgia" w:cs="Georgia"/>
          <w:sz w:val="28"/>
          <w:szCs w:val="28"/>
          <w:lang w:val="en-PH"/>
        </w:rPr>
      </w:pPr>
      <w:ins w:id="584" w:author="Claude" w:date="2026-08-25T02:37:00Z">
        <w:r>
          <w:rPr>
            <w:rFonts w:ascii="Georgia" w:hAnsi="Georgia"/>
            <w:sz w:val="28"/>
            <w:szCs w:val="28"/>
            <w:highlight w:val="green"/>
            <w:lang w:val="en-US"/>
          </w:rPr>
          <w:lastRenderedPageBreak/>
          <w:t>11.3 No GAP adjustment under this Section shall be automatic. Any adjustment approved by the Commission shall apply prospectively, from the commencement of the Extension Period, and shall not result in double recovery of costs already recovered through the original GAP, Fuel Cost, WESM settlement, or any other applicable recovery mechanism. During the Extension Period, the Mid-Merit Operating Period shall strictly apply to the Winning Bidder's Energy Delivered, within which the Winning Bidder shall ensure the delivery of the capacity and energy indicated in the Notice of Award for the Extension Period, and the Non-Mid-Merit Operating Period treatment under Section 29 of these Rules shall not apply for the duration of the Extension Period.</w:t>
        </w:r>
      </w:ins>
    </w:p>
    <w:p w14:paraId="387A5DAA" w14:textId="77777777" w:rsidR="008E1161" w:rsidRPr="008E1161" w:rsidRDefault="008E1161" w:rsidP="008E1161">
      <w:pPr>
        <w:ind w:firstLine="720"/>
        <w:jc w:val="both"/>
        <w:rPr>
          <w:rFonts w:ascii="Georgia" w:eastAsia="Georgia" w:hAnsi="Georgia" w:cs="Georgia"/>
          <w:sz w:val="28"/>
          <w:szCs w:val="28"/>
          <w:lang w:val="en-PH"/>
        </w:rPr>
      </w:pPr>
    </w:p>
    <w:p w14:paraId="49680286" w14:textId="77777777" w:rsidR="008E1161" w:rsidRPr="008E1161" w:rsidRDefault="008E1161" w:rsidP="00915078">
      <w:pPr>
        <w:jc w:val="both"/>
        <w:rPr>
          <w:del w:id="585" w:author="Claude" w:date="2026-08-25T02:37:00Z"/>
          <w:rFonts w:ascii="Georgia" w:eastAsia="Georgia" w:hAnsi="Georgia" w:cs="Georgia"/>
          <w:sz w:val="28"/>
          <w:szCs w:val="28"/>
          <w:lang w:val="en-PH"/>
        </w:rPr>
      </w:pPr>
      <w:commentRangeStart w:id="586"/>
      <w:commentRangeStart w:id="2505"/>
      <w:del w:id="587" w:author="Claude" w:date="2026-08-25T02:37:00Z">
        <w:r>
          <w:rPr>
            <w:rFonts w:ascii="Georgia" w:eastAsia="Georgia" w:hAnsi="Georgia" w:cs="Georgia"/>
            <w:sz w:val="28"/>
            <w:szCs w:val="28"/>
            <w:highlight w:val="green"/>
            <w:lang w:val="en-PH"/>
          </w:rPr>
          <w:delText>11.1 Changes in the Philippine Consumer Price Index (CPI) for capital goods and services;</w:delText>
        </w:r>
      </w:del>
    </w:p>
    <w:p w14:paraId="36359843" w14:textId="77777777" w:rsidR="008E1161" w:rsidRPr="008E1161" w:rsidRDefault="008E1161" w:rsidP="008E1161">
      <w:pPr>
        <w:ind w:firstLine="720"/>
        <w:jc w:val="both"/>
        <w:rPr>
          <w:del w:id="588" w:author="Claude" w:date="2026-10-08T09:00:00Z"/>
          <w:rFonts w:ascii="Georgia" w:eastAsia="Georgia" w:hAnsi="Georgia" w:cs="Georgia"/>
          <w:sz w:val="28"/>
          <w:szCs w:val="28"/>
          <w:lang w:val="en-PH"/>
        </w:rPr>
      </w:pPr>
    </w:p>
    <w:p w14:paraId="411F040D" w14:textId="77777777" w:rsidR="008E1161" w:rsidRPr="008E1161" w:rsidRDefault="008E1161" w:rsidP="00915078">
      <w:pPr>
        <w:jc w:val="both"/>
        <w:rPr>
          <w:del w:id="589" w:author="Claude" w:date="2026-08-25T02:37:00Z"/>
          <w:rFonts w:ascii="Georgia" w:eastAsia="Georgia" w:hAnsi="Georgia" w:cs="Georgia"/>
          <w:sz w:val="28"/>
          <w:szCs w:val="28"/>
          <w:lang w:val="en-PH"/>
        </w:rPr>
      </w:pPr>
      <w:del w:id="590" w:author="Claude" w:date="2026-08-25T02:37:00Z">
        <w:r>
          <w:rPr>
            <w:rFonts w:ascii="Georgia" w:eastAsia="Georgia" w:hAnsi="Georgia" w:cs="Georgia"/>
            <w:sz w:val="28"/>
            <w:szCs w:val="28"/>
            <w:highlight w:val="green"/>
            <w:lang w:val="en-PH"/>
          </w:rPr>
          <w:delText>11.2 Movements in the Philippine Peso to United States Dollar exchange rate (PhP/USD) for imported equipment and offshore financing cost components;</w:delText>
        </w:r>
      </w:del>
    </w:p>
    <w:p w14:paraId="5DEB4C06" w14:textId="77777777" w:rsidR="008E1161" w:rsidRPr="008E1161" w:rsidRDefault="008E1161" w:rsidP="008E1161">
      <w:pPr>
        <w:ind w:firstLine="720"/>
        <w:jc w:val="both"/>
        <w:rPr>
          <w:del w:id="591" w:author="Claude" w:date="2026-10-08T09:00:00Z"/>
          <w:rFonts w:ascii="Georgia" w:eastAsia="Georgia" w:hAnsi="Georgia" w:cs="Georgia"/>
          <w:sz w:val="28"/>
          <w:szCs w:val="28"/>
          <w:lang w:val="en-PH"/>
        </w:rPr>
      </w:pPr>
    </w:p>
    <w:p w14:paraId="26D07233" w14:textId="77777777" w:rsidR="008E1161" w:rsidRPr="008E1161" w:rsidRDefault="008E1161" w:rsidP="00915078">
      <w:pPr>
        <w:jc w:val="both"/>
        <w:rPr>
          <w:del w:id="592" w:author="Claude" w:date="2026-08-25T02:37:00Z"/>
          <w:rFonts w:ascii="Georgia" w:eastAsia="Georgia" w:hAnsi="Georgia" w:cs="Georgia"/>
          <w:sz w:val="28"/>
          <w:szCs w:val="28"/>
          <w:lang w:val="en-PH"/>
        </w:rPr>
      </w:pPr>
      <w:del w:id="593" w:author="Claude" w:date="2026-08-25T02:37:00Z">
        <w:r>
          <w:rPr>
            <w:rFonts w:ascii="Georgia" w:eastAsia="Georgia" w:hAnsi="Georgia" w:cs="Georgia"/>
            <w:sz w:val="28"/>
            <w:szCs w:val="28"/>
            <w:highlight w:val="green"/>
            <w:lang w:val="en-PH"/>
          </w:rPr>
          <w:delText>11.3 Updates to cost benchmarks based on recently concluded project financings, DOE project assessments, and international reference studies; and</w:delText>
        </w:r>
      </w:del>
    </w:p>
    <w:p w14:paraId="25B9D736" w14:textId="77777777" w:rsidR="008E1161" w:rsidRPr="008E1161" w:rsidRDefault="008E1161" w:rsidP="008E1161">
      <w:pPr>
        <w:ind w:firstLine="720"/>
        <w:jc w:val="both"/>
        <w:rPr>
          <w:del w:id="594" w:author="Claude" w:date="2026-10-08T09:00:00Z"/>
          <w:rFonts w:ascii="Georgia" w:eastAsia="Georgia" w:hAnsi="Georgia" w:cs="Georgia"/>
          <w:sz w:val="28"/>
          <w:szCs w:val="28"/>
          <w:lang w:val="en-PH"/>
        </w:rPr>
      </w:pPr>
    </w:p>
    <w:p w14:paraId="6581ED6F" w14:textId="77777777" w:rsidR="008E1161" w:rsidRPr="008E1161" w:rsidRDefault="008E1161" w:rsidP="00915078">
      <w:pPr>
        <w:jc w:val="both"/>
        <w:rPr>
          <w:del w:id="595" w:author="Claude" w:date="2026-08-25T02:37:00Z"/>
          <w:rFonts w:ascii="Georgia" w:eastAsia="Georgia" w:hAnsi="Georgia" w:cs="Georgia"/>
          <w:sz w:val="28"/>
          <w:szCs w:val="28"/>
          <w:lang w:val="en-PH"/>
        </w:rPr>
      </w:pPr>
      <w:del w:id="596" w:author="Claude" w:date="2026-08-25T02:37:00Z">
        <w:r>
          <w:rPr>
            <w:rFonts w:ascii="Georgia" w:eastAsia="Georgia" w:hAnsi="Georgia" w:cs="Georgia"/>
            <w:sz w:val="28"/>
            <w:szCs w:val="28"/>
            <w:highlight w:val="green"/>
            <w:lang w:val="en-PH"/>
          </w:rPr>
          <w:delText>11.4 Any changes in the regulatory, tax, or incentive framework applicable to natural gas power projects.</w:delText>
        </w:r>
      </w:del>
    </w:p>
    <w:p w14:paraId="447EABB7" w14:textId="77777777" w:rsidR="008E1161" w:rsidRPr="008E1161" w:rsidRDefault="008E1161" w:rsidP="008E1161">
      <w:pPr>
        <w:ind w:firstLine="720"/>
        <w:jc w:val="both"/>
        <w:rPr>
          <w:del w:id="597" w:author="Claude" w:date="2026-10-08T09:00:00Z"/>
          <w:rFonts w:ascii="Georgia" w:eastAsia="Georgia" w:hAnsi="Georgia" w:cs="Georgia"/>
          <w:sz w:val="28"/>
          <w:szCs w:val="28"/>
          <w:lang w:val="en-PH"/>
        </w:rPr>
      </w:pPr>
    </w:p>
    <w:p w14:paraId="4A8E7701" w14:textId="77777777" w:rsidR="008E1161" w:rsidRPr="008E1161" w:rsidRDefault="008E1161" w:rsidP="008E1161">
      <w:pPr>
        <w:ind w:firstLine="720"/>
        <w:jc w:val="both"/>
        <w:rPr>
          <w:del w:id="598" w:author="Claude" w:date="2026-08-25T02:37:00Z"/>
          <w:rFonts w:ascii="Georgia" w:eastAsia="Georgia" w:hAnsi="Georgia" w:cs="Georgia"/>
          <w:sz w:val="28"/>
          <w:szCs w:val="28"/>
          <w:lang w:val="en-PH"/>
        </w:rPr>
      </w:pPr>
      <w:del w:id="599" w:author="Claude" w:date="2026-08-25T02:37:00Z">
        <w:r>
          <w:rPr>
            <w:rFonts w:ascii="Georgia" w:eastAsia="Georgia" w:hAnsi="Georgia" w:cs="Georgia"/>
            <w:sz w:val="28"/>
            <w:szCs w:val="28"/>
            <w:highlight w:val="green"/>
            <w:lang w:val="en-PH"/>
          </w:rPr>
          <w:delText>The Commission shall publish the updated parameters and GAT Price together with the basis for any changes made relative to the prior Auction Round.</w:delText>
        </w:r>
      </w:del>
    </w:p>
    <w:p w14:paraId="56782DF0" w14:textId="77777777" w:rsidR="00E2556F" w:rsidRDefault="00000000" w:rsidP="00915078">
      <w:pPr>
        <w:ind w:left="720"/>
        <w:jc w:val="both"/>
        <w:rPr>
          <w:rFonts w:ascii="Georgia" w:eastAsia="Georgia" w:hAnsi="Georgia" w:cs="Georgia"/>
          <w:sz w:val="28"/>
          <w:szCs w:val="28"/>
          <w:lang w:val="en-PH"/>
        </w:rPr>
      </w:pPr>
      <w:del w:id="600" w:author="Claude" w:date="2026-08-25T02:37:00Z">
        <w:r>
          <w:rPr>
            <w:rFonts w:ascii="Georgia" w:eastAsia="Georgia" w:hAnsi="Georgia" w:cs="Georgia"/>
            <w:sz w:val="28"/>
            <w:szCs w:val="28"/>
            <w:highlight w:val="green"/>
            <w:lang w:val="en-PH"/>
          </w:rPr>
          <w:delText>11.5 Indexation Between Certificate of Award and Commercial Operations Date. The GAT Price and the corresponding endorsed Gas Auction Price (GAP) of a Winning Bidder shall be subject to a one-time indexation adjustment between the date of the Certificate of Award and the Commercial Operations Date (COD) of the project, consistent with the Commission's practice under the Department of Energy's Green Energy Auction Program (GEAP). The indexation adjustment shall account for verified movements in the cost benchmarks and parameters used in the DCF Model under Section 8 between these two dates, shall be applied only once upon the Winning Bidder's declaration of COD, and shall be subject to Commission verification. No further indexation shall be applied to the GAT Price or GAP for the remainder of the term of the Certificate of Award.</w:delText>
        </w:r>
      </w:del>
      <w:ins w:id="601" w:author="Claude" w:date="2026-08-25T02:37:00Z">
        <w:r>
          <w:rPr>
            <w:rFonts w:ascii="Georgia" w:eastAsia="Georgia" w:hAnsi="Georgia" w:cs="Georgia"/>
            <w:sz w:val="28"/>
            <w:szCs w:val="28"/>
            <w:highlight w:val="green"/>
            <w:lang w:val="en-PH"/>
          </w:rPr>
          <w:t xml:space="preserve">11.4 The Commission shall act on the application within forty-five (45) calendar days from receipt of a complete submission</w:t>
        </w:r>
        <w:del w:id="32297" w:author="Claude" w:date="2026-10-19T09:00:00Z">
          <w:r>
            <w:rPr>
              <w:rFonts w:ascii="Georgia" w:eastAsia="Georgia" w:hAnsi="Georgia" w:cs="Georgia"/>
              <w:sz w:val="28"/>
              <w:szCs w:val="28"/>
              <w:highlight w:val="cyan"/>
              <w:lang w:val="en-PH"/>
            </w:rPr>
            <w:delText xml:space="preserve">, consistent with Section </w:delText>
          </w:r>
        </w:del>
        <w:del w:id="602" w:author="Claude" w:date="2026-10-08T09:00:00Z">
          <w:r>
            <w:rPr>
              <w:rFonts w:ascii="Georgia" w:eastAsia="Georgia" w:hAnsi="Georgia" w:cs="Georgia"/>
              <w:sz w:val="28"/>
              <w:szCs w:val="28"/>
              <w:highlight w:val="green"/>
              <w:lang w:val="en-PH"/>
            </w:rPr>
            <w:delText>35</w:delText>
          </w:r>
        </w:del>
      </w:ins>
      <w:ins w:id="603" w:author="Claude" w:date="2026-10-08T09:00:00Z">
        <w:del w:id="32298" w:author="Claude" w:date="2026-10-19T09:00:00Z">
          <w:r>
            <w:rPr>
              <w:rFonts w:ascii="Georgia" w:eastAsia="Georgia" w:hAnsi="Georgia" w:cs="Georgia"/>
              <w:sz w:val="28"/>
              <w:szCs w:val="28"/>
              <w:highlight w:val="cyan"/>
              <w:lang w:val="en-PH"/>
            </w:rPr>
            <w:delText>33</w:delText>
          </w:r>
        </w:del>
      </w:ins>
      <w:ins w:id="604" w:author="Claude" w:date="2026-08-25T02:37:00Z">
        <w:del w:id="32299" w:author="Claude" w:date="2026-10-19T09:00:00Z">
          <w:r>
            <w:rPr>
              <w:rFonts w:ascii="Georgia" w:eastAsia="Georgia" w:hAnsi="Georgia" w:cs="Georgia"/>
              <w:sz w:val="28"/>
              <w:szCs w:val="28"/>
              <w:highlight w:val="cyan"/>
              <w:lang w:val="en-PH"/>
            </w:rPr>
            <w:delText xml:space="preserve"> of these Rules</w:delText>
          </w:r>
        </w:del>
        <w:r>
          <w:rPr>
            <w:rFonts w:ascii="Georgia" w:eastAsia="Georgia" w:hAnsi="Georgia" w:cs="Georgia"/>
            <w:sz w:val="28"/>
            <w:szCs w:val="28"/>
            <w:highlight w:val="green"/>
            <w:lang w:val="en-PH"/>
          </w:rPr>
          <w:t xml:space="preserve">.</w:t>
        </w:r>
      </w:ins>
      <w:commentRangeEnd w:id="2505"/>
      <w:commentRangeEnd w:id="586"/>
      <w:r w:rsidR="00026532">
        <w:rPr>
          <w:rStyle w:val="CommentReference"/>
          <w:rFonts w:ascii="Georgia" w:eastAsia="Georgia" w:hAnsi="Georgia" w:cs="Georgia"/>
          <w:sz w:val="28"/>
          <w:szCs w:val="28"/>
          <w:lang w:val="en-PH"/>
        </w:rPr>
        <w:commentReference w:id="586"/>
      </w:r>
      <w:r>
        <w:rPr>
          <w:rStyle w:val="CommentReference"/>
        </w:rPr>
        <w:commentReference w:id="2505"/>
      </w:r>
    </w:p>
    <w:p w14:paraId="5B874274" w14:textId="77777777" w:rsidR="008E1161" w:rsidRPr="008E1161" w:rsidRDefault="008E1161" w:rsidP="008E1161">
      <w:pPr>
        <w:ind w:firstLine="720"/>
        <w:jc w:val="both"/>
        <w:rPr>
          <w:rFonts w:ascii="Georgia" w:eastAsia="Georgia" w:hAnsi="Georgia" w:cs="Georgia"/>
          <w:sz w:val="28"/>
          <w:szCs w:val="28"/>
          <w:lang w:val="en-PH"/>
        </w:rPr>
      </w:pPr>
    </w:p>
    <w:p w14:paraId="6F0D360D" w14:textId="77777777" w:rsidR="008E1161" w:rsidRPr="008E1161" w:rsidRDefault="008E1161" w:rsidP="008E1161">
      <w:pPr>
        <w:ind w:firstLine="720"/>
        <w:jc w:val="both"/>
        <w:rPr>
          <w:rFonts w:ascii="Georgia" w:eastAsia="Georgia" w:hAnsi="Georgia" w:cs="Georgia"/>
          <w:sz w:val="28"/>
          <w:szCs w:val="28"/>
          <w:lang w:val="en-PH"/>
        </w:rPr>
      </w:pPr>
    </w:p>
    <w:p w14:paraId="68DF8FB9" w14:textId="77777777" w:rsidR="008E1161" w:rsidRPr="008E1161" w:rsidRDefault="008E1161" w:rsidP="008E1161">
      <w:pPr>
        <w:ind w:firstLine="720"/>
        <w:jc w:val="both"/>
        <w:rPr>
          <w:rFonts w:ascii="Georgia" w:eastAsia="Georgia" w:hAnsi="Georgia" w:cs="Georgia"/>
          <w:sz w:val="28"/>
          <w:szCs w:val="28"/>
          <w:lang w:val="en-PH"/>
        </w:rPr>
      </w:pPr>
    </w:p>
    <w:p w14:paraId="6399A7E9" w14:textId="77777777" w:rsidR="008E1161" w:rsidRPr="008E1161" w:rsidRDefault="008E1161" w:rsidP="0033138A">
      <w:pPr>
        <w:jc w:val="center"/>
        <w:rPr>
          <w:rFonts w:ascii="Georgia" w:eastAsia="Georgia" w:hAnsi="Georgia" w:cs="Georgia"/>
          <w:b/>
          <w:bCs/>
          <w:sz w:val="28"/>
          <w:szCs w:val="28"/>
          <w:lang w:val="en-PH"/>
        </w:rPr>
      </w:pPr>
      <w:bookmarkStart w:id="605" w:name="_gzobouth3ipr" w:colFirst="0" w:colLast="0"/>
      <w:bookmarkEnd w:id="605"/>
      <w:r>
        <w:rPr>
          <w:rFonts w:ascii="Georgia" w:eastAsia="Georgia" w:hAnsi="Georgia" w:cs="Georgia"/>
          <w:b/>
          <w:bCs/>
          <w:sz w:val="28"/>
          <w:szCs w:val="28"/>
          <w:lang w:val="en-PH"/>
        </w:rPr>
        <w:t>RULE 3</w:t>
      </w:r>
    </w:p>
    <w:p w14:paraId="18CB9194" w14:textId="77777777" w:rsidR="008E1161" w:rsidRPr="0033138A" w:rsidRDefault="008E1161" w:rsidP="0033138A">
      <w:pPr>
        <w:jc w:val="center"/>
        <w:rPr>
          <w:rFonts w:ascii="Georgia" w:eastAsia="Georgia" w:hAnsi="Georgia" w:cs="Georgia"/>
          <w:b/>
          <w:bCs/>
          <w:sz w:val="28"/>
          <w:szCs w:val="28"/>
          <w:lang w:val="en-PH"/>
        </w:rPr>
      </w:pPr>
      <w:bookmarkStart w:id="606" w:name="_ldwgxtovw1ho" w:colFirst="0" w:colLast="0"/>
      <w:bookmarkEnd w:id="606"/>
      <w:r>
        <w:rPr>
          <w:rFonts w:ascii="Georgia" w:eastAsia="Georgia" w:hAnsi="Georgia" w:cs="Georgia"/>
          <w:b/>
          <w:bCs/>
          <w:sz w:val="28"/>
          <w:szCs w:val="28"/>
          <w:lang w:val="en-PH"/>
        </w:rPr>
        <w:t>GAS PRICE BENCHMARK METHODOLOGY</w:t>
      </w:r>
    </w:p>
    <w:p w14:paraId="549C9EE0" w14:textId="77777777" w:rsidR="0033138A" w:rsidRPr="008E1161" w:rsidRDefault="0033138A" w:rsidP="008E1161">
      <w:pPr>
        <w:ind w:firstLine="720"/>
        <w:jc w:val="both"/>
        <w:rPr>
          <w:rFonts w:ascii="Georgia" w:eastAsia="Georgia" w:hAnsi="Georgia" w:cs="Georgia"/>
          <w:sz w:val="28"/>
          <w:szCs w:val="28"/>
          <w:lang w:val="en-PH"/>
        </w:rPr>
      </w:pPr>
    </w:p>
    <w:p w14:paraId="1787D57D"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12. Purpose and Scope.</w:t>
      </w:r>
      <w:r>
        <w:rPr>
          <w:rFonts w:ascii="Georgia" w:eastAsia="Georgia" w:hAnsi="Georgia" w:cs="Georgia"/>
          <w:sz w:val="28"/>
          <w:szCs w:val="28"/>
          <w:lang w:val="en-PH"/>
        </w:rPr>
        <w:t xml:space="preserve"> The Gas Price Benchmark establishes the maximum reference price at which natural gas fuel procurement costs incurred by Winning Bidders may be passed through to electricity consumers via the Fuel Cost Pass-Through (FCPT) mechanism. It prevents the transfer of imprudent, non-competitive, or unjustified fuel procurement costs to end-users, while providing Winning Bidders with reasonable assurance of fuel cost recovery for prudently procured natural gas.</w:t>
      </w:r>
      <w:ins w:id="33637" w:author="Claude" w:date="2026-10-19T09:00:00Z">
        <w:r>
          <w:rPr>
            <w:rFonts w:ascii="Georgia" w:eastAsia="Georgia" w:hAnsi="Georgia" w:cs="Georgia"/>
            <w:sz w:val="28"/>
            <w:szCs w:val="28"/>
            <w:highlight w:val="green"/>
            <w:lang w:val="en-PH"/>
          </w:rPr>
          <w:t xml:space="preserve"> The Allowable Add-On Cost Caps under Section 17 likewise set the maximum amounts at which logistics costs may be passed through as the Capped Landed Logistics Cost component of the Fuel Cost.</w:t>
        </w:r>
      </w:ins>
    </w:p>
    <w:p w14:paraId="5115D548" w14:textId="77777777" w:rsidR="008E1161" w:rsidRPr="008E1161" w:rsidRDefault="008E1161" w:rsidP="008E1161">
      <w:pPr>
        <w:ind w:firstLine="720"/>
        <w:jc w:val="both"/>
        <w:rPr>
          <w:rFonts w:ascii="Georgia" w:eastAsia="Georgia" w:hAnsi="Georgia" w:cs="Georgia"/>
          <w:sz w:val="28"/>
          <w:szCs w:val="28"/>
          <w:lang w:val="en-PH"/>
        </w:rPr>
      </w:pPr>
    </w:p>
    <w:p w14:paraId="4DA3FFD3"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sz w:val="28"/>
          <w:szCs w:val="28"/>
          <w:lang w:val="en-PH"/>
        </w:rPr>
        <w:t xml:space="preserve">The Gas Price Benchmark shall apply to all Winning Bidders </w:t>
      </w:r>
      <w:del w:id="607" w:author="Claude" w:date="2026-10-08T09:00:00Z">
        <w:r>
          <w:rPr>
            <w:rFonts w:ascii="Georgia" w:eastAsia="Georgia" w:hAnsi="Georgia" w:cs="Georgia"/>
            <w:sz w:val="28"/>
            <w:szCs w:val="28"/>
            <w:highlight w:val="green"/>
            <w:lang w:val="en-PH"/>
          </w:rPr>
          <w:delText>claiming Fuel Cost Pass-Through under Section 17 of these Rules</w:delText>
        </w:r>
      </w:del>
      <w:commentRangeStart w:id="608"/>
      <w:ins w:id="609" w:author="Claude" w:date="2026-10-08T09:00:00Z">
        <w:r>
          <w:rPr>
            <w:rFonts w:ascii="Georgia" w:eastAsia="Georgia" w:hAnsi="Georgia" w:cs="Georgia"/>
            <w:sz w:val="28"/>
            <w:szCs w:val="28"/>
            <w:highlight w:val="green"/>
            <w:lang w:val="en-PH"/>
          </w:rPr>
          <w:t>claiming Fuel Cost Pass-Through under Rule 4 of these Rules</w:t>
        </w:r>
      </w:ins>
      <w:commentRangeEnd w:id="608"/>
      <w:r>
        <w:rPr>
          <w:rStyle w:val="CommentReference"/>
          <w:rFonts w:ascii="Georgia" w:eastAsia="Georgia" w:hAnsi="Georgia" w:cs="Georgia"/>
          <w:sz w:val="28"/>
          <w:szCs w:val="28"/>
          <w:lang w:val="en-PH"/>
        </w:rPr>
        <w:commentReference w:id="608"/>
      </w:r>
      <w:r>
        <w:rPr>
          <w:rFonts w:ascii="Georgia" w:eastAsia="Georgia" w:hAnsi="Georgia" w:cs="Georgia"/>
          <w:sz w:val="28"/>
          <w:szCs w:val="28"/>
          <w:lang w:val="en-PH"/>
        </w:rPr>
        <w:t>, regardless of gas source type.</w:t>
      </w:r>
    </w:p>
    <w:p w14:paraId="279A253C" w14:textId="77777777" w:rsidR="008E1161" w:rsidRPr="008E1161" w:rsidRDefault="008E1161" w:rsidP="008E1161">
      <w:pPr>
        <w:ind w:firstLine="720"/>
        <w:jc w:val="both"/>
        <w:rPr>
          <w:rFonts w:ascii="Georgia" w:eastAsia="Georgia" w:hAnsi="Georgia" w:cs="Georgia"/>
          <w:sz w:val="28"/>
          <w:szCs w:val="28"/>
          <w:lang w:val="en-PH"/>
        </w:rPr>
      </w:pPr>
    </w:p>
    <w:p w14:paraId="5F9331A2"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13. Components of the Gas Price Benchmark.</w:t>
      </w:r>
      <w:r>
        <w:rPr>
          <w:rFonts w:ascii="Georgia" w:eastAsia="Georgia" w:hAnsi="Georgia" w:cs="Georgia"/>
          <w:sz w:val="28"/>
          <w:szCs w:val="28"/>
          <w:lang w:val="en-PH"/>
        </w:rPr>
        <w:t xml:space="preserve"> The Gas Price Benchmark for each Winning Bidder shall consist of:</w:t>
      </w:r>
    </w:p>
    <w:p w14:paraId="2CE3EE97" w14:textId="77777777" w:rsidR="008E1161" w:rsidRPr="008E1161" w:rsidRDefault="008E1161" w:rsidP="008E1161">
      <w:pPr>
        <w:ind w:firstLine="720"/>
        <w:jc w:val="both"/>
        <w:rPr>
          <w:rFonts w:ascii="Georgia" w:eastAsia="Georgia" w:hAnsi="Georgia" w:cs="Georgia"/>
          <w:sz w:val="28"/>
          <w:szCs w:val="28"/>
          <w:lang w:val="en-PH"/>
        </w:rPr>
      </w:pPr>
    </w:p>
    <w:p w14:paraId="3F44EF6C"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b/>
          <w:bCs/>
          <w:sz w:val="28"/>
          <w:szCs w:val="28"/>
          <w:lang w:val="en-PH"/>
        </w:rPr>
        <w:t>13.1 Reference Gas Price (RGP)</w:t>
      </w:r>
      <w:r>
        <w:rPr>
          <w:rFonts w:ascii="Georgia" w:eastAsia="Georgia" w:hAnsi="Georgia" w:cs="Georgia"/>
          <w:sz w:val="28"/>
          <w:szCs w:val="28"/>
          <w:lang w:val="en-PH"/>
        </w:rPr>
        <w:t xml:space="preserve"> — The prevailing market price for natural gas from the applicable source type, expressed in United States Dollars per million British thermal units (USD/MMBtu), determined pursuant to Sections 14 to 16 of these Rules;</w:t>
      </w:r>
    </w:p>
    <w:p w14:paraId="52A1D089" w14:textId="77777777" w:rsidR="008E1161" w:rsidRPr="008E1161" w:rsidRDefault="008E1161" w:rsidP="008E1161">
      <w:pPr>
        <w:ind w:firstLine="720"/>
        <w:jc w:val="both"/>
        <w:rPr>
          <w:rFonts w:ascii="Georgia" w:eastAsia="Georgia" w:hAnsi="Georgia" w:cs="Georgia"/>
          <w:sz w:val="28"/>
          <w:szCs w:val="28"/>
          <w:lang w:val="en-PH"/>
        </w:rPr>
      </w:pPr>
    </w:p>
    <w:p w14:paraId="24C9EA7E" w14:textId="77777777" w:rsidR="008E1161" w:rsidRPr="008E1161" w:rsidRDefault="008E1161" w:rsidP="00915078">
      <w:pPr>
        <w:ind w:left="720"/>
        <w:jc w:val="both"/>
        <w:rPr>
          <w:rFonts w:ascii="Georgia" w:eastAsia="Georgia" w:hAnsi="Georgia" w:cs="Georgia"/>
          <w:sz w:val="28"/>
          <w:szCs w:val="28"/>
          <w:lang w:val="en-PH"/>
        </w:rPr>
      </w:pPr>
      <w:commentRangeStart w:id="610"/>
      <w:commentRangeStart w:id="2506"/>
      <w:r>
        <w:rPr>
          <w:rFonts w:ascii="Georgia" w:eastAsia="Georgia" w:hAnsi="Georgia" w:cs="Georgia"/>
          <w:b/>
          <w:bCs/>
          <w:sz w:val="28"/>
          <w:szCs w:val="28"/>
          <w:lang w:val="en-PH"/>
        </w:rPr>
        <w:t>13.2 Allowable Add-On Costs</w:t>
      </w:r>
      <w:r>
        <w:rPr>
          <w:rFonts w:ascii="Georgia" w:eastAsia="Georgia" w:hAnsi="Georgia" w:cs="Georgia"/>
          <w:sz w:val="28"/>
          <w:szCs w:val="28"/>
          <w:lang w:val="en-PH"/>
        </w:rPr>
        <w:t xml:space="preserve"> — Prudent and reasonable costs of conveying the natural gas from the point of commercial delivery or title transfer to the entry point of the Winning Bidder’s power plant fuel supply system, expressed in USD/MMBtu or PhP/MMBtu and subject to the caps prescribed in Section 17 of these Rules</w:t>
      </w:r>
      <w:ins w:id="32300" w:author="Claude" w:date="2026-10-19T09:00:00Z">
        <w:r>
          <w:rPr>
            <w:rFonts w:ascii="Georgia" w:eastAsia="Georgia" w:hAnsi="Georgia" w:cs="Georgia"/>
            <w:sz w:val="28"/>
            <w:szCs w:val="28"/>
            <w:highlight w:val="cyan"/>
            <w:lang w:val="en-PH"/>
          </w:rPr>
          <w:t xml:space="preserve">, these Allowable Add-On Costs being </w:t>
        </w:r>
        <w:del w:id="33638" w:author="Claude" w:date="2026-10-19T09:00:00Z">
          <w:r>
            <w:rPr>
              <w:rFonts w:ascii="Georgia" w:eastAsia="Georgia" w:hAnsi="Georgia" w:cs="Georgia"/>
              <w:sz w:val="28"/>
              <w:szCs w:val="28"/>
              <w:highlight w:val="cyan"/>
              <w:lang w:val="en-PH"/>
            </w:rPr>
            <w:delText xml:space="preserve">the same costs that make up the Capped Landed Logistics Cost embedded in the GAT Price under Sections 8.6 and 13.4,</w:delText>
          </w:r>
        </w:del>
      </w:ins>
      <w:ins w:id="33639" w:author="Claude" w:date="2026-10-19T09:00:00Z">
        <w:r>
          <w:rPr>
            <w:rFonts w:ascii="Georgia" w:eastAsia="Georgia" w:hAnsi="Georgia" w:cs="Georgia"/>
            <w:sz w:val="28"/>
            <w:szCs w:val="28"/>
            <w:highlight w:val="green"/>
            <w:lang w:val="en-PH"/>
          </w:rPr>
          <w:t xml:space="preserve">the costs that make up the Capped Landed Logistics Cost component of the Fuel Cost under Sections 13.4 and 18,</w:t>
        </w:r>
      </w:ins>
      <w:ins w:id="33640" w:author="Claude" w:date="2026-10-19T09:00:00Z">
        <w:r>
          <w:rPr>
            <w:rFonts w:ascii="Georgia" w:eastAsia="Georgia" w:hAnsi="Georgia" w:cs="Georgia"/>
            <w:sz w:val="28"/>
            <w:szCs w:val="28"/>
            <w:highlight w:val="cyan"/>
            <w:lang w:val="en-PH"/>
          </w:rPr>
          <w:t xml:space="preserve"> and not costs recovered on top of it</w:t>
        </w:r>
      </w:ins>
      <w:r>
        <w:rPr>
          <w:rFonts w:ascii="Georgia" w:eastAsia="Georgia" w:hAnsi="Georgia" w:cs="Georgia"/>
          <w:sz w:val="28"/>
          <w:szCs w:val="28"/>
          <w:lang w:val="en-PH"/>
        </w:rPr>
        <w:t xml:space="preserve">; and</w:t>
      </w:r>
      <w:commentRangeEnd w:id="2506"/>
      <w:commentRangeEnd w:id="610"/>
      <w:r w:rsidR="00026532" w:rsidRPr="008E1161">
        <w:rPr>
          <w:rStyle w:val="CommentReference"/>
          <w:rFonts w:ascii="Georgia" w:eastAsia="Georgia" w:hAnsi="Georgia" w:cs="Georgia"/>
          <w:sz w:val="28"/>
          <w:szCs w:val="28"/>
          <w:lang w:val="en-PH"/>
        </w:rPr>
        <w:commentReference w:id="610"/>
      </w:r>
      <w:r>
        <w:rPr>
          <w:rStyle w:val="CommentReference"/>
        </w:rPr>
        <w:commentReference w:id="2506"/>
      </w:r>
    </w:p>
    <w:p w14:paraId="7135ABA1" w14:textId="77777777" w:rsidR="008E1161" w:rsidRPr="008E1161" w:rsidRDefault="008E1161" w:rsidP="008E1161">
      <w:pPr>
        <w:ind w:firstLine="720"/>
        <w:jc w:val="both"/>
        <w:rPr>
          <w:rFonts w:ascii="Georgia" w:eastAsia="Georgia" w:hAnsi="Georgia" w:cs="Georgia"/>
          <w:sz w:val="28"/>
          <w:szCs w:val="28"/>
          <w:lang w:val="en-PH"/>
        </w:rPr>
      </w:pPr>
    </w:p>
    <w:p w14:paraId="330620BF"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b/>
          <w:bCs/>
          <w:sz w:val="28"/>
          <w:szCs w:val="28"/>
          <w:lang w:val="en-PH"/>
        </w:rPr>
        <w:lastRenderedPageBreak/>
        <w:t>13.3 Currency Conversion</w:t>
      </w:r>
      <w:r>
        <w:rPr>
          <w:rFonts w:ascii="Georgia" w:eastAsia="Georgia" w:hAnsi="Georgia" w:cs="Georgia"/>
          <w:sz w:val="28"/>
          <w:szCs w:val="28"/>
          <w:lang w:val="en-PH"/>
        </w:rPr>
        <w:t xml:space="preserve"> — Conversion of the Gas Price Benchmark to Philippine Pesos per kilowatt-hour (PhP/kWh) using the applicable exchange rate and verified Heat Rate, as provided in Section 18 of these Rules.</w:t>
      </w:r>
    </w:p>
    <w:p w14:paraId="0D231063" w14:textId="77777777" w:rsidR="008E1161" w:rsidRPr="008E1161" w:rsidRDefault="008E1161" w:rsidP="008E1161">
      <w:pPr>
        <w:ind w:firstLine="720"/>
        <w:jc w:val="both"/>
        <w:rPr>
          <w:rFonts w:ascii="Georgia" w:eastAsia="Georgia" w:hAnsi="Georgia" w:cs="Georgia"/>
          <w:sz w:val="28"/>
          <w:szCs w:val="28"/>
          <w:lang w:val="en-PH"/>
        </w:rPr>
      </w:pPr>
    </w:p>
    <w:p w14:paraId="15386701"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sz w:val="28"/>
        </w:rPr>
        <w:t xml:space="preserve">In implementing this Rule, the Commission shall be guided by the policy under </w:t>
      </w:r>
      <w:del w:id="611" w:author="Claude" w:date="2026-10-08T17:00:00Z">
        <w:r>
          <w:rPr>
            <w:rFonts w:ascii="Georgia" w:hAnsi="Georgia"/>
            <w:sz w:val="28"/>
            <w:highlight w:val="green"/>
          </w:rPr>
          <w:delText>Section 2(c) and Section 23 of Republic Act No. 12120</w:delText>
        </w:r>
      </w:del>
      <w:commentRangeStart w:id="612"/>
      <w:ins w:id="613" w:author="Claude" w:date="2026-10-08T17:00:00Z">
        <w:r>
          <w:rPr>
            <w:rFonts w:ascii="Georgia" w:hAnsi="Georgia"/>
            <w:sz w:val="28"/>
            <w:highlight w:val="green"/>
          </w:rPr>
          <w:t>Section 2(f) and Section 23 of Republic Act No. 12120</w:t>
        </w:r>
      </w:ins>
      <w:commentRangeEnd w:id="612"/>
      <w:r>
        <w:rPr>
          <w:rStyle w:val="CommentReference"/>
          <w:rFonts w:ascii="Georgia" w:hAnsi="Georgia"/>
          <w:sz w:val="28"/>
          <w:szCs w:val="24"/>
        </w:rPr>
        <w:commentReference w:id="612"/>
      </w:r>
      <w:r>
        <w:rPr>
          <w:rFonts w:ascii="Georgia" w:hAnsi="Georgia"/>
          <w:sz w:val="28"/>
        </w:rPr>
        <w:t xml:space="preserve"> (PNGIDA) to prioritize and encourage the development and utilization of Indigenous Natural Gas, consistent with energy security and consumer welfare.</w:t>
      </w:r>
    </w:p>
    <w:p w14:paraId="2FD45E51" w14:textId="77777777" w:rsidR="008E1161" w:rsidRPr="008E1161" w:rsidRDefault="008E1161" w:rsidP="008E1161">
      <w:pPr>
        <w:ind w:firstLine="720"/>
        <w:jc w:val="both"/>
        <w:rPr>
          <w:rFonts w:ascii="Georgia" w:eastAsia="Georgia" w:hAnsi="Georgia" w:cs="Georgia"/>
          <w:sz w:val="28"/>
          <w:szCs w:val="28"/>
          <w:lang w:val="en-PH"/>
        </w:rPr>
      </w:pPr>
    </w:p>
    <w:p w14:paraId="013311D0" w14:textId="77777777" w:rsidR="008E1161" w:rsidRPr="008E1161" w:rsidRDefault="008E1161" w:rsidP="00915078">
      <w:pPr>
        <w:ind w:left="720"/>
        <w:jc w:val="both"/>
        <w:rPr>
          <w:rFonts w:ascii="Georgia" w:eastAsia="Georgia" w:hAnsi="Georgia" w:cs="Georgia"/>
          <w:sz w:val="28"/>
          <w:szCs w:val="28"/>
          <w:lang w:val="en-PH"/>
        </w:rPr>
      </w:pPr>
      <w:commentRangeStart w:id="614"/>
      <w:r>
        <w:rPr>
          <w:rFonts w:ascii="Georgia" w:hAnsi="Georgia"/>
          <w:b/>
          <w:bCs/>
          <w:sz w:val="28"/>
        </w:rPr>
        <w:t>13.4 Capped Landed Logistics Cost Allocation.</w:t>
      </w:r>
      <w:r>
        <w:rPr>
          <w:rFonts w:ascii="Georgia" w:hAnsi="Georgia"/>
          <w:sz w:val="28"/>
        </w:rPr>
        <w:t xml:space="preserve"> For purposes of these Rules, the Allowable Add-On Costs enumerated in Section 17 </w:t>
      </w:r>
      <w:del w:id="615" w:author="Claude" w:date="2026-10-08T09:00:00Z">
        <w:r>
          <w:rPr>
            <w:rFonts w:ascii="Georgia" w:hAnsi="Georgia"/>
            <w:sz w:val="28"/>
            <w:highlight w:val="green"/>
          </w:rPr>
          <w:delText>(regasification/terminal fees, pipeline transportation fees, and the boil-off gas loss allowance)</w:delText>
        </w:r>
      </w:del>
      <w:ins w:id="616" w:author="Claude" w:date="2026-10-08T09:00:00Z">
        <w:r>
          <w:rPr>
            <w:rFonts w:ascii="Georgia" w:hAnsi="Georgia"/>
            <w:sz w:val="28"/>
            <w:highlight w:val="green"/>
          </w:rPr>
          <w:t>(being each of the components listed in Table 2 of that Section)</w:t>
        </w:r>
      </w:ins>
      <w:r>
        <w:rPr>
          <w:rFonts w:ascii="Georgia" w:hAnsi="Georgia"/>
          <w:sz w:val="28"/>
        </w:rPr>
        <w:t xml:space="preserve"> </w:t>
      </w:r>
      <w:del w:id="33641" w:author="Claude" w:date="2026-10-19T09:00:00Z">
        <w:r>
          <w:rPr>
            <w:rFonts w:ascii="Georgia" w:hAnsi="Georgia"/>
            <w:sz w:val="28"/>
            <w:highlight w:val="green"/>
          </w:rPr>
          <w:delText xml:space="preserve">shall be embedded, on a levelized and capped basis, in the GAT Price pursuant to Section 8.6 of these Rules, and shall not form part of the monthly Fuel Cost Pass-Through computed under Section 18 or certified under Section 23. Accordingly, the Gas Price Benchmark for Fuel Cost Pass-Through purposes shall consist solely of the Reference Gas Price determined under Sections 14 to 16,</w:delText>
        </w:r>
      </w:del>
      <w:ins w:id="33642" w:author="Claude" w:date="2026-10-19T09:00:00Z">
        <w:r>
          <w:rPr>
            <w:rFonts w:ascii="Georgia" w:hAnsi="Georgia"/>
            <w:sz w:val="28"/>
            <w:highlight w:val="green"/>
          </w:rPr>
          <w:t xml:space="preserve">shall not be included in the GAT Price, and shall be recovered through the monthly Fuel Cost Pass-Through as the Capped Landed Logistics Cost (CLLC) component of the Fuel Cost computed under Section 18 and certified under Section 23, on a component-by-component basis at the lesser of the actual, reasonable, and prudent cost and the applicable cap under Section 17. Accordingly, the Gas Price Benchmark for Fuel Cost Pass-Through purposes shall consist of the Reference Gas Price determined under Sections 14 to 16 and the Allowable Add-On Cost Caps under Section 17,</w:t>
        </w:r>
      </w:ins>
      <w:r>
        <w:rPr>
          <w:rFonts w:ascii="Georgia" w:hAnsi="Georgia"/>
          <w:sz w:val="28"/>
        </w:rPr>
        <w:t xml:space="preserve"> </w:t>
      </w:r>
      <w:del w:id="33721" w:author="Claude" w:date="2026-10-19T09:00:00Z">
        <w:r>
          <w:rPr>
            <w:rFonts w:ascii="Georgia" w:hAnsi="Georgia"/>
            <w:sz w:val="28"/>
            <w:highlight w:val="green"/>
          </w:rPr>
          <w:delText xml:space="preserve">subject to the Fuel VAT Rate under Section 18(d)</w:delText>
        </w:r>
      </w:del>
      <w:ins w:id="33722" w:author="Claude" w:date="2026-10-19T09:00:00Z">
        <w:r>
          <w:rPr>
            <w:rFonts w:ascii="Georgia" w:hAnsi="Georgia"/>
            <w:sz w:val="28"/>
            <w:highlight w:val="green"/>
          </w:rPr>
          <w:t xml:space="preserve">subject to the Fuel VAT Rate and the logistics VAT rate under Sections 18(d) and 18(f)</w:t>
        </w:r>
      </w:ins>
      <w:r>
        <w:rPr>
          <w:rFonts w:ascii="Georgia" w:hAnsi="Georgia"/>
          <w:sz w:val="28"/>
        </w:rPr>
        <w:t xml:space="preserve"> and the currency conversion mechanics of Section 18.</w:t>
      </w:r>
      <w:commentRangeEnd w:id="614"/>
      <w:r w:rsidRPr="008E1161">
        <w:rPr>
          <w:rStyle w:val="CommentReference"/>
          <w:rFonts w:ascii="Georgia" w:eastAsia="Georgia" w:hAnsi="Georgia" w:cs="Georgia"/>
          <w:sz w:val="28"/>
          <w:szCs w:val="28"/>
          <w:lang w:val="en-PH"/>
        </w:rPr>
        <w:commentReference w:id="614"/>
      </w:r>
    </w:p>
    <w:p w14:paraId="1F3EF783" w14:textId="77777777" w:rsidR="008E1161" w:rsidRPr="008E1161" w:rsidRDefault="008E1161" w:rsidP="008E1161">
      <w:pPr>
        <w:ind w:firstLine="720"/>
        <w:jc w:val="both"/>
        <w:rPr>
          <w:rFonts w:ascii="Georgia" w:eastAsia="Georgia" w:hAnsi="Georgia" w:cs="Georgia"/>
          <w:sz w:val="28"/>
          <w:szCs w:val="28"/>
          <w:lang w:val="en-PH"/>
        </w:rPr>
      </w:pPr>
    </w:p>
    <w:p w14:paraId="4DAA10BE" w14:textId="77777777" w:rsidR="008E1161" w:rsidRPr="008E1161" w:rsidRDefault="008E1161" w:rsidP="00915078">
      <w:pPr>
        <w:jc w:val="both"/>
        <w:rPr>
          <w:rFonts w:ascii="Georgia" w:eastAsia="Georgia" w:hAnsi="Georgia" w:cs="Georgia"/>
          <w:sz w:val="28"/>
          <w:szCs w:val="28"/>
          <w:lang w:val="en-PH"/>
        </w:rPr>
      </w:pPr>
      <w:commentRangeStart w:id="617"/>
      <w:r>
        <w:rPr>
          <w:rFonts w:ascii="Georgia" w:eastAsia="Georgia" w:hAnsi="Georgia" w:cs="Georgia"/>
          <w:b/>
          <w:bCs/>
          <w:sz w:val="28"/>
          <w:szCs w:val="28"/>
          <w:lang w:val="en-PH"/>
        </w:rPr>
        <w:t>Section 14. Reference Gas Price for Indigenous Natural Gas.</w:t>
      </w:r>
      <w:commentRangeEnd w:id="617"/>
      <w:r>
        <w:rPr>
          <w:rStyle w:val="CommentReference"/>
          <w:rFonts w:ascii="Georgia" w:eastAsia="Georgia" w:hAnsi="Georgia" w:cs="Georgia"/>
          <w:sz w:val="28"/>
          <w:szCs w:val="28"/>
          <w:lang w:val="en-PH"/>
        </w:rPr>
        <w:commentReference w:id="617"/>
      </w:r>
      <w:r>
        <w:rPr>
          <w:rFonts w:ascii="Georgia" w:eastAsia="Georgia" w:hAnsi="Georgia" w:cs="Georgia"/>
          <w:sz w:val="28"/>
          <w:szCs w:val="28"/>
          <w:lang w:val="en-PH"/>
        </w:rPr>
        <w:t xml:space="preserve"> Where a Winning Bidder sources natural gas from Philippine domestic gas fields under a Gas Sale and Purchase Agreement with a domestic gas producer, the Reference Gas Price shall be determined as follows:</w:t>
      </w:r>
    </w:p>
    <w:p w14:paraId="10511830" w14:textId="77777777" w:rsidR="008E1161" w:rsidRPr="008E1161" w:rsidRDefault="008E1161" w:rsidP="008E1161">
      <w:pPr>
        <w:ind w:firstLine="720"/>
        <w:jc w:val="both"/>
        <w:rPr>
          <w:rFonts w:ascii="Georgia" w:eastAsia="Georgia" w:hAnsi="Georgia" w:cs="Georgia"/>
          <w:sz w:val="28"/>
          <w:szCs w:val="28"/>
          <w:lang w:val="en-PH"/>
        </w:rPr>
      </w:pPr>
    </w:p>
    <w:p w14:paraId="1219AC6D"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14.1 The Commission shall establish a Reference Gas Price for Indigenous Natural Gas based on:</w:t>
      </w:r>
    </w:p>
    <w:p w14:paraId="7DF893E8" w14:textId="77777777" w:rsidR="008E1161" w:rsidRPr="008E1161" w:rsidRDefault="008E1161" w:rsidP="008E1161">
      <w:pPr>
        <w:ind w:firstLine="720"/>
        <w:jc w:val="both"/>
        <w:rPr>
          <w:rFonts w:ascii="Georgia" w:eastAsia="Georgia" w:hAnsi="Georgia" w:cs="Georgia"/>
          <w:sz w:val="28"/>
          <w:szCs w:val="28"/>
          <w:lang w:val="en-PH"/>
        </w:rPr>
      </w:pPr>
    </w:p>
    <w:p w14:paraId="444F21F8"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(a) The most recent verified contract price per MMBtu under existing </w:t>
      </w:r>
      <w:commentRangeStart w:id="618"/>
      <w:commentRangeStart w:id="2507"/>
      <w:r>
        <w:rPr>
          <w:rFonts w:ascii="Georgia" w:eastAsia="Georgia" w:hAnsi="Georgia" w:cs="Georgia"/>
          <w:sz w:val="28"/>
          <w:szCs w:val="28"/>
          <w:lang w:val="en-PH"/>
        </w:rPr>
        <w:t xml:space="preserve">Gas Sale and Purchase Agreements </w:t>
      </w:r>
      <w:commentRangeEnd w:id="2507"/>
      <w:commentRangeEnd w:id="618"/>
      <w:r w:rsidR="00026532">
        <w:rPr>
          <w:rStyle w:val="CommentReference"/>
          <w:rFonts w:ascii="Georgia" w:eastAsia="Georgia" w:hAnsi="Georgia" w:cs="Georgia"/>
          <w:sz w:val="28"/>
          <w:szCs w:val="28"/>
          <w:lang w:val="en-PH"/>
        </w:rPr>
        <w:commentReference w:id="618"/>
      </w:r>
      <w:r>
        <w:rPr>
          <w:rStyle w:val="CommentReference"/>
        </w:rPr>
        <w:commentReference w:id="2507"/>
      </w:r>
      <w:r>
        <w:rPr>
          <w:rFonts w:ascii="Georgia" w:eastAsia="Georgia" w:hAnsi="Georgia" w:cs="Georgia"/>
          <w:sz w:val="28"/>
          <w:szCs w:val="28"/>
          <w:lang w:val="en-PH"/>
        </w:rPr>
        <w:t>between domestic gas producers and power generators, as reported to and audited by the Commission or the DOE;</w:t>
      </w:r>
    </w:p>
    <w:p w14:paraId="2AD6F625" w14:textId="77777777" w:rsidR="008E1161" w:rsidRPr="008E1161" w:rsidRDefault="008E1161" w:rsidP="00915078">
      <w:pPr>
        <w:ind w:left="993" w:hanging="426"/>
        <w:jc w:val="both"/>
        <w:rPr>
          <w:rFonts w:ascii="Georgia" w:eastAsia="Georgia" w:hAnsi="Georgia" w:cs="Georgia"/>
          <w:sz w:val="28"/>
          <w:szCs w:val="28"/>
          <w:lang w:val="en-PH"/>
        </w:rPr>
      </w:pPr>
    </w:p>
    <w:p w14:paraId="13ADB51F"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(b) Any indigenous gas price determination issued by the DOE or the relevant Service Contract authority;</w:t>
      </w:r>
    </w:p>
    <w:p w14:paraId="0A0A2B46" w14:textId="77777777" w:rsidR="008E1161" w:rsidRPr="008E1161" w:rsidRDefault="008E1161" w:rsidP="00915078">
      <w:pPr>
        <w:ind w:left="993" w:hanging="426"/>
        <w:jc w:val="both"/>
        <w:rPr>
          <w:rFonts w:ascii="Georgia" w:eastAsia="Georgia" w:hAnsi="Georgia" w:cs="Georgia"/>
          <w:sz w:val="28"/>
          <w:szCs w:val="28"/>
          <w:lang w:val="en-PH"/>
        </w:rPr>
      </w:pPr>
    </w:p>
    <w:p w14:paraId="432ADB12"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(c) The netback value of natural gas to the Philippine upstream producer, </w:t>
      </w:r>
      <w:del w:id="619" w:author="Claude" w:date="2026-08-25T15:38:00Z">
        <w:r>
          <w:rPr>
            <w:rFonts w:ascii="Georgia" w:eastAsia="Georgia" w:hAnsi="Georgia" w:cs="Georgia"/>
            <w:sz w:val="28"/>
            <w:szCs w:val="28"/>
            <w:highlight w:val="green"/>
            <w:lang w:val="en-PH"/>
          </w:rPr>
          <w:delText>computed as the JKM spot price</w:delText>
        </w:r>
      </w:del>
      <w:ins w:id="620" w:author="Claude" w:date="2026-08-25T15:38:00Z">
        <w:r>
          <w:rPr>
            <w:rFonts w:ascii="Georgia" w:eastAsia="Georgia" w:hAnsi="Georgia" w:cs="Georgia"/>
            <w:sz w:val="28"/>
            <w:szCs w:val="28"/>
            <w:highlight w:val="green"/>
            <w:lang w:val="en-PH"/>
          </w:rPr>
          <w:t>computed as the three (3)-month trailing average JKM price determined under Section 15.1(a)</w:t>
        </w:r>
      </w:ins>
      <w:r>
        <w:rPr>
          <w:rFonts w:ascii="Georgia" w:eastAsia="Georgia" w:hAnsi="Georgia" w:cs="Georgia"/>
          <w:sz w:val="28"/>
          <w:szCs w:val="28"/>
          <w:lang w:val="en-PH"/>
        </w:rPr>
        <w:t xml:space="preserve"> less transportation, liquefaction, and other applicable differentials; and</w:t>
      </w:r>
    </w:p>
    <w:p w14:paraId="5E2315AF" w14:textId="77777777" w:rsidR="008E1161" w:rsidRPr="008E1161" w:rsidRDefault="008E1161" w:rsidP="00915078">
      <w:pPr>
        <w:ind w:left="993" w:hanging="426"/>
        <w:jc w:val="both"/>
        <w:rPr>
          <w:rFonts w:ascii="Georgia" w:eastAsia="Georgia" w:hAnsi="Georgia" w:cs="Georgia"/>
          <w:sz w:val="28"/>
          <w:szCs w:val="28"/>
          <w:lang w:val="en-PH"/>
        </w:rPr>
      </w:pPr>
    </w:p>
    <w:p w14:paraId="0303B3BE"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(d) Such other market benchmarks as the Commission may determine to be representative of the fair market value of Philippine Indigenous Natural Gas.</w:t>
      </w:r>
    </w:p>
    <w:p w14:paraId="40133958" w14:textId="77777777" w:rsidR="008E1161" w:rsidRPr="008E1161" w:rsidRDefault="008E1161" w:rsidP="008E1161">
      <w:pPr>
        <w:ind w:firstLine="720"/>
        <w:jc w:val="both"/>
        <w:rPr>
          <w:rFonts w:ascii="Georgia" w:eastAsia="Georgia" w:hAnsi="Georgia" w:cs="Georgia"/>
          <w:sz w:val="28"/>
          <w:szCs w:val="28"/>
          <w:lang w:val="en-PH"/>
        </w:rPr>
      </w:pPr>
    </w:p>
    <w:p w14:paraId="3C8BBD16"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lastRenderedPageBreak/>
        <w:t>14.2 The Commission shall set the Reference Gas Price for Indigenous Natural Gas as the average of the benchmarks identified in Section 14.1, or such other weighted value as the Commission deems representative, expressed in USD/MMBtu on a heating value (HHV or LHV as applicable) basis consistent with the Winning Bidder’s GSPA.</w:t>
      </w:r>
      <w:ins w:id="32301" w:author="Claude" w:date="2026-10-19T09:00:00Z">
        <w:r>
          <w:rPr>
            <w:rFonts w:ascii="Georgia" w:eastAsia="Georgia" w:hAnsi="Georgia" w:cs="Georgia"/>
            <w:sz w:val="28"/>
            <w:szCs w:val="28"/>
            <w:highlight w:val="cyan"/>
            <w:lang w:val="en-PH"/>
          </w:rPr>
          <w:t xml:space="preserve"> Provided, That where the Winning Bidder's GSPA has been verified by the DOE-Oil Industry Management Bureau under Section 3.2 of the Terms of Reference, the Commission may adopt the price under that GSPA as the Winning Bidder's Reference Gas Price for Indigenous Natural Gas, subject to the ceiling under Section 14.3.</w:t>
        </w:r>
      </w:ins>
    </w:p>
    <w:p w14:paraId="57E1D6D9" w14:textId="77777777" w:rsidR="008E1161" w:rsidRPr="008E1161" w:rsidRDefault="008E1161" w:rsidP="008E1161">
      <w:pPr>
        <w:ind w:firstLine="720"/>
        <w:jc w:val="both"/>
        <w:rPr>
          <w:rFonts w:ascii="Georgia" w:eastAsia="Georgia" w:hAnsi="Georgia" w:cs="Georgia"/>
          <w:sz w:val="28"/>
          <w:szCs w:val="28"/>
          <w:lang w:val="en-PH"/>
        </w:rPr>
      </w:pPr>
    </w:p>
    <w:p w14:paraId="0DFC2537" w14:textId="77777777" w:rsidR="008E1161" w:rsidRPr="008E1161" w:rsidRDefault="008E1161" w:rsidP="00915078">
      <w:pPr>
        <w:ind w:left="720"/>
        <w:jc w:val="both"/>
        <w:rPr>
          <w:rFonts w:ascii="Georgia" w:eastAsia="Georgia" w:hAnsi="Georgia" w:cs="Georgia"/>
          <w:sz w:val="28"/>
          <w:szCs w:val="28"/>
          <w:lang w:val="en-PH"/>
        </w:rPr>
      </w:pPr>
      <w:commentRangeStart w:id="621"/>
      <w:r>
        <w:rPr>
          <w:rFonts w:ascii="Georgia" w:eastAsia="Georgia" w:hAnsi="Georgia" w:cs="Georgia"/>
          <w:sz w:val="28"/>
          <w:szCs w:val="28"/>
          <w:lang w:val="en-PH"/>
        </w:rPr>
        <w:t>14.3 The Reference Gas Price for Indigenous Natural Gas shall not exceed the JKM-equivalent price for LNG delivered in the Philippines</w:t>
      </w:r>
      <w:ins w:id="622" w:author="Claude" w:date="2026-08-25T15:38:00Z">
        <w:r>
          <w:rPr>
            <w:rFonts w:ascii="Georgia" w:eastAsia="Georgia" w:hAnsi="Georgia" w:cs="Georgia"/>
            <w:sz w:val="28"/>
            <w:szCs w:val="28"/>
            <w:highlight w:val="green"/>
            <w:lang w:val="en-PH"/>
          </w:rPr>
          <w:t>, determined on the same three (3)-month trailing average basis as the LNG Reference Gas Price under Section 15.1(a)</w:t>
        </w:r>
      </w:ins>
      <w:r>
        <w:rPr>
          <w:rFonts w:ascii="Georgia" w:eastAsia="Georgia" w:hAnsi="Georgia" w:cs="Georgia"/>
          <w:sz w:val="28"/>
          <w:szCs w:val="28"/>
          <w:lang w:val="en-PH"/>
        </w:rPr>
        <w:t>, to ensure that indigenous gas is not priced above its import parity.</w:t>
      </w:r>
      <w:commentRangeEnd w:id="621"/>
      <w:r>
        <w:rPr>
          <w:rStyle w:val="CommentReference"/>
          <w:rFonts w:ascii="Georgia" w:hAnsi="Georgia"/>
          <w:sz w:val="28"/>
          <w:szCs w:val="24"/>
        </w:rPr>
        <w:commentReference w:id="621"/>
      </w:r>
      <w:r>
        <w:rPr>
          <w:rFonts w:ascii="Georgia" w:hAnsi="Georgia"/>
          <w:sz w:val="28"/>
        </w:rPr>
        <w:t xml:space="preserve"> Provided, That the Commission may, upon substantial evidence and after due notice and hearing, adopt a Reference Gas Price for Indigenous Natural Gas that reasonably reflects the actual and prudent cost of production and development, consistent with the policy of prioritizing indigenous natural gas resources under Republic Act No. 12120.</w:t>
      </w:r>
    </w:p>
    <w:p w14:paraId="1D2C756A" w14:textId="77777777" w:rsidR="0008735A" w:rsidRDefault="0008735A">
      <w:pPr>
        <w:jc w:val="both"/>
        <w:rPr>
          <w:rFonts w:ascii="Georgia" w:eastAsia="Georgia" w:hAnsi="Georgia" w:cs="Georgia"/>
          <w:sz w:val="28"/>
          <w:szCs w:val="28"/>
          <w:lang w:val="en-PH"/>
        </w:rPr>
      </w:pPr>
    </w:p>
    <w:p w14:paraId="4DA13375" w14:textId="77777777" w:rsidR="0008735A" w:rsidRDefault="00000000">
      <w:pPr>
        <w:ind w:left="720"/>
        <w:jc w:val="both"/>
        <w:rPr>
          <w:rFonts w:ascii="Georgia" w:eastAsia="Georgia" w:hAnsi="Georgia" w:cs="Georgia"/>
          <w:sz w:val="28"/>
          <w:szCs w:val="28"/>
          <w:lang w:val="en-PH"/>
        </w:rPr>
      </w:pPr>
      <w:commentRangeStart w:id="623"/>
      <w:commentRangeStart w:id="2508"/>
      <w:commentRangeStart w:id="624"/>
      <w:ins w:id="625" w:author="Claude" w:date="2026-08-31T15:00:00Z">
        <w:r>
          <w:rPr>
            <w:rFonts w:ascii="Georgia" w:eastAsia="Georgia" w:hAnsi="Georgia" w:cs="Georgia"/>
            <w:b/>
            <w:bCs/>
            <w:sz w:val="28"/>
            <w:szCs w:val="28"/>
            <w:highlight w:val="green"/>
            <w:lang w:val="en-PH"/>
          </w:rPr>
          <w:t xml:space="preserve">14.4 </w:t>
        </w:r>
        <w:del w:id="32302" w:author="Claude" w:date="2026-10-19T09:00:00Z">
          <w:r>
            <w:rPr>
              <w:rFonts w:ascii="Georgia" w:eastAsia="Georgia" w:hAnsi="Georgia" w:cs="Georgia"/>
              <w:b/>
              <w:bCs/>
              <w:sz w:val="28"/>
              <w:szCs w:val="28"/>
              <w:highlight w:val="cyan"/>
              <w:lang w:val="en-PH"/>
            </w:rPr>
            <w:delText xml:space="preserve">Long-Term Supply Requirement.</w:delText>
          </w:r>
        </w:del>
        <w:del w:id="32303" w:author="Claude" w:date="2026-10-19T09:00:00Z">
          <w:r>
            <w:rPr>
              <w:rFonts w:ascii="Georgia" w:eastAsia="Georgia" w:hAnsi="Georgia" w:cs="Georgia"/>
              <w:sz w:val="28"/>
              <w:szCs w:val="28"/>
              <w:highlight w:val="cyan"/>
              <w:lang w:val="en-PH"/>
            </w:rPr>
            <w:delText xml:space="preserve"> A Winning Bidder proposing to source Indigenous Natural Gas shall, within the period prescribed in Annex “A,” secure a Gas Sale and Purchase Agreement with a price that is fixed, or fixed by contractual formula, covering not less than the share of the Facility’s expected annual gas offtake at the Reference Net Capacity Factor prescribed in Annex “A,” for a term of not less than the period prescribed in Annex “A” </w:delText>
          </w:r>
        </w:del>
        <w:del w:id="626" w:author="Claude" w:date="2026-10-08T09:00:00Z">
          <w:r>
            <w:rPr>
              <w:rFonts w:ascii="Georgia" w:eastAsia="Georgia" w:hAnsi="Georgia" w:cs="Georgia"/>
              <w:sz w:val="28"/>
              <w:szCs w:val="28"/>
              <w:highlight w:val="green"/>
              <w:lang w:val="en-PH"/>
            </w:rPr>
            <w:delText>or the remainder of the Operating Period, whichever is shorter.</w:delText>
          </w:r>
        </w:del>
      </w:ins>
      <w:commentRangeStart w:id="627"/>
      <w:ins w:id="628" w:author="Claude" w:date="2026-10-08T09:00:00Z">
        <w:del w:id="32304" w:author="Claude" w:date="2026-10-19T09:00:00Z">
          <w:r>
            <w:rPr>
              <w:rFonts w:ascii="Georgia" w:eastAsia="Georgia" w:hAnsi="Georgia" w:cs="Georgia"/>
              <w:sz w:val="28"/>
              <w:szCs w:val="28"/>
              <w:highlight w:val="cyan"/>
              <w:lang w:val="en-PH"/>
            </w:rPr>
            <w:delText>or the remainder of the Supply Delivery Period, whichever is shorter.</w:delText>
          </w:r>
        </w:del>
      </w:ins>
      <w:ins w:id="32305" w:author="Claude" w:date="2026-10-19T09:00:00Z">
        <w:r>
          <w:rPr>
            <w:rFonts w:ascii="Georgia" w:eastAsia="Georgia" w:hAnsi="Georgia" w:cs="Georgia"/>
            <w:b/>
            <w:bCs/>
            <w:sz w:val="28"/>
            <w:szCs w:val="28"/>
            <w:highlight w:val="cyan"/>
            <w:lang w:val="en-PH"/>
          </w:rPr>
          <w:t xml:space="preserve">Gas Supply Arrangements. The Commission shall not prescribe the fuel source, supplier, or contract structure of a Winning Bidder, which remain governed by its declared Fuel Source Category under the Terms of Reference. A Winning Bidder sourcing Indigenous Natural Gas shall submit to the Commission its Gas Sale and Purchase Agreement, and any amendment thereto, for purposes of the benchmarking, verification, and Fuel Cost Pass-Through treatment under this Rule.</w:t>
        </w:r>
      </w:ins>
      <w:commentRangeEnd w:id="627"/>
      <w:r>
        <w:rPr>
          <w:rStyle w:val="CommentReference"/>
          <w:rFonts w:ascii="Georgia" w:eastAsia="Georgia" w:hAnsi="Georgia" w:cs="Georgia"/>
          <w:sz w:val="28"/>
          <w:szCs w:val="28"/>
          <w:lang w:val="en-PH"/>
        </w:rPr>
        <w:commentReference w:id="627"/>
      </w:r>
      <w:commentRangeEnd w:id="624"/>
      <w:r>
        <w:rPr>
          <w:rStyle w:val="CommentReference"/>
          <w:rFonts w:ascii="Georgia" w:eastAsia="Georgia" w:hAnsi="Georgia" w:cs="Georgia"/>
          <w:sz w:val="28"/>
          <w:szCs w:val="28"/>
          <w:lang w:val="en-PH"/>
        </w:rPr>
        <w:commentReference w:id="624"/>
      </w:r>
      <w:commentRangeEnd w:id="2508"/>
      <w:commentRangeEnd w:id="623"/>
      <w:r w:rsidR="00A362D9">
        <w:rPr>
          <w:rStyle w:val="CommentReference"/>
          <w:rFonts w:ascii="Georgia" w:eastAsia="Georgia" w:hAnsi="Georgia" w:cs="Georgia"/>
          <w:sz w:val="28"/>
          <w:szCs w:val="28"/>
          <w:lang w:val="en-PH"/>
        </w:rPr>
        <w:commentReference w:id="623"/>
      </w:r>
      <w:r>
        <w:rPr>
          <w:rStyle w:val="CommentReference"/>
        </w:rPr>
        <w:commentReference w:id="2508"/>
      </w:r>
    </w:p>
    <w:p w14:paraId="3C3FE213" w14:textId="77777777" w:rsidR="008E1161" w:rsidRPr="008E1161" w:rsidRDefault="008E1161" w:rsidP="008E1161">
      <w:pPr>
        <w:ind w:firstLine="720"/>
        <w:jc w:val="both"/>
        <w:rPr>
          <w:rFonts w:ascii="Georgia" w:eastAsia="Georgia" w:hAnsi="Georgia" w:cs="Georgia"/>
          <w:sz w:val="28"/>
          <w:szCs w:val="28"/>
          <w:lang w:val="en-PH"/>
        </w:rPr>
      </w:pPr>
    </w:p>
    <w:p w14:paraId="79D0D32F"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15. Reference Gas Price for Imported LNG.</w:t>
      </w:r>
      <w:r>
        <w:rPr>
          <w:rFonts w:ascii="Georgia" w:eastAsia="Georgia" w:hAnsi="Georgia" w:cs="Georgia"/>
          <w:sz w:val="28"/>
          <w:szCs w:val="28"/>
          <w:lang w:val="en-PH"/>
        </w:rPr>
        <w:t xml:space="preserve"> Where a Winning Bidder sources natural gas through the importation of Liquefied Natural Gas (LNG), the Reference Gas Price shall be determined as follows:</w:t>
      </w:r>
    </w:p>
    <w:p w14:paraId="5B429B92" w14:textId="77777777" w:rsidR="008E1161" w:rsidRPr="008E1161" w:rsidRDefault="008E1161" w:rsidP="008E1161">
      <w:pPr>
        <w:ind w:firstLine="720"/>
        <w:jc w:val="both"/>
        <w:rPr>
          <w:rFonts w:ascii="Georgia" w:eastAsia="Georgia" w:hAnsi="Georgia" w:cs="Georgia"/>
          <w:sz w:val="28"/>
          <w:szCs w:val="28"/>
          <w:lang w:val="en-PH"/>
        </w:rPr>
      </w:pPr>
    </w:p>
    <w:p w14:paraId="255726A7"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15.1 The Commission shall establish an LNG Reference Gas Price based on:</w:t>
      </w:r>
    </w:p>
    <w:p w14:paraId="1B729CC0" w14:textId="77777777" w:rsidR="008E1161" w:rsidRPr="008E1161" w:rsidRDefault="008E1161" w:rsidP="008E1161">
      <w:pPr>
        <w:ind w:firstLine="720"/>
        <w:jc w:val="both"/>
        <w:rPr>
          <w:rFonts w:ascii="Georgia" w:eastAsia="Georgia" w:hAnsi="Georgia" w:cs="Georgia"/>
          <w:sz w:val="28"/>
          <w:szCs w:val="28"/>
          <w:lang w:val="en-PH"/>
        </w:rPr>
      </w:pPr>
    </w:p>
    <w:p w14:paraId="16F4418D"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(a) Spot LNG Benchmark: The three (3)-month trailing average of the Japan/Korea Marker (JKM) spot price for LNG, as published by S&amp;P Global Platts (or its recognized successor), at the time of each monthly Fuel Cost Pass-Through application;</w:t>
      </w:r>
    </w:p>
    <w:p w14:paraId="338382DC" w14:textId="77777777" w:rsidR="008E1161" w:rsidRPr="008E1161" w:rsidRDefault="008E1161" w:rsidP="00915078">
      <w:pPr>
        <w:ind w:left="993" w:hanging="426"/>
        <w:jc w:val="both"/>
        <w:rPr>
          <w:rFonts w:ascii="Georgia" w:eastAsia="Georgia" w:hAnsi="Georgia" w:cs="Georgia"/>
          <w:sz w:val="28"/>
          <w:szCs w:val="28"/>
          <w:lang w:val="en-PH"/>
        </w:rPr>
      </w:pPr>
    </w:p>
    <w:p w14:paraId="573FF415"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(b) Alternative International Benchmark: The Commission may include Henry Hub Natural Gas Futures Prices (NYMEX) or Title Transfer Facility (TTF) European gas hub prices, appropriately adjusted for Asia-Pacific regional differentials and Philippine import logistics, as supplementary benchmarks for periods of abnormal JKM price volatility or data unavailability;</w:t>
      </w:r>
    </w:p>
    <w:p w14:paraId="4B83B261" w14:textId="77777777" w:rsidR="008E1161" w:rsidRPr="008E1161" w:rsidRDefault="008E1161" w:rsidP="00915078">
      <w:pPr>
        <w:ind w:left="993" w:hanging="426"/>
        <w:jc w:val="both"/>
        <w:rPr>
          <w:rFonts w:ascii="Georgia" w:eastAsia="Georgia" w:hAnsi="Georgia" w:cs="Georgia"/>
          <w:sz w:val="28"/>
          <w:szCs w:val="28"/>
          <w:lang w:val="en-PH"/>
        </w:rPr>
      </w:pPr>
    </w:p>
    <w:p w14:paraId="165F0A88"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(c) Long-Term Contract Equivalent: For Winning Bidders procuring LNG under long-term sale and purchase agreements, the Commission shall compare the contract price against the applicable </w:t>
      </w:r>
      <w:r>
        <w:rPr>
          <w:rFonts w:ascii="Georgia" w:eastAsia="Georgia" w:hAnsi="Georgia" w:cs="Georgia"/>
          <w:sz w:val="28"/>
          <w:szCs w:val="28"/>
          <w:lang w:val="en-PH"/>
        </w:rPr>
        <w:lastRenderedPageBreak/>
        <w:t>spot benchmark and may allow the use of the long-term contract price where it results in lower landed cost</w:t>
      </w:r>
      <w:del w:id="629" w:author="Claude" w:date="2026-10-13T09:00:00Z">
        <w:r>
          <w:rPr>
            <w:rFonts w:ascii="Georgia" w:eastAsia="Georgia" w:hAnsi="Georgia" w:cs="Georgia"/>
            <w:sz w:val="28"/>
            <w:szCs w:val="28"/>
            <w:highlight w:val="green"/>
            <w:lang w:val="en-PH"/>
          </w:rPr>
          <w:delText>.</w:delText>
        </w:r>
      </w:del>
      <w:commentRangeStart w:id="630"/>
      <w:ins w:id="631" w:author="Claude" w:date="2026-10-13T09:00:00Z">
        <w:r>
          <w:rPr>
            <w:rFonts w:ascii="Georgia" w:eastAsia="Georgia" w:hAnsi="Georgia" w:cs="Georgia"/>
            <w:sz w:val="28"/>
            <w:szCs w:val="28"/>
            <w:highlight w:val="green"/>
            <w:lang w:val="en-PH"/>
          </w:rPr>
          <w:t>;</w:t>
        </w:r>
      </w:ins>
      <w:commentRangeEnd w:id="630"/>
      <w:r w:rsidRPr="008E1161">
        <w:rPr>
          <w:rStyle w:val="CommentReference"/>
          <w:rFonts w:ascii="Georgia" w:eastAsia="Georgia" w:hAnsi="Georgia" w:cs="Georgia"/>
          <w:sz w:val="28"/>
          <w:szCs w:val="28"/>
          <w:lang w:val="en-PH"/>
        </w:rPr>
        <w:commentReference w:id="630"/>
      </w:r>
    </w:p>
    <w:p w14:paraId="5723CE55" w14:textId="77777777" w:rsidR="008E1161" w:rsidRPr="008E1161" w:rsidRDefault="008E1161" w:rsidP="00915078">
      <w:pPr>
        <w:ind w:left="1134" w:hanging="414"/>
        <w:jc w:val="both"/>
        <w:rPr>
          <w:rFonts w:ascii="Georgia" w:eastAsia="Georgia" w:hAnsi="Georgia" w:cs="Georgia"/>
          <w:sz w:val="28"/>
          <w:szCs w:val="28"/>
          <w:lang w:val="en-PH"/>
        </w:rPr>
      </w:pPr>
      <w:commentRangeStart w:id="632"/>
      <w:ins w:id="633" w:author="Claude" w:date="2026-08-25T23:54:00Z">
        <w:r>
          <w:rPr>
            <w:rFonts w:ascii="Georgia" w:eastAsia="Georgia" w:hAnsi="Georgia" w:cs="Georgia"/>
            <w:sz w:val="28"/>
            <w:szCs w:val="28"/>
            <w:highlight w:val="green"/>
            <w:lang w:val="en-PH"/>
          </w:rPr>
          <w:t xml:space="preserve">(d) Oil-Linked (Brent Slope) Pricing: For long-term sale and purchase agreements priced by reference to crude oil rather than to LNG spot indices, the contract price for purposes of the Long-Term Contract Equivalent comparison under paragraph (c) above may be expressed using the standard oil-linkage formula, LNG Price = Slope (%) x Dated Brent Crude Oil Price + Constant, where the Slope and Constant are as stipulated in the </w:t>
        </w:r>
        <w:del w:id="634" w:author="Claude" w:date="2026-10-08T09:00:00Z">
          <w:r>
            <w:rPr>
              <w:rFonts w:ascii="Georgia" w:eastAsia="Georgia" w:hAnsi="Georgia" w:cs="Georgia"/>
              <w:sz w:val="28"/>
              <w:szCs w:val="28"/>
              <w:highlight w:val="green"/>
              <w:lang w:val="en-PH"/>
            </w:rPr>
            <w:delText>Winning Bidder's Gas Supply and Purchase Agreement (GSPA)</w:delText>
          </w:r>
        </w:del>
      </w:ins>
      <w:commentRangeStart w:id="635"/>
      <w:ins w:id="636" w:author="Claude" w:date="2026-10-08T09:00:00Z">
        <w:r>
          <w:rPr>
            <w:rFonts w:ascii="Georgia" w:eastAsia="Georgia" w:hAnsi="Georgia" w:cs="Georgia"/>
            <w:sz w:val="28"/>
            <w:szCs w:val="28"/>
            <w:highlight w:val="green"/>
            <w:lang w:val="en-PH"/>
          </w:rPr>
          <w:t>Winning Bidder's long-term LNG sale and purchase agreement</w:t>
        </w:r>
      </w:ins>
      <w:commentRangeEnd w:id="635"/>
      <w:r>
        <w:rPr>
          <w:rStyle w:val="CommentReference"/>
          <w:rFonts w:ascii="Georgia" w:eastAsia="Georgia" w:hAnsi="Georgia" w:cs="Georgia"/>
          <w:sz w:val="28"/>
          <w:szCs w:val="28"/>
          <w:highlight w:val="green"/>
          <w:lang w:val="en-PH"/>
        </w:rPr>
        <w:commentReference w:id="635"/>
      </w:r>
      <w:ins w:id="637" w:author="Claude" w:date="2026-08-25T23:54:00Z">
        <w:r>
          <w:rPr>
            <w:rFonts w:ascii="Georgia" w:eastAsia="Georgia" w:hAnsi="Georgia" w:cs="Georgia"/>
            <w:sz w:val="28"/>
            <w:szCs w:val="28"/>
            <w:highlight w:val="green"/>
            <w:lang w:val="en-PH"/>
          </w:rPr>
          <w:t>, subject to the Slope falling within a range to be determined by the Commission consistent with prevailing international long-term LNG contracting practice, and to the same spot-benchmark comparison and audit under paragraph (c) and Rule 4 of these Rules.</w:t>
        </w:r>
        <w:commentRangeEnd w:id="632"/>
        <w:r w:rsidRPr="008E1161">
          <w:rPr>
            <w:rStyle w:val="CommentReference"/>
            <w:rFonts w:ascii="Georgia" w:eastAsia="Georgia" w:hAnsi="Georgia" w:cs="Georgia"/>
            <w:sz w:val="28"/>
            <w:szCs w:val="28"/>
            <w:lang w:val="en-PH"/>
          </w:rPr>
          <w:commentReference w:id="632"/>
        </w:r>
      </w:ins>
    </w:p>
    <w:p w14:paraId="13AF854C" w14:textId="77777777" w:rsidR="008E1161" w:rsidRPr="008E1161" w:rsidRDefault="008E1161" w:rsidP="008E1161">
      <w:pPr>
        <w:ind w:firstLine="720"/>
        <w:jc w:val="both"/>
        <w:rPr>
          <w:rFonts w:ascii="Georgia" w:eastAsia="Georgia" w:hAnsi="Georgia" w:cs="Georgia"/>
          <w:sz w:val="28"/>
          <w:szCs w:val="28"/>
          <w:lang w:val="en-PH"/>
        </w:rPr>
      </w:pPr>
    </w:p>
    <w:p w14:paraId="4F997619"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15.2 The Reference Gas Price for Imported LNG shall reflect the DES (Delivered Ex-Ship) or the FOB (Free on Board) price at the applicable delivery point, exclusive of regasification, storage, and local transportation costs, which are treated as add-on costs subject to the caps under Section 17.</w:t>
      </w:r>
    </w:p>
    <w:p w14:paraId="4D546D7B" w14:textId="77777777" w:rsidR="008E1161" w:rsidRPr="008E1161" w:rsidRDefault="008E1161" w:rsidP="008E1161">
      <w:pPr>
        <w:ind w:firstLine="720"/>
        <w:jc w:val="both"/>
        <w:rPr>
          <w:rFonts w:ascii="Georgia" w:eastAsia="Georgia" w:hAnsi="Georgia" w:cs="Georgia"/>
          <w:sz w:val="28"/>
          <w:szCs w:val="28"/>
          <w:lang w:val="en-PH"/>
        </w:rPr>
      </w:pPr>
    </w:p>
    <w:p w14:paraId="3AF8DDB4" w14:textId="77777777" w:rsidR="008E1161" w:rsidRPr="008E1161" w:rsidRDefault="008E1161" w:rsidP="00915078">
      <w:pPr>
        <w:ind w:left="720"/>
        <w:jc w:val="both"/>
        <w:rPr>
          <w:rFonts w:ascii="Georgia" w:eastAsia="Georgia" w:hAnsi="Georgia" w:cs="Georgia"/>
          <w:sz w:val="28"/>
          <w:szCs w:val="28"/>
          <w:lang w:val="en-PH"/>
        </w:rPr>
      </w:pPr>
      <w:r>
        <w:rPr>
          <w:rFonts w:ascii="Georgia" w:eastAsia="Georgia" w:hAnsi="Georgia" w:cs="Georgia"/>
          <w:sz w:val="28"/>
          <w:szCs w:val="28"/>
          <w:lang w:val="en-PH"/>
        </w:rPr>
        <w:t xml:space="preserve">15.3 The Commission shall </w:t>
      </w:r>
      <w:commentRangeStart w:id="638"/>
      <w:commentRangeStart w:id="2509"/>
      <w:r>
        <w:rPr>
          <w:rFonts w:ascii="Georgia" w:eastAsia="Georgia" w:hAnsi="Georgia" w:cs="Georgia"/>
          <w:sz w:val="28"/>
          <w:szCs w:val="28"/>
          <w:lang w:val="en-PH"/>
        </w:rPr>
        <w:t xml:space="preserve">publish</w:t>
      </w:r>
      <w:ins w:id="32313" w:author="Claude" w:date="2026-10-19T09:00:00Z">
        <w:r>
          <w:rPr>
            <w:rFonts w:ascii="Georgia" w:eastAsia="Georgia" w:hAnsi="Georgia" w:cs="Georgia"/>
            <w:sz w:val="28"/>
            <w:szCs w:val="28"/>
            <w:highlight w:val="cyan"/>
            <w:lang w:val="en-PH"/>
          </w:rPr>
          <w:t xml:space="preserve"> on its official website</w:t>
        </w:r>
      </w:ins>
      <w:r>
        <w:rPr>
          <w:rFonts w:ascii="Georgia" w:eastAsia="Georgia" w:hAnsi="Georgia" w:cs="Georgia"/>
          <w:sz w:val="28"/>
          <w:szCs w:val="28"/>
          <w:lang w:val="en-PH"/>
        </w:rPr>
        <w:t xml:space="preserve"> the prevailing LNG Reference </w:t>
      </w:r>
      <w:commentRangeEnd w:id="2509"/>
      <w:commentRangeEnd w:id="638"/>
      <w:r w:rsidR="00A362D9">
        <w:rPr>
          <w:rStyle w:val="CommentReference"/>
          <w:rFonts w:ascii="Georgia" w:eastAsia="Georgia" w:hAnsi="Georgia" w:cs="Georgia"/>
          <w:sz w:val="28"/>
          <w:szCs w:val="28"/>
          <w:lang w:val="en-PH"/>
        </w:rPr>
        <w:commentReference w:id="638"/>
      </w:r>
      <w:r>
        <w:rPr>
          <w:rStyle w:val="CommentReference"/>
        </w:rPr>
        <w:commentReference w:id="2509"/>
      </w:r>
      <w:r>
        <w:rPr>
          <w:rFonts w:ascii="Georgia" w:eastAsia="Georgia" w:hAnsi="Georgia" w:cs="Georgia"/>
          <w:sz w:val="28"/>
          <w:szCs w:val="28"/>
          <w:lang w:val="en-PH"/>
        </w:rPr>
        <w:t>Gas Price on a monthly basis based on trailing market indices, for use in the monthly FCPT adjustment mechanism.</w:t>
      </w:r>
    </w:p>
    <w:p w14:paraId="785E09F2" w14:textId="77777777" w:rsidR="0008735A" w:rsidRDefault="0008735A">
      <w:pPr>
        <w:jc w:val="both"/>
        <w:rPr>
          <w:rFonts w:ascii="Georgia" w:eastAsia="Georgia" w:hAnsi="Georgia" w:cs="Georgia"/>
          <w:sz w:val="28"/>
          <w:szCs w:val="28"/>
          <w:lang w:val="en-PH"/>
        </w:rPr>
      </w:pPr>
    </w:p>
    <w:p w14:paraId="4AB074A9" w14:textId="77777777" w:rsidR="0008735A" w:rsidRDefault="00000000">
      <w:pPr>
        <w:ind w:left="720"/>
        <w:jc w:val="both"/>
        <w:rPr>
          <w:rFonts w:ascii="Georgia" w:eastAsia="Georgia" w:hAnsi="Georgia" w:cs="Georgia"/>
          <w:sz w:val="28"/>
          <w:szCs w:val="28"/>
          <w:lang w:val="en-PH"/>
        </w:rPr>
      </w:pPr>
      <w:commentRangeStart w:id="639"/>
      <w:ins w:id="640" w:author="Claude" w:date="2026-08-31T16:02:00Z">
        <w:r>
          <w:rPr>
            <w:rFonts w:ascii="Georgia" w:eastAsia="Georgia" w:hAnsi="Georgia" w:cs="Georgia"/>
            <w:b/>
            <w:bCs/>
            <w:sz w:val="28"/>
            <w:szCs w:val="28"/>
            <w:highlight w:val="green"/>
            <w:lang w:val="en-PH"/>
          </w:rPr>
          <w:t xml:space="preserve">15.4 </w:t>
        </w:r>
        <w:del w:id="32306" w:author="Claude" w:date="2026-10-19T09:00:00Z">
          <w:r>
            <w:rPr>
              <w:rFonts w:ascii="Georgia" w:eastAsia="Georgia" w:hAnsi="Georgia" w:cs="Georgia"/>
              <w:b/>
              <w:bCs/>
              <w:sz w:val="28"/>
              <w:szCs w:val="28"/>
              <w:highlight w:val="cyan"/>
              <w:lang w:val="en-PH"/>
            </w:rPr>
            <w:delText xml:space="preserve">Long-Term Supply Requirement for Imported LNG.</w:delText>
          </w:r>
        </w:del>
        <w:del w:id="32307" w:author="Claude" w:date="2026-10-19T09:00:00Z">
          <w:r>
            <w:rPr>
              <w:rFonts w:ascii="Georgia" w:eastAsia="Georgia" w:hAnsi="Georgia" w:cs="Georgia"/>
              <w:sz w:val="28"/>
              <w:szCs w:val="28"/>
              <w:highlight w:val="cyan"/>
              <w:lang w:val="en-PH"/>
            </w:rPr>
            <w:delText xml:space="preserve"> A Winning Bidder </w:delText>
          </w:r>
        </w:del>
        <w:commentRangeStart w:id="641"/>
        <w:commentRangeStart w:id="2510"/>
        <w:del w:id="32308" w:author="Claude" w:date="2026-10-19T09:00:00Z">
          <w:r>
            <w:rPr>
              <w:rFonts w:ascii="Georgia" w:eastAsia="Georgia" w:hAnsi="Georgia" w:cs="Georgia"/>
              <w:sz w:val="28"/>
              <w:szCs w:val="28"/>
              <w:highlight w:val="cyan"/>
              <w:lang w:val="en-PH"/>
            </w:rPr>
            <w:delText>proposing to source Imported LNG shall</w:delText>
          </w:r>
        </w:del>
      </w:ins>
      <w:commentRangeEnd w:id="2510"/>
      <w:commentRangeEnd w:id="641"/>
      <w:r w:rsidR="00A362D9">
        <w:rPr>
          <w:rStyle w:val="CommentReference"/>
          <w:rFonts w:ascii="Georgia" w:eastAsia="Georgia" w:hAnsi="Georgia" w:cs="Georgia"/>
          <w:sz w:val="28"/>
          <w:szCs w:val="28"/>
          <w:highlight w:val="green"/>
          <w:lang w:val="en-PH"/>
        </w:rPr>
        <w:commentReference w:id="641"/>
      </w:r>
      <w:r>
        <w:rPr>
          <w:rStyle w:val="CommentReference"/>
        </w:rPr>
        <w:commentReference w:id="2510"/>
      </w:r>
      <w:ins w:id="642" w:author="Claude" w:date="2026-08-31T16:02:00Z">
        <w:del w:id="32309" w:author="Claude" w:date="2026-10-19T09:00:00Z">
          <w:r>
            <w:rPr>
              <w:rFonts w:ascii="Georgia" w:eastAsia="Georgia" w:hAnsi="Georgia" w:cs="Georgia"/>
              <w:sz w:val="28"/>
              <w:szCs w:val="28"/>
              <w:highlight w:val="cyan"/>
              <w:lang w:val="en-PH"/>
            </w:rPr>
            <w:delText xml:space="preserve">, within the period prescribed in Annex “A,” secure a long-term liquefied natural gas sale and purchase agreement, or other long-term supply or hedging arrangement, covering not less than the share of the Facility’s expected annual gas offtake at the Reference Net Capacity Factor prescribed in Annex “A,” for a term of not less than the period prescribed in Annex “A” </w:delText>
          </w:r>
        </w:del>
        <w:del w:id="643" w:author="Claude" w:date="2026-10-08T09:00:00Z">
          <w:r>
            <w:rPr>
              <w:rFonts w:ascii="Georgia" w:eastAsia="Georgia" w:hAnsi="Georgia" w:cs="Georgia"/>
              <w:sz w:val="28"/>
              <w:szCs w:val="28"/>
              <w:highlight w:val="green"/>
              <w:lang w:val="en-PH"/>
            </w:rPr>
            <w:delText>or the remainder of the Operating Period, whichever is shorter;</w:delText>
          </w:r>
        </w:del>
      </w:ins>
      <w:ins w:id="644" w:author="Claude" w:date="2026-10-08T09:00:00Z">
        <w:del w:id="32310" w:author="Claude" w:date="2026-10-19T09:00:00Z">
          <w:r>
            <w:rPr>
              <w:rFonts w:ascii="Georgia" w:eastAsia="Georgia" w:hAnsi="Georgia" w:cs="Georgia"/>
              <w:sz w:val="28"/>
              <w:szCs w:val="28"/>
              <w:highlight w:val="cyan"/>
              <w:lang w:val="en-PH"/>
            </w:rPr>
            <w:delText>or the remainder of the Supply Delivery Period, whichever is shorter;</w:delText>
          </w:r>
        </w:del>
      </w:ins>
      <w:ins w:id="645" w:author="Claude" w:date="2026-08-31T16:02:00Z">
        <w:del w:id="32311" w:author="Claude" w:date="2026-10-19T09:00:00Z">
          <w:r>
            <w:rPr>
              <w:rFonts w:ascii="Georgia" w:eastAsia="Georgia" w:hAnsi="Georgia" w:cs="Georgia"/>
              <w:sz w:val="28"/>
              <w:szCs w:val="28"/>
              <w:highlight w:val="cyan"/>
              <w:lang w:val="en-PH"/>
            </w:rPr>
            <w:delText xml:space="preserve"> Provided, that the pricing terms of any such agreement or arrangement shall remain subject to the benchmarking, verification, and Fuel Cost Pass-Through treatment otherwise applicable under this Rule.</w:delText>
          </w:r>
        </w:del>
      </w:ins>
      <w:ins w:id="32312" w:author="Claude" w:date="2026-10-19T09:00:00Z">
        <w:r>
          <w:rPr>
            <w:rFonts w:ascii="Georgia" w:eastAsia="Georgia" w:hAnsi="Georgia" w:cs="Georgia"/>
            <w:b/>
            <w:bCs/>
            <w:sz w:val="28"/>
            <w:szCs w:val="28"/>
            <w:highlight w:val="cyan"/>
            <w:lang w:val="en-PH"/>
          </w:rPr>
          <w:t xml:space="preserve">LNG Supply Arrangements. Consistent with Section 14.4, a Winning Bidder sourcing Imported LNG shall submit to the Commission its liquefied natural gas sale and purchase agreement, or other supply or hedging arrangement, and any amendment thereto, for purposes of the benchmarking, verification, and Fuel Cost Pass-Through treatment under this Rule.</w:t>
        </w:r>
      </w:ins>
      <w:commentRangeEnd w:id="639"/>
      <w:r>
        <w:rPr>
          <w:rStyle w:val="CommentReference"/>
          <w:rFonts w:ascii="Georgia" w:eastAsia="Georgia" w:hAnsi="Georgia" w:cs="Georgia"/>
          <w:sz w:val="28"/>
          <w:szCs w:val="28"/>
          <w:lang w:val="en-PH"/>
        </w:rPr>
        <w:commentReference w:id="639"/>
      </w:r>
    </w:p>
    <w:p w14:paraId="6E7858E0" w14:textId="77777777" w:rsidR="008E1161" w:rsidRPr="008E1161" w:rsidRDefault="008E1161" w:rsidP="008E1161">
      <w:pPr>
        <w:ind w:firstLine="720"/>
        <w:jc w:val="both"/>
        <w:rPr>
          <w:rFonts w:ascii="Georgia" w:eastAsia="Georgia" w:hAnsi="Georgia" w:cs="Georgia"/>
          <w:sz w:val="28"/>
          <w:szCs w:val="28"/>
          <w:lang w:val="en-PH"/>
        </w:rPr>
      </w:pPr>
    </w:p>
    <w:p w14:paraId="19F66F48"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16. Reference Gas Price for Blended Natural Gas.</w:t>
      </w:r>
      <w:r>
        <w:rPr>
          <w:rFonts w:ascii="Georgia" w:eastAsia="Georgia" w:hAnsi="Georgia" w:cs="Georgia"/>
          <w:sz w:val="28"/>
          <w:szCs w:val="28"/>
          <w:lang w:val="en-PH"/>
        </w:rPr>
        <w:t xml:space="preserve"> Where a Winning Bidder uses a blend of Indigenous Natural Gas and Imported LNG, the Reference Gas Price for Blended Natural Gas shall be the weighted average of the applicable Indigenous Natural Gas Reference Gas Price and the LNG Reference Gas Price, weighted by the volumetric share of each gas source type in the actual monthly gas consumption of the Winning Bidder, as reported and verified under Section 22 of these Rules.</w:t>
      </w:r>
    </w:p>
    <w:p w14:paraId="1E17D1D5" w14:textId="77777777" w:rsidR="008E1161" w:rsidRPr="008E1161" w:rsidRDefault="008E1161" w:rsidP="008E1161">
      <w:pPr>
        <w:ind w:firstLine="720"/>
        <w:jc w:val="both"/>
        <w:rPr>
          <w:rFonts w:ascii="Georgia" w:eastAsia="Georgia" w:hAnsi="Georgia" w:cs="Georgia"/>
          <w:sz w:val="28"/>
          <w:szCs w:val="28"/>
          <w:lang w:val="en-PH"/>
        </w:rPr>
      </w:pPr>
    </w:p>
    <w:p w14:paraId="12D9A675" w14:textId="77777777" w:rsidR="008E1161" w:rsidRPr="008E1161" w:rsidRDefault="008E1161" w:rsidP="00915078">
      <w:pPr>
        <w:jc w:val="both"/>
        <w:rPr>
          <w:rFonts w:ascii="Georgia" w:eastAsia="Georgia" w:hAnsi="Georgia" w:cs="Georgia"/>
          <w:sz w:val="28"/>
          <w:szCs w:val="28"/>
          <w:lang w:val="en-PH"/>
        </w:rPr>
      </w:pPr>
      <w:commentRangeStart w:id="646"/>
      <w:commentRangeStart w:id="647"/>
      <w:commentRangeStart w:id="648"/>
      <w:commentRangeStart w:id="649"/>
      <w:r>
        <w:rPr>
          <w:rFonts w:ascii="Georgia" w:hAnsi="Georgia"/>
          <w:b/>
          <w:bCs/>
          <w:sz w:val="28"/>
        </w:rPr>
        <w:t>Section 17. Allowable Add-On Cost Caps.</w:t>
      </w:r>
      <w:commentRangeEnd w:id="649"/>
      <w:r>
        <w:rPr>
          <w:rStyle w:val="CommentReference"/>
          <w:rFonts w:ascii="Georgia" w:hAnsi="Georgia"/>
          <w:sz w:val="28"/>
          <w:szCs w:val="24"/>
        </w:rPr>
        <w:commentReference w:id="649"/>
      </w:r>
      <w:commentRangeEnd w:id="648"/>
      <w:r>
        <w:rPr>
          <w:rStyle w:val="CommentReference"/>
          <w:rFonts w:ascii="Georgia" w:hAnsi="Georgia"/>
          <w:sz w:val="28"/>
          <w:szCs w:val="24"/>
        </w:rPr>
        <w:commentReference w:id="648"/>
      </w:r>
      <w:commentRangeEnd w:id="647"/>
      <w:r>
        <w:rPr>
          <w:rStyle w:val="CommentReference"/>
          <w:rFonts w:ascii="Georgia" w:hAnsi="Georgia"/>
          <w:sz w:val="28"/>
          <w:szCs w:val="24"/>
        </w:rPr>
        <w:commentReference w:id="647"/>
      </w:r>
      <w:commentRangeEnd w:id="646"/>
      <w:r>
        <w:rPr>
          <w:rStyle w:val="CommentReference"/>
          <w:rFonts w:ascii="Georgia" w:hAnsi="Georgia"/>
          <w:sz w:val="28"/>
          <w:szCs w:val="24"/>
        </w:rPr>
        <w:commentReference w:id="646"/>
      </w:r>
      <w:r>
        <w:rPr>
          <w:rFonts w:ascii="Georgia" w:hAnsi="Georgia"/>
          <w:sz w:val="28"/>
        </w:rPr>
        <w:t xml:space="preserve"> These add-on costs are recognized as Capped Landed Logistics Costs </w:t>
      </w:r>
      <w:del w:id="33643" w:author="Claude" w:date="2026-10-19T09:00:00Z">
        <w:r>
          <w:rPr>
            <w:rFonts w:ascii="Georgia" w:hAnsi="Georgia"/>
            <w:sz w:val="28"/>
            <w:highlight w:val="green"/>
          </w:rPr>
          <w:delText xml:space="preserve">embedded in the GAT Price </w:delText>
        </w:r>
      </w:del>
      <w:del w:id="33644" w:author="Claude" w:date="2026-10-19T09:00:00Z">
        <w:r>
          <w:rPr>
            <w:rFonts w:ascii="Georgia" w:hAnsi="Georgia"/>
            <w:sz w:val="28"/>
            <w:highlight w:val="green"/>
          </w:rPr>
          <w:lastRenderedPageBreak/>
          <w:delText xml:space="preserve">pursuant to Section 8.6 and Section 13.4 of these Rules, subject to the maximum caps set forth herein and to </w:delText>
        </w:r>
      </w:del>
      <w:del w:id="650" w:author="Claude" w:date="2026-10-08T09:00:00Z">
        <w:r>
          <w:rPr>
            <w:rFonts w:ascii="Georgia" w:hAnsi="Georgia"/>
            <w:sz w:val="28"/>
            <w:highlight w:val="green"/>
          </w:rPr>
          <w:delText>periodic Commission audit and true-up under Rule 4</w:delText>
        </w:r>
      </w:del>
      <w:commentRangeStart w:id="651"/>
      <w:ins w:id="652" w:author="Claude" w:date="2026-10-08T09:00:00Z">
        <w:del w:id="33645" w:author="Claude" w:date="2026-10-19T09:00:00Z">
          <w:r>
            <w:rPr>
              <w:rFonts w:ascii="Georgia" w:hAnsi="Georgia"/>
              <w:sz w:val="28"/>
              <w:highlight w:val="green"/>
            </w:rPr>
            <w:delText>periodic Commission audit under Section 25 and the annual reconciliation of Capped Landed Logistics Costs under the Annex on the Settlement Mechanism</w:delText>
          </w:r>
        </w:del>
      </w:ins>
      <w:commentRangeEnd w:id="651"/>
      <w:r>
        <w:rPr>
          <w:rStyle w:val="CommentReference"/>
          <w:rFonts w:ascii="Georgia" w:hAnsi="Georgia"/>
          <w:sz w:val="28"/>
          <w:szCs w:val="24"/>
        </w:rPr>
        <w:commentReference w:id="651"/>
      </w:r>
      <w:del w:id="33646" w:author="Claude" w:date="2026-10-19T09:00:00Z">
        <w:r>
          <w:rPr>
            <w:rFonts w:ascii="Georgia" w:hAnsi="Georgia"/>
            <w:sz w:val="28"/>
            <w:highlight w:val="green"/>
          </w:rPr>
          <w:delText xml:space="preserve">.</w:delText>
        </w:r>
      </w:del>
      <w:ins w:id="33647" w:author="Claude" w:date="2026-10-19T09:00:00Z">
        <w:r>
          <w:rPr>
            <w:rFonts w:ascii="Georgia" w:hAnsi="Georgia"/>
            <w:sz w:val="28"/>
            <w:highlight w:val="green"/>
          </w:rPr>
          <w:t xml:space="preserve">recovered through the Fuel Cost Pass-Through pursuant to Sections 8.6, 13.4 and 18 of these Rules, and not through the GAT Price, subject to the maximum caps set forth herein, to the component-by-component certification under Section 23, and to periodic Commission audit under Section 25. The Commission may prescribe separate caps for each Fuel Source Category where the logistics cost profiles of Indigenous Natural Gas, Blended Natural Gas, and Imported LNG supply differ materially.</w:t>
        </w:r>
      </w:ins>
      <w:r>
        <w:rPr>
          <w:rFonts w:ascii="Georgia" w:hAnsi="Georgia"/>
          <w:sz w:val="28"/>
        </w:rPr>
        <w:t xml:space="preserve"> The Commission shall review and update these caps annually or as market conditions require.</w:t>
      </w:r>
    </w:p>
    <w:p w14:paraId="42D39452" w14:textId="77777777" w:rsidR="008E1161" w:rsidRPr="008E1161" w:rsidRDefault="008E1161" w:rsidP="008E1161">
      <w:pPr>
        <w:ind w:firstLine="720"/>
        <w:jc w:val="both"/>
        <w:rPr>
          <w:rFonts w:ascii="Georgia" w:eastAsia="Georgia" w:hAnsi="Georgia" w:cs="Georgia"/>
          <w:sz w:val="28"/>
          <w:szCs w:val="28"/>
          <w:lang w:val="en-PH"/>
        </w:rPr>
      </w:pPr>
    </w:p>
    <w:p w14:paraId="49EDE202" w14:textId="77777777" w:rsidR="0008735A" w:rsidRDefault="00000000">
      <w:pPr>
        <w:rPr>
          <w:ins w:id="653" w:author="Claude" w:date="2026-08-26T00:19:00Z"/>
          <w:b/>
        </w:rPr>
      </w:pPr>
      <w:ins w:id="654" w:author="Claude" w:date="2026-08-26T00:19:00Z">
        <w:r>
          <w:rPr>
            <w:rFonts w:ascii="Georgia" w:hAnsi="Georgia"/>
            <w:b/>
            <w:sz w:val="28"/>
            <w:szCs w:val="28"/>
            <w:highlight w:val="green"/>
            <w:lang w:val="en-US"/>
          </w:rPr>
          <w:t>Table 2. Allowable Add-On Cost Caps</w:t>
        </w:r>
      </w:ins>
    </w:p>
    <w:tbl>
      <w:tblPr>
        <w:tblW w:w="93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3261"/>
        <w:gridCol w:w="3260"/>
      </w:tblGrid>
      <w:tr w:rsidR="00213A16" w:rsidRPr="008E1161" w14:paraId="1F411778" w14:textId="77777777" w:rsidTr="5B2EF78A">
        <w:trPr>
          <w:tblHeader/>
        </w:trPr>
        <w:tc>
          <w:tcPr>
            <w:tcW w:w="2825" w:type="dxa"/>
            <w:shd w:val="clear" w:color="auto" w:fill="D9D9D9"/>
            <w:tcMar>
              <w:top w:w="100" w:type="dxa"/>
              <w:left w:w="100" w:type="dxa"/>
              <w:bottom w:w="100" w:type="dxa"/>
              <w:right w:w="100" w:type="dxa"/>
            </w:tcMar>
          </w:tcPr>
          <w:p w14:paraId="460446DC" w14:textId="77777777" w:rsidR="008E1161" w:rsidRPr="008E1161" w:rsidRDefault="008E1161" w:rsidP="00915078">
            <w:pPr>
              <w:jc w:val="center"/>
              <w:rPr>
                <w:rFonts w:ascii="Georgia" w:eastAsia="Georgia" w:hAnsi="Georgia" w:cs="Georgia"/>
                <w:b/>
                <w:bCs/>
                <w:sz w:val="28"/>
                <w:szCs w:val="28"/>
                <w:lang w:val="en-PH"/>
              </w:rPr>
            </w:pPr>
            <w:r>
              <w:rPr>
                <w:rFonts w:ascii="Georgia" w:eastAsia="Georgia" w:hAnsi="Georgia" w:cs="Georgia"/>
                <w:b/>
                <w:bCs/>
                <w:sz w:val="28"/>
                <w:szCs w:val="28"/>
                <w:lang w:val="en-PH"/>
              </w:rPr>
              <w:t>Add-On Cost Component</w:t>
            </w:r>
          </w:p>
        </w:tc>
        <w:tc>
          <w:tcPr>
            <w:tcW w:w="3261" w:type="dxa"/>
            <w:shd w:val="clear" w:color="auto" w:fill="D9D9D9"/>
            <w:tcMar>
              <w:top w:w="100" w:type="dxa"/>
              <w:left w:w="100" w:type="dxa"/>
              <w:bottom w:w="100" w:type="dxa"/>
              <w:right w:w="100" w:type="dxa"/>
            </w:tcMar>
          </w:tcPr>
          <w:p w14:paraId="2D1F417C" w14:textId="77777777" w:rsidR="008E1161" w:rsidRPr="008E1161" w:rsidRDefault="008E1161" w:rsidP="00915078">
            <w:pPr>
              <w:jc w:val="center"/>
              <w:rPr>
                <w:rFonts w:ascii="Georgia" w:eastAsia="Georgia" w:hAnsi="Georgia" w:cs="Georgia"/>
                <w:b/>
                <w:bCs/>
                <w:sz w:val="28"/>
                <w:szCs w:val="28"/>
                <w:lang w:val="en-PH"/>
              </w:rPr>
            </w:pPr>
            <w:r>
              <w:rPr>
                <w:rFonts w:ascii="Georgia" w:eastAsia="Georgia" w:hAnsi="Georgia" w:cs="Georgia"/>
                <w:b/>
                <w:bCs/>
                <w:sz w:val="28"/>
                <w:szCs w:val="28"/>
                <w:lang w:val="en-PH"/>
              </w:rPr>
              <w:t>Scope</w:t>
            </w:r>
          </w:p>
        </w:tc>
        <w:tc>
          <w:tcPr>
            <w:tcW w:w="3260" w:type="dxa"/>
            <w:shd w:val="clear" w:color="auto" w:fill="D9D9D9"/>
            <w:tcMar>
              <w:top w:w="100" w:type="dxa"/>
              <w:left w:w="100" w:type="dxa"/>
              <w:bottom w:w="100" w:type="dxa"/>
              <w:right w:w="100" w:type="dxa"/>
            </w:tcMar>
          </w:tcPr>
          <w:p w14:paraId="23200A8A" w14:textId="77777777" w:rsidR="008E1161" w:rsidRPr="008E1161" w:rsidRDefault="008E1161" w:rsidP="00915078">
            <w:pPr>
              <w:jc w:val="center"/>
              <w:rPr>
                <w:rFonts w:ascii="Georgia" w:eastAsia="Georgia" w:hAnsi="Georgia" w:cs="Georgia"/>
                <w:b/>
                <w:bCs/>
                <w:sz w:val="28"/>
                <w:szCs w:val="28"/>
                <w:lang w:val="en-PH"/>
              </w:rPr>
            </w:pPr>
            <w:r>
              <w:rPr>
                <w:rFonts w:ascii="Georgia" w:eastAsia="Georgia" w:hAnsi="Georgia" w:cs="Georgia"/>
                <w:b/>
                <w:bCs/>
                <w:sz w:val="28"/>
                <w:szCs w:val="28"/>
                <w:lang w:val="en-PH"/>
              </w:rPr>
              <w:t>Maximum Cap</w:t>
            </w:r>
          </w:p>
        </w:tc>
      </w:tr>
      <w:tr w:rsidR="00213A16" w:rsidRPr="008E1161" w14:paraId="0ADAF5D8" w14:textId="77777777" w:rsidTr="5B2EF78A">
        <w:tc>
          <w:tcPr>
            <w:tcW w:w="2825" w:type="dxa"/>
            <w:tcMar>
              <w:top w:w="100" w:type="dxa"/>
              <w:left w:w="100" w:type="dxa"/>
              <w:bottom w:w="100" w:type="dxa"/>
              <w:right w:w="100" w:type="dxa"/>
            </w:tcMar>
          </w:tcPr>
          <w:p w14:paraId="1F2E0713" w14:textId="77777777" w:rsidR="008E1161" w:rsidRPr="008E1161" w:rsidRDefault="008E1161" w:rsidP="00213A16">
            <w:pPr>
              <w:jc w:val="both"/>
              <w:rPr>
                <w:rFonts w:ascii="Georgia" w:eastAsia="Georgia" w:hAnsi="Georgia" w:cs="Georgia"/>
                <w:sz w:val="28"/>
                <w:szCs w:val="28"/>
                <w:lang w:val="en-PH"/>
              </w:rPr>
            </w:pPr>
            <w:commentRangeStart w:id="655"/>
            <w:commentRangeStart w:id="656"/>
            <w:commentRangeStart w:id="657"/>
            <w:r>
              <w:rPr>
                <w:rFonts w:ascii="Georgia" w:eastAsia="Georgia" w:hAnsi="Georgia" w:cs="Georgia"/>
                <w:b/>
                <w:bCs/>
                <w:sz w:val="28"/>
                <w:szCs w:val="28"/>
                <w:lang w:val="en-PH"/>
              </w:rPr>
              <w:t>Regasification / Terminal Fees</w:t>
            </w:r>
            <w:commentRangeEnd w:id="657"/>
            <w:r w:rsidRPr="008E1161">
              <w:rPr>
                <w:rStyle w:val="CommentReference"/>
                <w:rFonts w:ascii="Georgia" w:eastAsia="Georgia" w:hAnsi="Georgia" w:cs="Georgia"/>
                <w:sz w:val="28"/>
                <w:szCs w:val="28"/>
                <w:lang w:val="en-PH"/>
              </w:rPr>
              <w:commentReference w:id="657"/>
            </w:r>
            <w:commentRangeEnd w:id="656"/>
            <w:r w:rsidRPr="008E1161">
              <w:rPr>
                <w:rStyle w:val="CommentReference"/>
                <w:rFonts w:ascii="Georgia" w:eastAsia="Georgia" w:hAnsi="Georgia" w:cs="Georgia"/>
                <w:sz w:val="28"/>
                <w:szCs w:val="28"/>
                <w:lang w:val="en-PH"/>
              </w:rPr>
              <w:commentReference w:id="656"/>
            </w:r>
            <w:commentRangeEnd w:id="655"/>
            <w:r w:rsidRPr="008E1161">
              <w:rPr>
                <w:rStyle w:val="CommentReference"/>
                <w:rFonts w:ascii="Georgia" w:eastAsia="Georgia" w:hAnsi="Georgia" w:cs="Georgia"/>
                <w:sz w:val="28"/>
                <w:szCs w:val="28"/>
                <w:lang w:val="en-PH"/>
              </w:rPr>
              <w:commentReference w:id="655"/>
            </w:r>
          </w:p>
        </w:tc>
        <w:tc>
          <w:tcPr>
            <w:tcW w:w="3261" w:type="dxa"/>
            <w:tcMar>
              <w:top w:w="100" w:type="dxa"/>
              <w:left w:w="100" w:type="dxa"/>
              <w:bottom w:w="100" w:type="dxa"/>
              <w:right w:w="100" w:type="dxa"/>
            </w:tcMar>
          </w:tcPr>
          <w:p w14:paraId="43D22B62" w14:textId="77777777" w:rsidR="008E1161" w:rsidRPr="008E1161" w:rsidRDefault="008E1161" w:rsidP="00213A16">
            <w:pPr>
              <w:jc w:val="both"/>
              <w:rPr>
                <w:rFonts w:ascii="Georgia" w:eastAsia="Georgia" w:hAnsi="Georgia" w:cs="Georgia"/>
                <w:sz w:val="28"/>
                <w:szCs w:val="28"/>
                <w:lang w:val="en-PH"/>
              </w:rPr>
            </w:pPr>
            <w:commentRangeStart w:id="658"/>
            <w:commentRangeStart w:id="659"/>
            <w:r>
              <w:rPr>
                <w:rFonts w:ascii="Georgia" w:eastAsia="Georgia" w:hAnsi="Georgia" w:cs="Georgia"/>
                <w:sz w:val="28"/>
                <w:szCs w:val="28"/>
                <w:lang w:val="en-PH"/>
              </w:rPr>
              <w:t>Costs of LNG regasification at a Floating Storage and Regasification Unit (FSRU) or onshore import terminal, including terminal access charges, regasification service fees, and boil-off gas charges. Applicable to Imported LNG only.</w:t>
            </w:r>
            <w:commentRangeEnd w:id="659"/>
            <w:r>
              <w:rPr>
                <w:rStyle w:val="CommentReference"/>
                <w:rFonts w:ascii="Georgia" w:eastAsia="Georgia" w:hAnsi="Georgia" w:cs="Georgia"/>
                <w:sz w:val="28"/>
                <w:szCs w:val="28"/>
                <w:highlight w:val="green"/>
                <w:lang w:val="en-PH"/>
              </w:rPr>
              <w:commentReference w:id="659"/>
            </w:r>
            <w:commentRangeEnd w:id="658"/>
            <w:r>
              <w:rPr>
                <w:rStyle w:val="CommentReference"/>
                <w:rFonts w:ascii="Georgia" w:eastAsia="Georgia" w:hAnsi="Georgia" w:cs="Georgia"/>
                <w:sz w:val="28"/>
                <w:szCs w:val="28"/>
                <w:highlight w:val="green"/>
                <w:lang w:val="en-PH"/>
              </w:rPr>
              <w:commentReference w:id="658"/>
            </w:r>
            <w:ins w:id="660" w:author="Claude" w:date="2026-08-25T23:55:00Z">
              <w:r>
                <w:rPr>
                  <w:rFonts w:ascii="Georgia" w:eastAsia="Georgia" w:hAnsi="Georgia" w:cs="Georgia"/>
                  <w:sz w:val="28"/>
                  <w:szCs w:val="28"/>
                  <w:highlight w:val="green"/>
                  <w:lang w:val="en-PH"/>
                </w:rPr>
                <w:t xml:space="preserve"> Auxiliary power required to transport regasified LNG to the plant's inlet flange is an allowable cost item under this component, subject to the same maximum cap and Section 25 audit. This Allowable Add-On Cost Cap applies only to regasification services procured under a genuine third-party service agreement; where a Winning Bidder capitalizes its own dedicated regasification facility as part of its project, the associated capital cost is instead includible in the All-In Project Cost under Section 8.1 and </w:t>
              </w:r>
              <w:del w:id="661" w:author="Claude" w:date="2026-10-08T09:00:00Z">
                <w:r>
                  <w:rPr>
                    <w:rFonts w:ascii="Georgia" w:eastAsia="Georgia" w:hAnsi="Georgia" w:cs="Georgia"/>
                    <w:sz w:val="28"/>
                    <w:szCs w:val="28"/>
                    <w:highlight w:val="green"/>
                    <w:lang w:val="en-PH"/>
                  </w:rPr>
                  <w:delText>recovered at the project's WACC under Section 8.2</w:delText>
                </w:r>
              </w:del>
            </w:ins>
            <w:commentRangeStart w:id="662"/>
            <w:ins w:id="663" w:author="Claude" w:date="2026-10-08T09:00:00Z">
              <w:r>
                <w:rPr>
                  <w:rFonts w:ascii="Georgia" w:eastAsia="Georgia" w:hAnsi="Georgia" w:cs="Georgia"/>
                  <w:sz w:val="28"/>
                  <w:szCs w:val="28"/>
                  <w:highlight w:val="green"/>
                  <w:lang w:val="en-PH"/>
                </w:rPr>
                <w:t>recovered through the DCF Model under Section 8</w:t>
              </w:r>
            </w:ins>
            <w:commentRangeEnd w:id="662"/>
            <w:r>
              <w:rPr>
                <w:rStyle w:val="CommentReference"/>
                <w:rFonts w:ascii="Georgia" w:eastAsia="Georgia" w:hAnsi="Georgia" w:cs="Georgia"/>
                <w:sz w:val="28"/>
                <w:szCs w:val="28"/>
                <w:highlight w:val="green"/>
                <w:lang w:val="en-PH"/>
              </w:rPr>
              <w:commentReference w:id="662"/>
            </w:r>
            <w:ins w:id="664" w:author="Claude" w:date="2026-08-25T23:55:00Z">
              <w:r>
                <w:rPr>
                  <w:rFonts w:ascii="Georgia" w:eastAsia="Georgia" w:hAnsi="Georgia" w:cs="Georgia"/>
                  <w:sz w:val="28"/>
                  <w:szCs w:val="28"/>
                  <w:highlight w:val="green"/>
                  <w:lang w:val="en-PH"/>
                </w:rPr>
                <w:t xml:space="preserve">, subject to the </w:t>
              </w:r>
              <w:r>
                <w:rPr>
                  <w:rFonts w:ascii="Georgia" w:eastAsia="Georgia" w:hAnsi="Georgia" w:cs="Georgia"/>
                  <w:sz w:val="28"/>
                  <w:szCs w:val="28"/>
                  <w:highlight w:val="green"/>
                  <w:lang w:val="en-PH"/>
                </w:rPr>
                <w:lastRenderedPageBreak/>
                <w:t>Section 25 audit and the anti-double-recovery rule below.</w:t>
              </w:r>
            </w:ins>
          </w:p>
        </w:tc>
        <w:tc>
          <w:tcPr>
            <w:tcW w:w="3260" w:type="dxa"/>
            <w:tcMar>
              <w:top w:w="100" w:type="dxa"/>
              <w:left w:w="100" w:type="dxa"/>
              <w:bottom w:w="100" w:type="dxa"/>
              <w:right w:w="100" w:type="dxa"/>
            </w:tcMar>
          </w:tcPr>
          <w:p w14:paraId="70D73361" w14:textId="77777777" w:rsidR="008E1161" w:rsidRPr="008E1161" w:rsidRDefault="008E1161" w:rsidP="00213A16">
            <w:pPr>
              <w:jc w:val="both"/>
              <w:rPr>
                <w:rFonts w:ascii="Georgia" w:eastAsia="Georgia" w:hAnsi="Georgia" w:cs="Georgia"/>
                <w:sz w:val="28"/>
                <w:szCs w:val="28"/>
                <w:lang w:val="en-PH"/>
              </w:rPr>
            </w:pPr>
            <w:commentRangeStart w:id="665"/>
            <w:r>
              <w:rPr>
                <w:rFonts w:ascii="Georgia" w:hAnsi="Georgia"/>
                <w:sz w:val="28"/>
              </w:rPr>
              <w:lastRenderedPageBreak/>
              <w:t>Not to exceed a cap to be determined by the Commission.</w:t>
            </w:r>
            <w:commentRangeEnd w:id="665"/>
            <w:r w:rsidRPr="008E1161">
              <w:rPr>
                <w:rStyle w:val="CommentReference"/>
                <w:rFonts w:ascii="Georgia" w:eastAsia="Georgia" w:hAnsi="Georgia" w:cs="Georgia"/>
                <w:sz w:val="28"/>
                <w:szCs w:val="28"/>
                <w:lang w:val="en-PH"/>
              </w:rPr>
              <w:commentReference w:id="665"/>
            </w:r>
          </w:p>
        </w:tc>
      </w:tr>
      <w:tr w:rsidR="00213A16" w:rsidRPr="008E1161" w14:paraId="4E5F89F5" w14:textId="77777777" w:rsidTr="5B2EF78A">
        <w:tc>
          <w:tcPr>
            <w:tcW w:w="2825" w:type="dxa"/>
            <w:tcMar>
              <w:top w:w="100" w:type="dxa"/>
              <w:left w:w="100" w:type="dxa"/>
              <w:bottom w:w="100" w:type="dxa"/>
              <w:right w:w="100" w:type="dxa"/>
            </w:tcMar>
          </w:tcPr>
          <w:p w14:paraId="0D161EA3"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b/>
                <w:bCs/>
                <w:sz w:val="28"/>
                <w:szCs w:val="28"/>
                <w:lang w:val="en-PH"/>
              </w:rPr>
              <w:t>Pipeline Transportation</w:t>
            </w:r>
          </w:p>
        </w:tc>
        <w:tc>
          <w:tcPr>
            <w:tcW w:w="3261" w:type="dxa"/>
            <w:tcMar>
              <w:top w:w="100" w:type="dxa"/>
              <w:left w:w="100" w:type="dxa"/>
              <w:bottom w:w="100" w:type="dxa"/>
              <w:right w:w="100" w:type="dxa"/>
            </w:tcMar>
          </w:tcPr>
          <w:p w14:paraId="24A20B6A"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Tariff for the use of regulated natural gas pipelines for transmission of gas from delivery point to the power plant.</w:t>
            </w:r>
          </w:p>
        </w:tc>
        <w:tc>
          <w:tcPr>
            <w:tcW w:w="3260" w:type="dxa"/>
            <w:tcMar>
              <w:top w:w="100" w:type="dxa"/>
              <w:left w:w="100" w:type="dxa"/>
              <w:bottom w:w="100" w:type="dxa"/>
              <w:right w:w="100" w:type="dxa"/>
            </w:tcMar>
          </w:tcPr>
          <w:p w14:paraId="779C9DD2" w14:textId="77777777" w:rsidR="008E1161" w:rsidRPr="008E1161" w:rsidRDefault="008E1161" w:rsidP="00213A16">
            <w:pPr>
              <w:jc w:val="both"/>
              <w:rPr>
                <w:rFonts w:ascii="Georgia" w:eastAsia="Georgia" w:hAnsi="Georgia" w:cs="Georgia"/>
                <w:sz w:val="28"/>
                <w:szCs w:val="28"/>
                <w:lang w:val="en-PH"/>
              </w:rPr>
            </w:pPr>
            <w:r>
              <w:rPr>
                <w:rFonts w:ascii="Georgia" w:hAnsi="Georgia"/>
                <w:sz w:val="28"/>
              </w:rPr>
              <w:t>Not to exceed a cap to be determined by the Commission.</w:t>
            </w:r>
          </w:p>
        </w:tc>
      </w:tr>
      <w:tr w:rsidR="00213A16" w:rsidRPr="008E1161" w14:paraId="3525C943" w14:textId="77777777" w:rsidTr="5B2EF78A">
        <w:tc>
          <w:tcPr>
            <w:tcW w:w="2825" w:type="dxa"/>
            <w:tcMar>
              <w:top w:w="100" w:type="dxa"/>
              <w:left w:w="100" w:type="dxa"/>
              <w:bottom w:w="100" w:type="dxa"/>
              <w:right w:w="100" w:type="dxa"/>
            </w:tcMar>
          </w:tcPr>
          <w:p w14:paraId="423C61D5"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b/>
                <w:bCs/>
                <w:sz w:val="28"/>
                <w:szCs w:val="28"/>
                <w:lang w:val="en-PH"/>
              </w:rPr>
              <w:t>Marine / Trucking Transportation</w:t>
            </w:r>
          </w:p>
        </w:tc>
        <w:tc>
          <w:tcPr>
            <w:tcW w:w="3261" w:type="dxa"/>
            <w:tcMar>
              <w:top w:w="100" w:type="dxa"/>
              <w:left w:w="100" w:type="dxa"/>
              <w:bottom w:w="100" w:type="dxa"/>
              <w:right w:w="100" w:type="dxa"/>
            </w:tcMar>
          </w:tcPr>
          <w:p w14:paraId="2181FC73"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Costs of LNG delivery by specialized LNG marine vessel, truck, or other land transport from FSRU or terminal to the Winning Bidder's facility, where applicable.</w:t>
            </w:r>
          </w:p>
        </w:tc>
        <w:tc>
          <w:tcPr>
            <w:tcW w:w="3260" w:type="dxa"/>
            <w:tcMar>
              <w:top w:w="100" w:type="dxa"/>
              <w:left w:w="100" w:type="dxa"/>
              <w:bottom w:w="100" w:type="dxa"/>
              <w:right w:w="100" w:type="dxa"/>
            </w:tcMar>
          </w:tcPr>
          <w:p w14:paraId="12BE99FA" w14:textId="77777777" w:rsidR="008E1161" w:rsidRPr="008E1161" w:rsidRDefault="008E1161" w:rsidP="00213A16">
            <w:pPr>
              <w:jc w:val="both"/>
              <w:rPr>
                <w:rFonts w:ascii="Georgia" w:eastAsia="Georgia" w:hAnsi="Georgia" w:cs="Georgia"/>
                <w:sz w:val="28"/>
                <w:szCs w:val="28"/>
                <w:lang w:val="en-PH"/>
              </w:rPr>
            </w:pPr>
            <w:r>
              <w:rPr>
                <w:rFonts w:ascii="Georgia" w:hAnsi="Georgia"/>
                <w:sz w:val="28"/>
              </w:rPr>
              <w:t>Not to exceed a cap to be determined by the Commission for delivery distances up to a threshold distance to be determined by the Commission from the FSRU or terminal, escalated pro-rata for each additional increment thereafter, consistent with prevailing international LNG secondary-transport (virtual pipeline) benchmarks.</w:t>
            </w:r>
          </w:p>
        </w:tc>
      </w:tr>
      <w:tr w:rsidR="00213A16" w:rsidRPr="008E1161" w14:paraId="552CF3E5" w14:textId="77777777" w:rsidTr="5B2EF78A">
        <w:tc>
          <w:tcPr>
            <w:tcW w:w="2825" w:type="dxa"/>
            <w:tcMar>
              <w:top w:w="100" w:type="dxa"/>
              <w:left w:w="100" w:type="dxa"/>
              <w:bottom w:w="100" w:type="dxa"/>
              <w:right w:w="100" w:type="dxa"/>
            </w:tcMar>
          </w:tcPr>
          <w:p w14:paraId="05A6E716" w14:textId="77777777" w:rsidR="008E1161" w:rsidRPr="008E1161" w:rsidRDefault="008E1161" w:rsidP="00213A16">
            <w:pPr>
              <w:jc w:val="both"/>
              <w:rPr>
                <w:rFonts w:ascii="Georgia" w:eastAsia="Georgia" w:hAnsi="Georgia" w:cs="Georgia"/>
                <w:sz w:val="28"/>
                <w:szCs w:val="28"/>
                <w:lang w:val="en-PH"/>
              </w:rPr>
            </w:pPr>
            <w:commentRangeStart w:id="666"/>
            <w:r>
              <w:rPr>
                <w:rFonts w:ascii="Georgia" w:eastAsia="Georgia" w:hAnsi="Georgia" w:cs="Georgia"/>
                <w:b/>
                <w:bCs/>
                <w:sz w:val="28"/>
                <w:szCs w:val="28"/>
                <w:lang w:val="en-PH"/>
              </w:rPr>
              <w:t>LNG Storage</w:t>
            </w:r>
            <w:commentRangeEnd w:id="666"/>
            <w:r w:rsidRPr="008E1161">
              <w:rPr>
                <w:rStyle w:val="CommentReference"/>
                <w:rFonts w:ascii="Georgia" w:eastAsia="Georgia" w:hAnsi="Georgia" w:cs="Georgia"/>
                <w:sz w:val="28"/>
                <w:szCs w:val="28"/>
                <w:lang w:val="en-PH"/>
              </w:rPr>
              <w:commentReference w:id="666"/>
            </w:r>
          </w:p>
        </w:tc>
        <w:tc>
          <w:tcPr>
            <w:tcW w:w="3261" w:type="dxa"/>
            <w:tcMar>
              <w:top w:w="100" w:type="dxa"/>
              <w:left w:w="100" w:type="dxa"/>
              <w:bottom w:w="100" w:type="dxa"/>
              <w:right w:w="100" w:type="dxa"/>
            </w:tcMar>
          </w:tcPr>
          <w:p w14:paraId="6EFBDF00" w14:textId="77777777" w:rsidR="008E1161" w:rsidRPr="008E1161" w:rsidRDefault="008E1161" w:rsidP="00213A16">
            <w:pPr>
              <w:jc w:val="both"/>
              <w:rPr>
                <w:rFonts w:ascii="Georgia" w:eastAsia="Georgia" w:hAnsi="Georgia" w:cs="Georgia"/>
                <w:sz w:val="28"/>
                <w:szCs w:val="28"/>
                <w:lang w:val="en-PH"/>
              </w:rPr>
            </w:pPr>
            <w:commentRangeStart w:id="667"/>
            <w:r>
              <w:rPr>
                <w:rFonts w:ascii="Georgia" w:eastAsia="Georgia" w:hAnsi="Georgia" w:cs="Georgia"/>
                <w:sz w:val="28"/>
                <w:szCs w:val="28"/>
                <w:lang w:val="en-PH"/>
              </w:rPr>
              <w:t>Costs of cryogenic storage tanks, custody transfer, and satellite storage at or near the power plant, amortized on a per-MMBtu basis</w:t>
            </w:r>
            <w:commentRangeEnd w:id="667"/>
            <w:r>
              <w:rPr>
                <w:rStyle w:val="CommentReference"/>
                <w:rFonts w:ascii="Georgia" w:eastAsia="Georgia" w:hAnsi="Georgia" w:cs="Georgia"/>
                <w:sz w:val="28"/>
                <w:szCs w:val="28"/>
                <w:highlight w:val="green"/>
                <w:lang w:val="en-PH"/>
              </w:rPr>
              <w:commentReference w:id="667"/>
            </w:r>
            <w:ins w:id="668" w:author="Claude" w:date="2026-08-25T23:55:00Z">
              <w:r>
                <w:rPr>
                  <w:rFonts w:ascii="Georgia" w:eastAsia="Georgia" w:hAnsi="Georgia" w:cs="Georgia"/>
                  <w:sz w:val="28"/>
                  <w:szCs w:val="28"/>
                  <w:highlight w:val="green"/>
                  <w:lang w:val="en-PH"/>
                </w:rPr>
                <w:t>, including Floating Storage Unit (FSU) costs functionally equivalent to cryogenic storage tank and satellite storage costs</w:t>
              </w:r>
            </w:ins>
            <w:r>
              <w:rPr>
                <w:rFonts w:ascii="Georgia" w:eastAsia="Georgia" w:hAnsi="Georgia" w:cs="Georgia"/>
                <w:sz w:val="28"/>
                <w:szCs w:val="28"/>
                <w:lang w:val="en-PH"/>
              </w:rPr>
              <w:t>.</w:t>
            </w:r>
          </w:p>
        </w:tc>
        <w:tc>
          <w:tcPr>
            <w:tcW w:w="3260" w:type="dxa"/>
            <w:tcMar>
              <w:top w:w="100" w:type="dxa"/>
              <w:left w:w="100" w:type="dxa"/>
              <w:bottom w:w="100" w:type="dxa"/>
              <w:right w:w="100" w:type="dxa"/>
            </w:tcMar>
          </w:tcPr>
          <w:p w14:paraId="4FA7030D" w14:textId="77777777" w:rsidR="008E1161" w:rsidRPr="008E1161" w:rsidRDefault="008E1161" w:rsidP="00213A16">
            <w:pPr>
              <w:jc w:val="both"/>
              <w:rPr>
                <w:rFonts w:ascii="Georgia" w:eastAsia="Georgia" w:hAnsi="Georgia" w:cs="Georgia"/>
                <w:sz w:val="28"/>
                <w:szCs w:val="28"/>
                <w:lang w:val="en-PH"/>
              </w:rPr>
            </w:pPr>
            <w:r>
              <w:rPr>
                <w:rFonts w:ascii="Georgia" w:hAnsi="Georgia"/>
                <w:sz w:val="28"/>
              </w:rPr>
              <w:t>Not to exceed a cap to be determined by the Commission, consistent with prevailing international small-scale LNG storage and satellite regasification service benchmarks.</w:t>
            </w:r>
          </w:p>
        </w:tc>
      </w:tr>
      <w:tr w:rsidR="00213A16" w:rsidRPr="008E1161" w14:paraId="18806DB4" w14:textId="77777777" w:rsidTr="5B2EF78A">
        <w:tc>
          <w:tcPr>
            <w:tcW w:w="2825" w:type="dxa"/>
            <w:tcMar>
              <w:top w:w="100" w:type="dxa"/>
              <w:left w:w="100" w:type="dxa"/>
              <w:bottom w:w="100" w:type="dxa"/>
              <w:right w:w="100" w:type="dxa"/>
            </w:tcMar>
          </w:tcPr>
          <w:p w14:paraId="389580CB"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b/>
                <w:bCs/>
                <w:sz w:val="28"/>
                <w:szCs w:val="28"/>
                <w:lang w:val="en-PH"/>
              </w:rPr>
              <w:t>Gas Processing / Conditioning</w:t>
            </w:r>
          </w:p>
        </w:tc>
        <w:tc>
          <w:tcPr>
            <w:tcW w:w="3261" w:type="dxa"/>
            <w:tcMar>
              <w:top w:w="100" w:type="dxa"/>
              <w:left w:w="100" w:type="dxa"/>
              <w:bottom w:w="100" w:type="dxa"/>
              <w:right w:w="100" w:type="dxa"/>
            </w:tcMar>
          </w:tcPr>
          <w:p w14:paraId="5A7AB519"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 xml:space="preserve">Costs of conditioning the natural gas to meet plant fuel specifications (pressure regulation, moisture removal, </w:t>
            </w:r>
            <w:r>
              <w:rPr>
                <w:rFonts w:ascii="Georgia" w:eastAsia="Georgia" w:hAnsi="Georgia" w:cs="Georgia"/>
                <w:sz w:val="28"/>
                <w:szCs w:val="28"/>
                <w:lang w:val="en-PH"/>
              </w:rPr>
              <w:lastRenderedPageBreak/>
              <w:t>heating value adjustment).</w:t>
            </w:r>
          </w:p>
        </w:tc>
        <w:tc>
          <w:tcPr>
            <w:tcW w:w="3260" w:type="dxa"/>
            <w:tcMar>
              <w:top w:w="100" w:type="dxa"/>
              <w:left w:w="100" w:type="dxa"/>
              <w:bottom w:w="100" w:type="dxa"/>
              <w:right w:w="100" w:type="dxa"/>
            </w:tcMar>
          </w:tcPr>
          <w:p w14:paraId="3082799E" w14:textId="77777777" w:rsidR="008E1161" w:rsidRPr="008E1161" w:rsidRDefault="008E1161" w:rsidP="00213A16">
            <w:pPr>
              <w:jc w:val="both"/>
              <w:rPr>
                <w:rFonts w:ascii="Georgia" w:eastAsia="Georgia" w:hAnsi="Georgia" w:cs="Georgia"/>
                <w:sz w:val="28"/>
                <w:szCs w:val="28"/>
                <w:lang w:val="en-PH"/>
              </w:rPr>
            </w:pPr>
            <w:r>
              <w:rPr>
                <w:rFonts w:ascii="Georgia" w:hAnsi="Georgia"/>
                <w:sz w:val="28"/>
              </w:rPr>
              <w:lastRenderedPageBreak/>
              <w:t xml:space="preserve">Not to exceed the lower of (i) a percentage of the Reference Gas Price, or (ii) a flat cap, each to be determined by the </w:t>
            </w:r>
            <w:r>
              <w:rPr>
                <w:rFonts w:ascii="Georgia" w:hAnsi="Georgia"/>
                <w:sz w:val="28"/>
              </w:rPr>
              <w:lastRenderedPageBreak/>
              <w:t>Commission, consistent with prevailing international gas-conditioning service benchmarks.</w:t>
            </w:r>
          </w:p>
        </w:tc>
      </w:tr>
      <w:tr w:rsidR="00213A16" w:rsidRPr="008E1161" w14:paraId="2B7311EA" w14:textId="77777777" w:rsidTr="5B2EF78A">
        <w:tc>
          <w:tcPr>
            <w:tcW w:w="2825" w:type="dxa"/>
            <w:tcMar>
              <w:top w:w="100" w:type="dxa"/>
              <w:left w:w="100" w:type="dxa"/>
              <w:bottom w:w="100" w:type="dxa"/>
              <w:right w:w="100" w:type="dxa"/>
            </w:tcMar>
          </w:tcPr>
          <w:p w14:paraId="11FD5AED"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b/>
                <w:bCs/>
                <w:sz w:val="28"/>
                <w:szCs w:val="28"/>
                <w:lang w:val="en-PH"/>
              </w:rPr>
              <w:lastRenderedPageBreak/>
              <w:t>Measurement, Testing, and Metering</w:t>
            </w:r>
          </w:p>
        </w:tc>
        <w:tc>
          <w:tcPr>
            <w:tcW w:w="3261" w:type="dxa"/>
            <w:tcMar>
              <w:top w:w="100" w:type="dxa"/>
              <w:left w:w="100" w:type="dxa"/>
              <w:bottom w:w="100" w:type="dxa"/>
              <w:right w:w="100" w:type="dxa"/>
            </w:tcMar>
          </w:tcPr>
          <w:p w14:paraId="3F95E2FB"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Costs of flow metering, calorimetry, and custody transfer measurement at the plant boundary.</w:t>
            </w:r>
          </w:p>
        </w:tc>
        <w:tc>
          <w:tcPr>
            <w:tcW w:w="3260" w:type="dxa"/>
            <w:tcMar>
              <w:top w:w="100" w:type="dxa"/>
              <w:left w:w="100" w:type="dxa"/>
              <w:bottom w:w="100" w:type="dxa"/>
              <w:right w:w="100" w:type="dxa"/>
            </w:tcMar>
          </w:tcPr>
          <w:p w14:paraId="74318974" w14:textId="77777777" w:rsidR="008E1161" w:rsidRPr="008E1161" w:rsidRDefault="008E1161" w:rsidP="00213A16">
            <w:pPr>
              <w:jc w:val="both"/>
              <w:rPr>
                <w:rFonts w:ascii="Georgia" w:eastAsia="Georgia" w:hAnsi="Georgia" w:cs="Georgia"/>
                <w:sz w:val="28"/>
                <w:szCs w:val="28"/>
                <w:lang w:val="en-PH"/>
              </w:rPr>
            </w:pPr>
            <w:r>
              <w:rPr>
                <w:rFonts w:ascii="Georgia" w:hAnsi="Georgia"/>
                <w:sz w:val="28"/>
              </w:rPr>
              <w:t>Not to exceed a cap to be determined by the Commission, consistent with prevailing international custody-transfer metering service benchmarks.</w:t>
            </w:r>
          </w:p>
        </w:tc>
      </w:tr>
      <w:tr w:rsidR="00C31343" w14:paraId="60C78A36" w14:textId="77777777" w:rsidTr="5B2EF78A">
        <w:trPr>
          <w:del w:id="32322" w:author="Claude" w:date="2026-10-19T09:00:00Z"/>
        </w:trPr>
        <w:tc>
          <w:tcPr>
            <w:tcW w:w="2825" w:type="dxa"/>
          </w:tcPr>
          <w:p w14:paraId="788311B3" w14:textId="77777777" w:rsidR="00C31343" w:rsidRDefault="007F728F">
            <w:pPr>
              <w:jc w:val="both"/>
            </w:pPr>
            <w:commentRangeStart w:id="669"/>
            <w:commentRangeStart w:id="2511"/>
            <w:del w:id="32316" w:author="Claude" w:date="2026-10-19T09:00:00Z">
              <w:r>
                <w:rPr>
                  <w:rFonts w:ascii="Georgia" w:hAnsi="Georgia"/>
                  <w:b/>
                  <w:sz w:val="28"/>
                  <w:highlight w:val="cyan"/>
                </w:rPr>
                <w:delText>Boil-Off Gas (BOG) Loss Allowance</w:delText>
              </w:r>
            </w:del>
            <w:commentRangeEnd w:id="2511"/>
            <w:commentRangeEnd w:id="669"/>
            <w:r w:rsidR="00CB64EB">
              <w:rPr>
                <w:rStyle w:val="CommentReference"/>
                <w:sz w:val="24"/>
                <w:szCs w:val="24"/>
              </w:rPr>
              <w:commentReference w:id="669"/>
            </w:r>
            <w:r>
              <w:rPr>
                <w:rStyle w:val="CommentReference"/>
              </w:rPr>
              <w:commentReference w:id="2511"/>
            </w:r>
          </w:p>
        </w:tc>
        <w:tc>
          <w:tcPr>
            <w:tcW w:w="3261" w:type="dxa"/>
          </w:tcPr>
          <w:p w14:paraId="574AFC1C" w14:textId="77777777" w:rsidR="00C31343" w:rsidRDefault="007F728F">
            <w:pPr>
              <w:jc w:val="both"/>
            </w:pPr>
            <w:del w:id="32317" w:author="Claude" w:date="2026-10-19T09:00:00Z">
              <w:r>
                <w:rPr>
                  <w:rFonts w:ascii="Georgia" w:hAnsi="Georgia"/>
                  <w:sz w:val="28"/>
                  <w:highlight w:val="cyan"/>
                </w:rPr>
                <w:delText>Ordinary evaporative loss of LNG cargo volume during storage, transport, and regasification, expressed as a percentage of cargo volume received.</w:delText>
              </w:r>
            </w:del>
          </w:p>
        </w:tc>
        <w:tc>
          <w:tcPr>
            <w:tcW w:w="3260" w:type="dxa"/>
          </w:tcPr>
          <w:p w14:paraId="72B69037" w14:textId="77777777" w:rsidR="00C31343" w:rsidRDefault="007F728F">
            <w:pPr>
              <w:jc w:val="both"/>
            </w:pPr>
            <w:commentRangeStart w:id="670"/>
            <w:del w:id="32318" w:author="Claude" w:date="2026-10-19T09:00:00Z">
              <w:r>
                <w:rPr>
                  <w:rFonts w:ascii="Georgia" w:hAnsi="Georgia"/>
                  <w:sz w:val="28"/>
                  <w:szCs w:val="28"/>
                  <w:highlight w:val="cyan"/>
                  <w:lang w:val="en-US"/>
                </w:rPr>
                <w:delText xml:space="preserve">Not to exceed an allowance to be determined by the Commission, expressed as a percentage of cargo volume, consistent with generally accepted international LNG industry evaporative-loss standards </w:delText>
              </w:r>
            </w:del>
            <w:commentRangeEnd w:id="670"/>
            <w:r>
              <w:rPr>
                <w:rStyle w:val="CommentReference"/>
                <w:rFonts w:ascii="Georgia" w:hAnsi="Georgia"/>
                <w:sz w:val="28"/>
                <w:szCs w:val="28"/>
                <w:highlight w:val="green"/>
                <w:lang w:val="en-US"/>
              </w:rPr>
              <w:commentReference w:id="670"/>
            </w:r>
            <w:del w:id="671" w:author="Claude" w:date="2026-08-25T14:06:00Z">
              <w:r>
                <w:rPr>
                  <w:rFonts w:ascii="Georgia" w:hAnsi="Georgia"/>
                  <w:sz w:val="28"/>
                  <w:szCs w:val="28"/>
                  <w:highlight w:val="green"/>
                  <w:lang w:val="en-US"/>
                </w:rPr>
                <w:delText>(GIIGNL/IGU)</w:delText>
              </w:r>
            </w:del>
            <w:ins w:id="672" w:author="Claude" w:date="2026-08-25T14:06:00Z">
              <w:del w:id="32319" w:author="Claude" w:date="2026-10-19T09:00:00Z">
                <w:r>
                  <w:rPr>
                    <w:rFonts w:ascii="Georgia" w:hAnsi="Georgia"/>
                    <w:sz w:val="28"/>
                    <w:szCs w:val="28"/>
                    <w:highlight w:val="cyan"/>
                    <w:lang w:val="en-US"/>
                  </w:rPr>
                  <w:delText>(the International Group of Liquefied Natural Gas Importers (GIIGNL) and the International Gas Union (IGU))</w:delText>
                </w:r>
              </w:del>
            </w:ins>
            <w:del w:id="32320" w:author="Claude" w:date="2026-10-19T09:00:00Z">
              <w:r>
                <w:rPr>
                  <w:rFonts w:ascii="Georgia" w:hAnsi="Georgia"/>
                  <w:sz w:val="28"/>
                  <w:szCs w:val="28"/>
                  <w:highlight w:val="cyan"/>
                  <w:lang w:val="en-US"/>
                </w:rPr>
                <w:delText xml:space="preserve">; </w:delText>
              </w:r>
            </w:del>
            <w:del w:id="673" w:author="Claude" w:date="2026-10-08T09:00:00Z">
              <w:r>
                <w:rPr>
                  <w:rFonts w:ascii="Georgia" w:hAnsi="Georgia"/>
                  <w:sz w:val="28"/>
                  <w:szCs w:val="28"/>
                  <w:highlight w:val="green"/>
                  <w:lang w:val="en-US"/>
                </w:rPr>
                <w:delText>any BOG loss in excess of the allowance shall not be included in the Fuel Cost Pass-Through.</w:delText>
              </w:r>
            </w:del>
            <w:ins w:id="674" w:author="Claude" w:date="2026-10-08T09:00:00Z">
              <w:del w:id="32321" w:author="Claude" w:date="2026-10-19T09:00:00Z">
                <w:r>
                  <w:rPr>
                    <w:rFonts w:ascii="Georgia" w:hAnsi="Georgia"/>
                    <w:sz w:val="28"/>
                    <w:szCs w:val="28"/>
                    <w:highlight w:val="cyan"/>
                    <w:lang w:val="en-US"/>
                  </w:rPr>
                  <w:delText>any BOG loss in excess of the allowance shall not be recoverable through the GAT Price or the Fuel Cost Pass-Through.</w:delText>
                </w:r>
              </w:del>
            </w:ins>
          </w:p>
        </w:tc>
      </w:tr>
    </w:tbl>
    <w:p w14:paraId="620E1999" w14:textId="77777777" w:rsidR="008E1161" w:rsidRPr="008E1161" w:rsidRDefault="008E1161" w:rsidP="008E1161">
      <w:pPr>
        <w:ind w:firstLine="720"/>
        <w:jc w:val="both"/>
        <w:rPr>
          <w:rFonts w:ascii="Georgia" w:eastAsia="Georgia" w:hAnsi="Georgia" w:cs="Georgia"/>
          <w:sz w:val="28"/>
          <w:szCs w:val="28"/>
          <w:lang w:val="en-PH"/>
        </w:rPr>
      </w:pPr>
    </w:p>
    <w:p w14:paraId="51F8F692" w14:textId="77777777" w:rsidR="00C31343" w:rsidRDefault="007F728F">
      <w:pPr>
        <w:ind w:firstLine="720"/>
        <w:jc w:val="both"/>
        <w:rPr>
          <w:del w:id="675" w:author="Claude" w:date="2026-08-25T15:40:00Z"/>
        </w:rPr>
      </w:pPr>
      <w:del w:id="676" w:author="Claude" w:date="2026-08-25T15:40:00Z">
        <w:r>
          <w:rPr>
            <w:rFonts w:ascii="Georgia" w:hAnsi="Georgia"/>
            <w:sz w:val="28"/>
            <w:highlight w:val="green"/>
          </w:rPr>
          <w:delText>Pending the Commission's determination of specific caps for a given Auction Round under this Section, the default cap for each add-on cost component shall be the most recent Commission-approved or DOE-regulated tariff or rate for the corresponding service or, in the absence thereof, the average of at least three (3) comparable third-party service quotations submitted by the Winning Bidder</w:delText>
        </w:r>
      </w:del>
      <w:ins w:id="677" w:author="Claude" w:date="2026-08-25T15:29:00Z">
        <w:del w:id="678" w:author="Claude" w:date="2026-08-25T15:40:00Z">
          <w:r>
            <w:rPr>
              <w:rFonts w:ascii="Georgia" w:hAnsi="Georgia"/>
              <w:sz w:val="28"/>
              <w:highlight w:val="green"/>
            </w:rPr>
            <w:delText xml:space="preserve"> from providers not related to, or affiliated with, the Winning Bidder</w:delText>
          </w:r>
        </w:del>
      </w:ins>
      <w:del w:id="679" w:author="Claude" w:date="2026-08-25T15:40:00Z">
        <w:r>
          <w:rPr>
            <w:rFonts w:ascii="Georgia" w:hAnsi="Georgia"/>
            <w:sz w:val="28"/>
            <w:highlight w:val="green"/>
          </w:rPr>
          <w:delText>, subject to Commission verification.</w:delText>
        </w:r>
      </w:del>
    </w:p>
    <w:p w14:paraId="57181FC5" w14:textId="77777777" w:rsidR="00C31343" w:rsidRDefault="00C31343">
      <w:pPr>
        <w:ind w:firstLine="720"/>
        <w:jc w:val="both"/>
      </w:pPr>
    </w:p>
    <w:p w14:paraId="5387B583" w14:textId="77777777" w:rsidR="00C31343" w:rsidRDefault="007F728F">
      <w:pPr>
        <w:ind w:firstLine="720"/>
        <w:jc w:val="both"/>
      </w:pPr>
      <w:r>
        <w:rPr>
          <w:rFonts w:ascii="Georgia" w:hAnsi="Georgia"/>
          <w:sz w:val="28"/>
        </w:rPr>
        <w:t>No cost component recovered as an Allowable Add-On Cost under this Section shall simultaneously be included, in whole or in part, in the Fixed O&amp;M, Variable O&amp;M, General and Administrative, or All-In Project Cost components used to determine the GAT Price under Rule 2 of these Rules. The Commission shall verify the absence of such double recovery as part of its audit under Section 25 of these Rules.</w:t>
      </w:r>
    </w:p>
    <w:p w14:paraId="184B407A" w14:textId="77777777" w:rsidR="00C31343" w:rsidRDefault="00C31343">
      <w:pPr>
        <w:ind w:firstLine="720"/>
        <w:jc w:val="both"/>
      </w:pPr>
    </w:p>
    <w:p w14:paraId="19F552A7" w14:textId="77777777" w:rsidR="008E1161" w:rsidRPr="008E1161" w:rsidRDefault="008E1161" w:rsidP="008E1161">
      <w:pPr>
        <w:ind w:firstLine="720"/>
        <w:jc w:val="both"/>
        <w:rPr>
          <w:rFonts w:ascii="Georgia" w:eastAsia="Georgia" w:hAnsi="Georgia" w:cs="Georgia"/>
          <w:sz w:val="28"/>
          <w:szCs w:val="28"/>
          <w:lang w:val="en-PH"/>
        </w:rPr>
      </w:pPr>
      <w:commentRangeStart w:id="680"/>
      <w:commentRangeStart w:id="681"/>
      <w:r>
        <w:rPr>
          <w:rFonts w:ascii="Georgia" w:eastAsia="Georgia" w:hAnsi="Georgia" w:cs="Georgia"/>
          <w:sz w:val="28"/>
          <w:szCs w:val="28"/>
          <w:lang w:val="en-PH"/>
        </w:rPr>
        <w:t xml:space="preserve">Any add-on cost not listed in the table above, or incurred above the applicable cap, </w:t>
      </w:r>
      <w:del w:id="682" w:author="Claude" w:date="2026-10-08T09:00:00Z">
        <w:r>
          <w:rPr>
            <w:rFonts w:ascii="Georgia" w:eastAsia="Georgia" w:hAnsi="Georgia" w:cs="Georgia"/>
            <w:sz w:val="28"/>
            <w:szCs w:val="28"/>
            <w:highlight w:val="green"/>
            <w:lang w:val="en-PH"/>
          </w:rPr>
          <w:delText>shall not be included in the Fuel Cost Pass-Through and shall be borne by the Winning Bidder</w:delText>
        </w:r>
      </w:del>
      <w:ins w:id="683" w:author="Claude" w:date="2026-10-08T09:00:00Z">
        <w:r>
          <w:rPr>
            <w:rFonts w:ascii="Georgia" w:eastAsia="Georgia" w:hAnsi="Georgia" w:cs="Georgia"/>
            <w:sz w:val="28"/>
            <w:szCs w:val="28"/>
            <w:highlight w:val="green"/>
            <w:lang w:val="en-PH"/>
          </w:rPr>
          <w:t>shall not be recoverable through the GAT Price or the Fuel Cost Pass-Through and shall be borne by the Winning Bidder</w:t>
        </w:r>
      </w:ins>
      <w:r>
        <w:rPr>
          <w:rFonts w:ascii="Georgia" w:eastAsia="Georgia" w:hAnsi="Georgia" w:cs="Georgia"/>
          <w:sz w:val="28"/>
          <w:szCs w:val="28"/>
          <w:lang w:val="en-PH"/>
        </w:rPr>
        <w:t xml:space="preserve"> unless the </w:t>
      </w:r>
      <w:r>
        <w:rPr>
          <w:rFonts w:ascii="Georgia" w:eastAsia="Georgia" w:hAnsi="Georgia" w:cs="Georgia"/>
          <w:sz w:val="28"/>
          <w:szCs w:val="28"/>
          <w:lang w:val="en-PH"/>
        </w:rPr>
        <w:lastRenderedPageBreak/>
        <w:t xml:space="preserve">Winning Bidder obtains </w:t>
      </w:r>
      <w:commentRangeStart w:id="684"/>
      <w:commentRangeStart w:id="2512"/>
      <w:r>
        <w:rPr>
          <w:rFonts w:ascii="Georgia" w:eastAsia="Georgia" w:hAnsi="Georgia" w:cs="Georgia"/>
          <w:sz w:val="28"/>
          <w:szCs w:val="28"/>
          <w:lang w:val="en-PH"/>
        </w:rPr>
        <w:t xml:space="preserve">prior Commission approval for the additional cost </w:t>
      </w:r>
      <w:commentRangeEnd w:id="2512"/>
      <w:commentRangeEnd w:id="684"/>
      <w:r w:rsidR="00DA116B">
        <w:rPr>
          <w:rStyle w:val="CommentReference"/>
          <w:rFonts w:ascii="Georgia" w:eastAsia="Georgia" w:hAnsi="Georgia" w:cs="Georgia"/>
          <w:sz w:val="28"/>
          <w:szCs w:val="28"/>
          <w:lang w:val="en-PH"/>
        </w:rPr>
        <w:commentReference w:id="684"/>
      </w:r>
      <w:r>
        <w:rPr>
          <w:rStyle w:val="CommentReference"/>
        </w:rPr>
        <w:commentReference w:id="2512"/>
      </w:r>
      <w:r>
        <w:rPr>
          <w:rFonts w:ascii="Georgia" w:eastAsia="Georgia" w:hAnsi="Georgia" w:cs="Georgia"/>
          <w:sz w:val="28"/>
          <w:szCs w:val="28"/>
          <w:lang w:val="en-PH"/>
        </w:rPr>
        <w:t>upon demonstration that it is prudent, reasonable, and unavoidable.</w:t>
      </w:r>
      <w:commentRangeEnd w:id="681"/>
      <w:r>
        <w:rPr>
          <w:rStyle w:val="CommentReference"/>
          <w:rFonts w:ascii="Georgia" w:eastAsia="Georgia" w:hAnsi="Georgia" w:cs="Georgia"/>
          <w:sz w:val="28"/>
          <w:szCs w:val="28"/>
          <w:highlight w:val="green"/>
          <w:lang w:val="en-PH"/>
        </w:rPr>
        <w:commentReference w:id="681"/>
      </w:r>
      <w:ins w:id="685" w:author="Claude" w:date="2026-08-26T00:02:00Z">
        <w:r>
          <w:rPr>
            <w:rFonts w:ascii="Georgia" w:eastAsia="Georgia" w:hAnsi="Georgia" w:cs="Georgia"/>
            <w:sz w:val="28"/>
            <w:szCs w:val="28"/>
            <w:highlight w:val="green"/>
            <w:lang w:val="en-PH"/>
          </w:rPr>
          <w:t xml:space="preserve"> A request for such approval shall be resolved by the Commission within sixty (60) calendar days of a complete submission, applying a least-cost criterion and the published evaluation criteria (documented third-party quotations, project-specific technical justification</w:t>
        </w:r>
      </w:ins>
      <w:commentRangeStart w:id="686"/>
      <w:ins w:id="687" w:author="Claude" w:date="2026-09-24T15:00:00Z">
        <w:r>
          <w:rPr>
            <w:rFonts w:ascii="Georgia" w:eastAsia="Georgia" w:hAnsi="Georgia" w:cs="Georgia"/>
            <w:sz w:val="28"/>
            <w:szCs w:val="28"/>
            <w:highlight w:val="green"/>
            <w:lang w:val="en-PH"/>
          </w:rPr>
          <w:t>, including the terminal, geographic location, contractual arrangement, infrastructure configuration, and gas-delivery route applicable to the project, supported by executed terminal and pipeline agreements</w:t>
        </w:r>
      </w:ins>
      <w:commentRangeEnd w:id="686"/>
      <w:r>
        <w:rPr>
          <w:rStyle w:val="CommentReference"/>
          <w:rFonts w:ascii="Georgia" w:eastAsia="Georgia" w:hAnsi="Georgia" w:cs="Georgia"/>
          <w:sz w:val="28"/>
          <w:szCs w:val="28"/>
          <w:highlight w:val="green"/>
          <w:lang w:val="en-PH"/>
        </w:rPr>
        <w:commentReference w:id="686"/>
      </w:r>
      <w:r>
        <w:rPr>
          <w:rFonts w:ascii="Georgia" w:eastAsia="Georgia" w:hAnsi="Georgia" w:cs="Georgia"/>
          <w:sz w:val="28"/>
          <w:szCs w:val="28"/>
          <w:highlight w:val="green"/>
          <w:lang w:val="en-PH"/>
        </w:rPr>
        <w:t>, and comparison against the applicable default cap under this Section) that the Commission shall issue concurrently with the first GAT Price under Section 7.1.</w:t>
      </w:r>
      <w:commentRangeEnd w:id="680"/>
      <w:r>
        <w:rPr>
          <w:rStyle w:val="CommentReference"/>
          <w:rFonts w:ascii="Georgia" w:eastAsia="Georgia" w:hAnsi="Georgia" w:cs="Georgia"/>
          <w:sz w:val="28"/>
          <w:szCs w:val="28"/>
          <w:highlight w:val="green"/>
          <w:lang w:val="en-PH"/>
        </w:rPr>
        <w:commentReference w:id="680"/>
      </w:r>
      <w:ins w:id="688" w:author="Claude" w:date="2026-08-25T23:55:00Z">
        <w:r>
          <w:rPr>
            <w:rFonts w:ascii="Georgia" w:eastAsia="Georgia" w:hAnsi="Georgia" w:cs="Georgia"/>
            <w:sz w:val="28"/>
            <w:szCs w:val="28"/>
            <w:highlight w:val="green"/>
            <w:lang w:val="en-PH"/>
          </w:rPr>
          <w:t xml:space="preserve"> </w:t>
        </w:r>
        <w:del w:id="689" w:author="Claude" w:date="2026-10-08T09:00:00Z">
          <w:r>
            <w:rPr>
              <w:rFonts w:ascii="Georgia" w:eastAsia="Georgia" w:hAnsi="Georgia" w:cs="Georgia"/>
              <w:sz w:val="28"/>
              <w:szCs w:val="28"/>
              <w:highlight w:val="green"/>
              <w:lang w:val="en-PH"/>
            </w:rPr>
            <w:delText>Where a Winning Bidder submits a Capped Landed Logistics Cost (CLLC) value as part of its Price Offer,</w:delText>
          </w:r>
        </w:del>
      </w:ins>
      <w:commentRangeStart w:id="690"/>
      <w:ins w:id="691" w:author="Claude" w:date="2026-10-08T09:00:00Z">
        <w:r>
          <w:rPr>
            <w:rFonts w:ascii="Georgia" w:eastAsia="Georgia" w:hAnsi="Georgia" w:cs="Georgia"/>
            <w:sz w:val="28"/>
            <w:szCs w:val="28"/>
            <w:highlight w:val="green"/>
            <w:lang w:val="en-PH"/>
          </w:rPr>
          <w:t>Where a Winning Bidder discloses a Capped Landed Logistics Cost (CLLC) value in its bid documents or post-award submissions (the Price Offer itself being a single PhP/kWh value under Section 4.3 of the Terms of Reference),</w:t>
        </w:r>
      </w:ins>
      <w:commentRangeEnd w:id="690"/>
      <w:r>
        <w:rPr>
          <w:rStyle w:val="CommentReference"/>
          <w:rFonts w:ascii="Georgia" w:eastAsia="Georgia" w:hAnsi="Georgia" w:cs="Georgia"/>
          <w:sz w:val="28"/>
          <w:szCs w:val="28"/>
          <w:highlight w:val="green"/>
          <w:lang w:val="en-PH"/>
        </w:rPr>
        <w:commentReference w:id="690"/>
      </w:r>
      <w:ins w:id="692" w:author="Claude" w:date="2026-08-25T23:55:00Z">
        <w:r>
          <w:rPr>
            <w:rFonts w:ascii="Georgia" w:eastAsia="Georgia" w:hAnsi="Georgia" w:cs="Georgia"/>
            <w:sz w:val="28"/>
            <w:szCs w:val="28"/>
            <w:highlight w:val="green"/>
            <w:lang w:val="en-PH"/>
          </w:rPr>
          <w:t xml:space="preserve"> the Allowable Add-On Cost Cap used to evaluate and audit that cost component shall be the lower of the Commission's maximum cap under this Section and the CLLC value so submitted by the Winning Bidder.</w:t>
        </w:r>
      </w:ins>
    </w:p>
    <w:p w14:paraId="73708B56" w14:textId="77777777" w:rsidR="0008735A" w:rsidRDefault="0008735A">
      <w:pPr>
        <w:jc w:val="both"/>
        <w:rPr>
          <w:rFonts w:ascii="Georgia" w:eastAsia="Georgia" w:hAnsi="Georgia" w:cs="Georgia"/>
          <w:sz w:val="28"/>
          <w:szCs w:val="28"/>
          <w:lang w:val="en-PH"/>
        </w:rPr>
      </w:pPr>
    </w:p>
    <w:p w14:paraId="3F9E44B3" w14:textId="77777777" w:rsidR="0008735A" w:rsidRDefault="00000000">
      <w:pPr>
        <w:ind w:firstLine="720"/>
        <w:jc w:val="both"/>
        <w:rPr>
          <w:ins w:id="693" w:author="Claude" w:date="2026-08-31T16:03:00Z"/>
          <w:rFonts w:ascii="Georgia" w:eastAsia="Georgia" w:hAnsi="Georgia" w:cs="Georgia"/>
          <w:sz w:val="28"/>
          <w:szCs w:val="28"/>
          <w:lang w:val="en-PH"/>
        </w:rPr>
      </w:pPr>
      <w:commentRangeStart w:id="694"/>
      <w:ins w:id="695" w:author="Claude" w:date="2026-08-31T16:03:00Z">
        <w:r>
          <w:rPr>
            <w:rFonts w:ascii="Georgia" w:eastAsia="Georgia" w:hAnsi="Georgia" w:cs="Georgia"/>
            <w:sz w:val="28"/>
            <w:szCs w:val="28"/>
            <w:highlight w:val="green"/>
            <w:lang w:val="en-PH"/>
          </w:rPr>
          <w:t>No cost recoverable as an Allowable Add-On Cost under this Section, or as a component of the All-In Project Cost, Fixed O&amp;M, Variable O&amp;M, or General and Administrative Cost used to determine the GAT Price under Rule 2 of these Rules, shall include any share of the capital or operating cost of a regasification terminal, pipeline, or other gas supply infrastructure that is properly attributable to any other user of that infrastructure. Where such infrastructure serves the Winning Bidder’s Mid-Merit Natural Gas Facility together with any other facility or off-taker, only the portion of its cost proportionately attributable to the Winning Bidder’s own Awarded Gas Capacity, determined in accordance with the allocation methodology the Commission shall prescribe in Annex “A,” shall be recoverable under this Section or under Section 8.1, and the Winning Bidder shall disclose the existence and terms of any such shared-use arrangement as part of its Monthly Fuel Cost Report under Section 22.</w:t>
        </w:r>
      </w:ins>
      <w:commentRangeEnd w:id="694"/>
      <w:r>
        <w:rPr>
          <w:rStyle w:val="CommentReference"/>
          <w:rFonts w:ascii="Georgia" w:eastAsia="Georgia" w:hAnsi="Georgia" w:cs="Georgia"/>
          <w:sz w:val="28"/>
          <w:szCs w:val="28"/>
          <w:lang w:val="en-PH"/>
        </w:rPr>
        <w:commentReference w:id="694"/>
      </w:r>
    </w:p>
    <w:p w14:paraId="35BE546E" w14:textId="77777777" w:rsidR="008E1161" w:rsidRPr="008E1161" w:rsidRDefault="008E1161" w:rsidP="008E1161">
      <w:pPr>
        <w:ind w:firstLine="720"/>
        <w:jc w:val="both"/>
        <w:rPr>
          <w:rFonts w:ascii="Georgia" w:eastAsia="Georgia" w:hAnsi="Georgia" w:cs="Georgia"/>
          <w:sz w:val="28"/>
          <w:szCs w:val="28"/>
          <w:lang w:val="en-PH"/>
        </w:rPr>
      </w:pPr>
    </w:p>
    <w:p w14:paraId="61B9CBC9"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 xml:space="preserve">Section 18. </w:t>
      </w:r>
      <w:del w:id="33648" w:author="Claude" w:date="2026-10-19T09:00:00Z">
        <w:r>
          <w:rPr>
            <w:rFonts w:ascii="Georgia" w:eastAsia="Georgia" w:hAnsi="Georgia" w:cs="Georgia"/>
            <w:b/>
            <w:bCs/>
            <w:sz w:val="28"/>
            <w:szCs w:val="28"/>
            <w:highlight w:val="green"/>
            <w:lang w:val="en-PH"/>
          </w:rPr>
          <w:delText xml:space="preserve">Heat Rate and Conversion to PhP/kWh.</w:delText>
        </w:r>
      </w:del>
      <w:ins w:id="33649" w:author="Claude" w:date="2026-10-19T09:00:00Z">
        <w:r>
          <w:rPr>
            <w:rFonts w:ascii="Georgia" w:eastAsia="Georgia" w:hAnsi="Georgia" w:cs="Georgia"/>
            <w:b/>
            <w:bCs/>
            <w:sz w:val="28"/>
            <w:szCs w:val="28"/>
            <w:highlight w:val="green"/>
            <w:lang w:val="en-PH"/>
          </w:rPr>
          <w:t xml:space="preserve">Computation of the Fuel Cost; Heat Rate and Conversion to PhP/kWh.</w:t>
        </w:r>
      </w:ins>
      <w:r>
        <w:rPr>
          <w:rFonts w:ascii="Georgia" w:eastAsia="Georgia" w:hAnsi="Georgia" w:cs="Georgia"/>
          <w:sz w:val="28"/>
          <w:szCs w:val="28"/>
          <w:lang w:val="en-PH"/>
        </w:rPr>
        <w:t xml:space="preserve"> The Fuel Cost</w:t>
      </w:r>
      <w:commentRangeStart w:id="696"/>
      <w:ins w:id="697" w:author="Claude" w:date="2026-09-23T00:00:00Z">
        <w:r>
          <w:rPr>
            <w:rFonts w:ascii="Georgia" w:eastAsia="Georgia" w:hAnsi="Georgia" w:cs="Georgia"/>
            <w:sz w:val="28"/>
            <w:szCs w:val="28"/>
            <w:highlight w:val="green"/>
            <w:lang w:val="en-PH"/>
          </w:rPr>
          <w:t xml:space="preserve"> (FC)</w:t>
        </w:r>
      </w:ins>
      <w:commentRangeEnd w:id="696"/>
      <w:r>
        <w:rPr>
          <w:rStyle w:val="CommentReference"/>
          <w:rFonts w:ascii="Georgia" w:eastAsia="Georgia" w:hAnsi="Georgia" w:cs="Georgia"/>
          <w:sz w:val="28"/>
          <w:szCs w:val="28"/>
          <w:lang w:val="en-PH"/>
        </w:rPr>
        <w:commentReference w:id="696"/>
      </w:r>
      <w:r>
        <w:rPr>
          <w:rFonts w:ascii="Georgia" w:eastAsia="Georgia" w:hAnsi="Georgia" w:cs="Georgia"/>
          <w:sz w:val="28"/>
          <w:szCs w:val="28"/>
          <w:lang w:val="en-PH"/>
        </w:rPr>
        <w:t xml:space="preserve">, for settlement purposes, </w:t>
      </w:r>
      <w:commentRangeStart w:id="2527"/>
      <w:del w:id="33650" w:author="Claude" w:date="2026-10-19T09:00:00Z">
        <w:r>
          <w:rPr>
            <w:rFonts w:ascii="Georgia" w:eastAsia="Georgia" w:hAnsi="Georgia" w:cs="Georgia"/>
            <w:sz w:val="28"/>
            <w:szCs w:val="28"/>
            <w:highlight w:val="green"/>
            <w:lang w:val="en-PH"/>
          </w:rPr>
          <w:delText xml:space="preserve">shall be computed using the Winning Bidder’s verified Heat Rate (in MMBtu/kWh), as follows:</w:delText>
        </w:r>
      </w:del>
      <w:ins w:id="33651" w:author="Claude" w:date="2026-10-19T09:00:00Z">
        <w:r>
          <w:rPr>
            <w:rFonts w:ascii="Georgia" w:eastAsia="Georgia" w:hAnsi="Georgia" w:cs="Georgia"/>
            <w:sz w:val="28"/>
            <w:szCs w:val="28"/>
            <w:highlight w:val="green"/>
            <w:lang w:val="en-PH"/>
          </w:rPr>
          <w:t xml:space="preserve">shall be the sum of the Fuel Commodity Cost (FCC) and the Capped Landed Logistics Cost (CLLC), each in PhP/kWh and computed using the Winning Bidder’s verified Heat Rate (in MMBtu/kWh), as follows:</w:t>
        </w:r>
      </w:ins>
      <w:commentRangeEnd w:id="2527"/>
      <w:r>
        <w:rPr>
          <w:rStyle w:val="CommentReference"/>
        </w:rPr>
        <w:commentReference w:id="2527"/>
      </w:r>
    </w:p>
    <w:p w14:paraId="2FCBD754" w14:textId="77777777" w:rsidR="008E1161" w:rsidRPr="008E1161" w:rsidRDefault="008E1161" w:rsidP="008E1161">
      <w:pPr>
        <w:ind w:firstLine="720"/>
        <w:jc w:val="both"/>
        <w:rPr>
          <w:rFonts w:ascii="Georgia" w:eastAsia="Georgia" w:hAnsi="Georgia" w:cs="Georgia"/>
          <w:sz w:val="28"/>
          <w:szCs w:val="28"/>
          <w:lang w:val="en-PH"/>
        </w:rPr>
      </w:pPr>
    </w:p>
    <w:p w:rsidR="008E1161" w:rsidRPr="008E1161" w:rsidRDefault="008E1161" w:rsidP="008E1161">
      <w:pPr>
        <w:jc w:val="center"/>
        <w:rPr>
          <w:ins w:id="33652" w:author="Claude" w:date="2026-10-19T09:00:00Z"/>
          <w:rFonts w:ascii="Georgia" w:eastAsia="Georgia" w:hAnsi="Georgia" w:cs="Georgia"/>
          <w:sz w:val="28"/>
          <w:szCs w:val="28"/>
          <w:lang w:val="en-PH"/>
        </w:rPr>
      </w:pPr>
      <m:oMathPara>
        <m:oMathParaPr>
          <m:jc m:val="center"/>
        </m:oMathParaPr>
        <m:oMath>
          <w:ins w:id="33653" w:author="Claude" w:date="2026-10-19T09:00:00Z">
            <m:r>
              <w:rPr>
                <w:rFonts w:ascii="Cambria Math" w:hAnsi="Cambria Math"/>
                <w:sz w:val="28"/>
                <w:szCs w:val="28"/>
              </w:rPr>
              <m:t>FC=FCC+CLLC</m:t>
            </m:r>
          </w:ins>
        </m:oMath>
      </m:oMathPara>
    </w:p>
    <w:p w14:paraId="3A108E47" w14:textId="77777777" w:rsidR="008E1161" w:rsidRPr="008E1161" w:rsidRDefault="008E1161" w:rsidP="008E1161">
      <w:pPr>
        <w:jc w:val="center"/>
        <w:rPr>
          <w:rFonts w:ascii="Georgia" w:eastAsia="Georgia" w:hAnsi="Georgia" w:cs="Georgia"/>
          <w:sz w:val="28"/>
          <w:szCs w:val="28"/>
          <w:lang w:val="en-PH"/>
        </w:rPr>
      </w:pPr>
      <m:oMathPara>
        <m:oMathParaPr>
          <m:jc m:val="center"/>
        </m:oMathParaPr>
        <m:oMath>
          <w:del w:id="33654" w:author="Claude" w:date="2026-10-19T09:00:00Z">
            <m:r>
              <w:rPr>
                <w:rFonts w:ascii="Cambria Math" w:hAnsi="Cambria Math"/>
                <w:sz w:val="28"/>
                <w:szCs w:val="28"/>
              </w:rPr>
              <m:t>FC=</m:t>
            </m:r>
          </w:del>
          <w:ins w:id="33655" w:author="Claude" w:date="2026-10-19T09:00:00Z">
            <m:r>
              <w:rPr>
                <w:rFonts w:ascii="Cambria Math" w:hAnsi="Cambria Math"/>
                <w:sz w:val="28"/>
                <w:szCs w:val="28"/>
              </w:rPr>
              <m:t>FCC=</m:t>
            </m:r>
          </w:ins>
          <m:r>
            <w:rPr>
              <w:rFonts w:ascii="Cambria Math" w:hAnsi="Cambria Math"/>
              <w:sz w:val="28"/>
              <w:szCs w:val="28"/>
            </w:rPr>
            <m:t>RGP×HR×FX×(1+VAT)</m:t>
          </m:r>
        </m:oMath>
      </m:oMathPara>
    </w:p>
    <w:p w:rsidR="008E1161" w:rsidRPr="008E1161" w:rsidRDefault="008E1161" w:rsidP="008E1161">
      <w:pPr>
        <w:jc w:val="center"/>
        <w:rPr>
          <w:ins w:id="33656" w:author="Claude" w:date="2026-10-19T09:00:00Z"/>
          <w:rFonts w:ascii="Georgia" w:eastAsia="Georgia" w:hAnsi="Georgia" w:cs="Georgia"/>
          <w:sz w:val="28"/>
          <w:szCs w:val="28"/>
          <w:lang w:val="en-PH"/>
        </w:rPr>
      </w:pPr>
      <m:oMathPara>
        <m:oMathParaPr>
          <m:jc m:val="center"/>
        </m:oMathParaPr>
        <m:oMath>
          <w:ins w:id="33657" w:author="Claude" w:date="2026-10-19T09:00:00Z">
            <m:r>
              <w:rPr>
                <w:rFonts w:ascii="Cambria Math" w:hAnsi="Cambria Math"/>
                <w:sz w:val="28"/>
                <w:szCs w:val="28"/>
              </w:rPr>
              <m:t>CLLC=AOC×HR×FX×(1+LVAT)</m:t>
            </m:r>
          </w:ins>
        </m:oMath>
      </m:oMathPara>
    </w:p>
    <w:p w14:paraId="282F0EB0" w14:textId="77777777" w:rsidR="008E1161" w:rsidRPr="008E1161" w:rsidRDefault="008E1161" w:rsidP="008E1161">
      <w:pPr>
        <w:ind w:firstLine="720"/>
        <w:jc w:val="both"/>
        <w:rPr>
          <w:rFonts w:ascii="Georgia" w:eastAsia="Georgia" w:hAnsi="Georgia" w:cs="Georgia"/>
          <w:sz w:val="28"/>
          <w:szCs w:val="28"/>
          <w:lang w:val="en-PH"/>
        </w:rPr>
      </w:pPr>
    </w:p>
    <w:p w14:paraId="3053480F"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sz w:val="28"/>
          <w:szCs w:val="28"/>
          <w:lang w:val="en-PH"/>
        </w:rPr>
        <w:t>Where:</w:t>
      </w:r>
    </w:p>
    <w:p w14:paraId="0600444A" w14:textId="77777777" w:rsidR="008E1161" w:rsidRPr="008E1161" w:rsidRDefault="008E1161" w:rsidP="008E1161">
      <w:pPr>
        <w:ind w:firstLine="720"/>
        <w:jc w:val="both"/>
        <w:rPr>
          <w:rFonts w:ascii="Georgia" w:eastAsia="Georgia" w:hAnsi="Georgia" w:cs="Georgia"/>
          <w:sz w:val="28"/>
          <w:szCs w:val="28"/>
          <w:lang w:val="en-PH"/>
        </w:rPr>
      </w:pPr>
    </w:p>
    <w:p w14:paraId="53488061"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(a) The Reference Gas Price</w:t>
      </w:r>
      <w:ins w:id="698" w:author="Claude" w:date="2026-09-23T00:00:00Z">
        <w:r>
          <w:rPr>
            <w:rFonts w:ascii="Georgia" w:hAnsi="Georgia"/>
            <w:sz w:val="28"/>
            <w:highlight w:val="green"/>
          </w:rPr>
          <w:t xml:space="preserve"> (RGP)</w:t>
        </w:r>
      </w:ins>
      <w:r>
        <w:rPr>
          <w:rFonts w:ascii="Georgia" w:hAnsi="Georgia"/>
          <w:sz w:val="28"/>
        </w:rPr>
        <w:t xml:space="preserve"> is as determined under Sections 14 to 16 of these Rules, exclusive of the Allowable Add-On Costs under Section 17, </w:t>
      </w:r>
      <w:del w:id="33658" w:author="Claude" w:date="2026-10-19T09:00:00Z">
        <w:r>
          <w:rPr>
            <w:rFonts w:ascii="Georgia" w:hAnsi="Georgia"/>
            <w:sz w:val="28"/>
            <w:highlight w:val="green"/>
          </w:rPr>
          <w:delText xml:space="preserve">which are instead embedded in the GAT Price pursuant to Section 8.6 of these Rules;</w:delText>
        </w:r>
      </w:del>
      <w:ins w:id="33659" w:author="Claude" w:date="2026-10-19T09:00:00Z">
        <w:r>
          <w:rPr>
            <w:rFonts w:ascii="Georgia" w:hAnsi="Georgia"/>
            <w:sz w:val="28"/>
            <w:highlight w:val="green"/>
          </w:rPr>
          <w:t xml:space="preserve">which are instead recovered through the CLLC;</w:t>
        </w:r>
      </w:ins>
    </w:p>
    <w:p w14:paraId="1F71FD9B" w14:textId="77777777" w:rsidR="008E1161" w:rsidRPr="008E1161" w:rsidRDefault="008E1161" w:rsidP="008E1161">
      <w:pPr>
        <w:ind w:firstLine="720"/>
        <w:jc w:val="both"/>
        <w:rPr>
          <w:rFonts w:ascii="Georgia" w:eastAsia="Georgia" w:hAnsi="Georgia" w:cs="Georgia"/>
          <w:sz w:val="28"/>
          <w:szCs w:val="28"/>
          <w:lang w:val="en-PH"/>
        </w:rPr>
      </w:pPr>
    </w:p>
    <w:p w14:paraId="731ADA27"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(b) The Heat Rate</w:t>
      </w:r>
      <w:ins w:id="699" w:author="Claude" w:date="2026-09-23T00:00:00Z">
        <w:r>
          <w:rPr>
            <w:rFonts w:ascii="Georgia" w:eastAsia="Georgia" w:hAnsi="Georgia" w:cs="Georgia"/>
            <w:sz w:val="28"/>
            <w:szCs w:val="28"/>
            <w:highlight w:val="green"/>
            <w:lang w:val="en-PH"/>
          </w:rPr>
          <w:t xml:space="preserve"> (HR)</w:t>
        </w:r>
      </w:ins>
      <w:r>
        <w:rPr>
          <w:rFonts w:ascii="Georgia" w:eastAsia="Georgia" w:hAnsi="Georgia" w:cs="Georgia"/>
          <w:sz w:val="28"/>
          <w:szCs w:val="28"/>
          <w:lang w:val="en-PH"/>
        </w:rPr>
        <w:t xml:space="preserve"> is the verified actual average net heat rate of the Winning Bidder’s facility over the applicable Settlement Period, </w:t>
      </w:r>
      <w:r>
        <w:rPr>
          <w:rFonts w:ascii="Georgia" w:eastAsia="Georgia" w:hAnsi="Georgia" w:cs="Georgia"/>
          <w:sz w:val="28"/>
          <w:szCs w:val="28"/>
          <w:lang w:val="en-PH"/>
        </w:rPr>
        <w:lastRenderedPageBreak/>
        <w:t>as reported and audited under Section 22 of these Rules</w:t>
      </w:r>
      <w:ins w:id="700" w:author="Claude" w:date="2026-08-25T23:53:00Z">
        <w:del w:id="701" w:author="Claude" w:date="2026-08-26T01:27:00Z">
          <w:r>
            <w:rPr>
              <w:rFonts w:ascii="Georgia" w:eastAsia="Georgia" w:hAnsi="Georgia" w:cs="Georgia"/>
              <w:sz w:val="28"/>
              <w:szCs w:val="28"/>
              <w:highlight w:val="green"/>
              <w:lang w:val="en-PH"/>
            </w:rPr>
            <w:delText>, measured on a higher heating value (HHV) basis consistent with the heating-value basis of the Reference Gas Price under Section 14.2,</w:delText>
          </w:r>
        </w:del>
      </w:ins>
      <w:ins w:id="702" w:author="Claude" w:date="2026-08-26T01:27:00Z">
        <w:r>
          <w:rPr>
            <w:rFonts w:ascii="Georgia" w:eastAsia="Georgia" w:hAnsi="Georgia" w:cs="Georgia"/>
            <w:sz w:val="28"/>
            <w:szCs w:val="28"/>
            <w:highlight w:val="green"/>
            <w:lang w:val="en-PH"/>
          </w:rPr>
          <w:t xml:space="preserve">, </w:t>
        </w:r>
        <w:del w:id="703" w:author="Claude" w:date="2026-10-08T09:00:00Z">
          <w:r>
            <w:rPr>
              <w:rFonts w:ascii="Georgia" w:eastAsia="Georgia" w:hAnsi="Georgia" w:cs="Georgia"/>
              <w:sz w:val="28"/>
              <w:szCs w:val="28"/>
              <w:highlight w:val="green"/>
              <w:lang w:val="en-PH"/>
            </w:rPr>
            <w:delText>measured on a higher heating value (HHV) basis consistent with the heating-value basis of the Reference Gas Price under Section 14.2</w:delText>
          </w:r>
        </w:del>
      </w:ins>
      <w:del w:id="704" w:author="Claude" w:date="2026-10-08T09:00:00Z">
        <w:r>
          <w:rPr>
            <w:rFonts w:ascii="Georgia" w:eastAsia="Georgia" w:hAnsi="Georgia" w:cs="Georgia"/>
            <w:sz w:val="28"/>
            <w:szCs w:val="28"/>
            <w:highlight w:val="green"/>
            <w:lang w:val="en-PH"/>
          </w:rPr>
          <w:delText>;</w:delText>
        </w:r>
      </w:del>
      <w:commentRangeStart w:id="705"/>
      <w:ins w:id="706" w:author="Claude" w:date="2026-10-08T09:00:00Z">
        <w:r>
          <w:rPr>
            <w:rFonts w:ascii="Georgia" w:eastAsia="Georgia" w:hAnsi="Georgia" w:cs="Georgia"/>
            <w:sz w:val="28"/>
            <w:szCs w:val="28"/>
            <w:highlight w:val="green"/>
            <w:lang w:val="en-PH"/>
          </w:rPr>
          <w:t>measured on the same heating-value basis (higher or lower heating value) as the Reference Gas Price under Section 14.2 and the Reference Heat Rate Cap under Section 19;</w:t>
        </w:r>
      </w:ins>
      <w:commentRangeEnd w:id="705"/>
      <w:r>
        <w:rPr>
          <w:rStyle w:val="CommentReference"/>
          <w:rFonts w:ascii="Georgia" w:eastAsia="Georgia" w:hAnsi="Georgia" w:cs="Georgia"/>
          <w:sz w:val="28"/>
          <w:szCs w:val="28"/>
          <w:lang w:val="en-PH"/>
        </w:rPr>
        <w:commentReference w:id="705"/>
      </w:r>
      <w:r>
        <w:rPr>
          <w:rFonts w:ascii="Georgia" w:eastAsia="Georgia" w:hAnsi="Georgia" w:cs="Georgia"/>
          <w:sz w:val="28"/>
          <w:szCs w:val="28"/>
          <w:lang w:val="en-PH"/>
        </w:rPr>
        <w:t xml:space="preserve"> the Commission shall also prescribe a maximum allowable Heat Rate for each Facility Type (the Reference Heat Rate) beyond which fuel efficiency losses are not passed through to </w:t>
      </w:r>
      <w:del w:id="707" w:author="Claude" w:date="2026-09-23T00:00:00Z">
        <w:r>
          <w:rPr>
            <w:rFonts w:ascii="Georgia" w:eastAsia="Georgia" w:hAnsi="Georgia" w:cs="Georgia"/>
            <w:sz w:val="28"/>
            <w:szCs w:val="28"/>
            <w:highlight w:val="green"/>
            <w:lang w:val="en-PH"/>
          </w:rPr>
          <w:delText>consumers; and</w:delText>
        </w:r>
      </w:del>
      <w:ins w:id="708" w:author="Claude" w:date="2026-09-23T00:00:00Z">
        <w:r>
          <w:rPr>
            <w:rFonts w:ascii="Georgia" w:eastAsia="Georgia" w:hAnsi="Georgia" w:cs="Georgia"/>
            <w:sz w:val="28"/>
            <w:szCs w:val="28"/>
            <w:highlight w:val="green"/>
            <w:lang w:val="en-PH"/>
          </w:rPr>
          <w:t>consumers;</w:t>
        </w:r>
      </w:ins>
    </w:p>
    <w:p w14:paraId="683008DF" w14:textId="77777777" w:rsidR="008E1161" w:rsidRPr="008E1161" w:rsidRDefault="008E1161" w:rsidP="008E1161">
      <w:pPr>
        <w:ind w:firstLine="720"/>
        <w:jc w:val="both"/>
        <w:rPr>
          <w:rFonts w:ascii="Georgia" w:eastAsia="Georgia" w:hAnsi="Georgia" w:cs="Georgia"/>
          <w:sz w:val="28"/>
          <w:szCs w:val="28"/>
          <w:lang w:val="en-PH"/>
        </w:rPr>
      </w:pPr>
    </w:p>
    <w:p w14:paraId="15D132D9"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(c) The Exchange Rate </w:t>
      </w:r>
      <w:del w:id="709" w:author="Claude" w:date="2026-09-23T00:00:00Z">
        <w:r>
          <w:rPr>
            <w:rFonts w:ascii="Georgia" w:eastAsia="Georgia" w:hAnsi="Georgia" w:cs="Georgia"/>
            <w:sz w:val="28"/>
            <w:szCs w:val="28"/>
            <w:highlight w:val="green"/>
            <w:lang w:val="en-PH"/>
          </w:rPr>
          <w:delText>(PhP/USD)</w:delText>
        </w:r>
      </w:del>
      <w:ins w:id="710" w:author="Claude" w:date="2026-09-23T00:00:00Z">
        <w:r>
          <w:rPr>
            <w:rFonts w:ascii="Georgia" w:eastAsia="Georgia" w:hAnsi="Georgia" w:cs="Georgia"/>
            <w:sz w:val="28"/>
            <w:szCs w:val="28"/>
            <w:highlight w:val="green"/>
            <w:lang w:val="en-PH"/>
          </w:rPr>
          <w:t>(FX), in PhP/USD,</w:t>
        </w:r>
      </w:ins>
      <w:r>
        <w:rPr>
          <w:rFonts w:ascii="Georgia" w:eastAsia="Georgia" w:hAnsi="Georgia" w:cs="Georgia"/>
          <w:sz w:val="28"/>
          <w:szCs w:val="28"/>
          <w:lang w:val="en-PH"/>
        </w:rPr>
        <w:t xml:space="preserve"> shall be the average closing rate published by the Bangko Sentral ng Pilipinas (BSP) over the applicable </w:t>
      </w:r>
      <w:del w:id="711" w:author="Claude" w:date="2026-09-23T00:00:00Z">
        <w:r>
          <w:rPr>
            <w:rFonts w:ascii="Georgia" w:eastAsia="Georgia" w:hAnsi="Georgia" w:cs="Georgia"/>
            <w:sz w:val="28"/>
            <w:szCs w:val="28"/>
            <w:highlight w:val="green"/>
            <w:lang w:val="en-PH"/>
          </w:rPr>
          <w:delText>Settlement Period.</w:delText>
        </w:r>
      </w:del>
      <w:ins w:id="712" w:author="Claude" w:date="2026-09-23T00:00:00Z">
        <w:del w:id="33660" w:author="Claude" w:date="2026-10-19T09:00:00Z">
          <w:r>
            <w:rPr>
              <w:rFonts w:ascii="Georgia" w:eastAsia="Georgia" w:hAnsi="Georgia" w:cs="Georgia"/>
              <w:sz w:val="28"/>
              <w:szCs w:val="28"/>
              <w:highlight w:val="green"/>
              <w:lang w:val="en-PH"/>
            </w:rPr>
            <w:delText>Settlement Period; and</w:delText>
          </w:r>
        </w:del>
      </w:ins>
      <w:ins w:id="33661" w:author="Claude" w:date="2026-10-19T09:00:00Z">
        <w:r>
          <w:rPr>
            <w:rFonts w:ascii="Georgia" w:eastAsia="Georgia" w:hAnsi="Georgia" w:cs="Georgia"/>
            <w:sz w:val="28"/>
            <w:szCs w:val="28"/>
            <w:highlight w:val="green"/>
            <w:lang w:val="en-PH"/>
          </w:rPr>
          <w:t xml:space="preserve">Settlement Period;</w:t>
        </w:r>
      </w:ins>
    </w:p>
    <w:p w14:paraId="15986E86" w14:textId="77777777" w:rsidR="008E1161" w:rsidRPr="008E1161" w:rsidRDefault="008E1161" w:rsidP="008E1161">
      <w:pPr>
        <w:ind w:firstLine="720"/>
        <w:jc w:val="both"/>
        <w:rPr>
          <w:rFonts w:ascii="Georgia" w:eastAsia="Georgia" w:hAnsi="Georgia" w:cs="Georgia"/>
          <w:sz w:val="28"/>
          <w:szCs w:val="28"/>
          <w:lang w:val="en-PH"/>
        </w:rPr>
      </w:pPr>
    </w:p>
    <w:p w14:paraId="13D4CD4B" w14:textId="77777777" w:rsidR="008E1161" w:rsidRPr="008E1161" w:rsidRDefault="008E1161" w:rsidP="008E1161">
      <w:pPr>
        <w:ind w:left="1134" w:hanging="414"/>
        <w:jc w:val="both"/>
        <w:rPr>
          <w:rFonts w:ascii="Georgia" w:eastAsia="Georgia" w:hAnsi="Georgia" w:cs="Georgia"/>
          <w:sz w:val="28"/>
          <w:szCs w:val="28"/>
          <w:lang w:val="en-PH"/>
        </w:rPr>
      </w:pPr>
      <w:commentRangeStart w:id="713"/>
      <w:commentRangeStart w:id="714"/>
      <w:commentRangeStart w:id="715"/>
      <w:r>
        <w:rPr>
          <w:rFonts w:ascii="Georgia" w:hAnsi="Georgia"/>
          <w:sz w:val="28"/>
        </w:rPr>
        <w:t>(d) The Fuel VAT Rate</w:t>
      </w:r>
      <w:ins w:id="716" w:author="Claude" w:date="2026-09-23T00:00:00Z">
        <w:r>
          <w:rPr>
            <w:rFonts w:ascii="Georgia" w:hAnsi="Georgia"/>
            <w:sz w:val="28"/>
            <w:highlight w:val="green"/>
          </w:rPr>
          <w:t xml:space="preserve"> (VAT)</w:t>
        </w:r>
      </w:ins>
      <w:r>
        <w:rPr>
          <w:rFonts w:ascii="Georgia" w:hAnsi="Georgia"/>
          <w:sz w:val="28"/>
        </w:rPr>
        <w:t xml:space="preserve"> is the value-added tax rate applicable to the importation or sale of natural gas fuel </w:t>
      </w:r>
      <w:del w:id="717" w:author="Claude" w:date="2026-10-08T09:00:00Z">
        <w:r>
          <w:rPr>
            <w:rFonts w:ascii="Georgia" w:hAnsi="Georgia"/>
            <w:sz w:val="28"/>
            <w:highlight w:val="green"/>
          </w:rPr>
          <w:delText>under Section 108 of the National Internal Revenue Code</w:delText>
        </w:r>
      </w:del>
      <w:commentRangeStart w:id="718"/>
      <w:ins w:id="719" w:author="Claude" w:date="2026-10-08T09:00:00Z">
        <w:r>
          <w:rPr>
            <w:rFonts w:ascii="Georgia" w:hAnsi="Georgia"/>
            <w:sz w:val="28"/>
            <w:highlight w:val="green"/>
          </w:rPr>
          <w:t>under Sections 106 and 107 of the National Internal Revenue Code</w:t>
        </w:r>
      </w:ins>
      <w:commentRangeEnd w:id="718"/>
      <w:r>
        <w:rPr>
          <w:rStyle w:val="CommentReference"/>
          <w:rFonts w:ascii="Georgia" w:hAnsi="Georgia"/>
          <w:sz w:val="28"/>
          <w:szCs w:val="24"/>
        </w:rPr>
        <w:commentReference w:id="718"/>
      </w:r>
      <w:r>
        <w:rPr>
          <w:rFonts w:ascii="Georgia" w:hAnsi="Georgia"/>
          <w:sz w:val="28"/>
        </w:rPr>
        <w:t xml:space="preserve">, as amended, to be determined by the Commission </w:t>
      </w:r>
      <w:commentRangeEnd w:id="715"/>
      <w:r>
        <w:rPr>
          <w:rStyle w:val="CommentReference"/>
          <w:rFonts w:ascii="Georgia" w:hAnsi="Georgia"/>
          <w:sz w:val="28"/>
          <w:szCs w:val="24"/>
        </w:rPr>
        <w:commentReference w:id="715"/>
      </w:r>
      <w:commentRangeEnd w:id="714"/>
      <w:r>
        <w:rPr>
          <w:rStyle w:val="CommentReference"/>
          <w:rFonts w:ascii="Georgia" w:hAnsi="Georgia"/>
          <w:sz w:val="28"/>
          <w:szCs w:val="24"/>
        </w:rPr>
        <w:commentReference w:id="714"/>
      </w:r>
      <w:r>
        <w:rPr>
          <w:rFonts w:ascii="Georgia" w:hAnsi="Georgia"/>
          <w:sz w:val="28"/>
        </w:rPr>
        <w:t>consistent with prevailing law, or such other rate as may be prescribed by law</w:t>
      </w:r>
      <w:ins w:id="720" w:author="Claude" w:date="2026-08-26T16:00:00Z">
        <w:r>
          <w:rPr>
            <w:rFonts w:ascii="Georgia" w:hAnsi="Georgia"/>
            <w:sz w:val="28"/>
            <w:highlight w:val="green"/>
          </w:rPr>
          <w:t>: Provided, That for Indigenous Natural Gas, the Fuel VAT Rate shall be zero, consistent with the value-added tax exemption under Section 38 of Republic Act No. 12120 (PNGIDA); Provided, further, That for Blended Natural Gas, the Fuel VAT Rate shall be the weighted average of the Indigenous Natural Gas Fuel VAT Rate (zero) and the Imported LNG Fuel VAT Rate, weighted by the volumetric share of each gas source type determined under Section 16 of these Rules</w:t>
        </w:r>
        <w:del w:id="721" w:author="Claude" w:date="2026-10-08T09:00:00Z">
          <w:r>
            <w:rPr>
              <w:rFonts w:ascii="Georgia" w:hAnsi="Georgia"/>
              <w:sz w:val="28"/>
              <w:highlight w:val="green"/>
            </w:rPr>
            <w:delText>; and Provided, finally, That the Fuel Cost shall be computed</w:delText>
          </w:r>
        </w:del>
      </w:ins>
      <w:ins w:id="722" w:author="Claude" w:date="2026-10-08T09:00:00Z">
        <w:r>
          <w:rPr>
            <w:rFonts w:ascii="Georgia" w:hAnsi="Georgia"/>
            <w:sz w:val="28"/>
            <w:highlight w:val="green"/>
          </w:rPr>
          <w:t>; Provided, further, That the Fuel Cost shall be computed</w:t>
        </w:r>
      </w:ins>
      <w:ins w:id="723" w:author="Claude" w:date="2026-08-26T16:00:00Z">
        <w:r>
          <w:rPr>
            <w:rFonts w:ascii="Georgia" w:hAnsi="Georgia"/>
            <w:sz w:val="28"/>
            <w:highlight w:val="green"/>
          </w:rPr>
          <w:t xml:space="preserve"> and disclosed on a pre-VAT basis, with the applicable VAT component computed and shown as a separate line item, consistent with Section 22(f) of these Rules</w:t>
        </w:r>
      </w:ins>
      <w:del w:id="724" w:author="Claude" w:date="2026-10-08T09:00:00Z">
        <w:r>
          <w:rPr>
            <w:rFonts w:ascii="Georgia" w:hAnsi="Georgia"/>
            <w:sz w:val="28"/>
            <w:highlight w:val="green"/>
          </w:rPr>
          <w:delText>: Provided, That logistics costs embedded in the GAT Price</w:delText>
        </w:r>
      </w:del>
      <w:ins w:id="725" w:author="Claude" w:date="2026-10-08T09:00:00Z">
        <w:r>
          <w:rPr>
            <w:rFonts w:ascii="Georgia" w:hAnsi="Georgia"/>
            <w:sz w:val="28"/>
            <w:highlight w:val="green"/>
          </w:rPr>
          <w:t xml:space="preserve">; and Provided, finally, That the value-added tax component of </w:t>
        </w:r>
        <w:del w:id="33662" w:author="Claude" w:date="2026-10-19T09:00:00Z">
          <w:r>
            <w:rPr>
              <w:rFonts w:ascii="Georgia" w:hAnsi="Georgia"/>
              <w:sz w:val="28"/>
              <w:highlight w:val="green"/>
            </w:rPr>
            <w:delText xml:space="preserve">logistics costs embedded in the GAT Price</w:delText>
          </w:r>
        </w:del>
      </w:ins>
      <w:del w:id="33663" w:author="Claude" w:date="2026-10-19T09:00:00Z">
        <w:r>
          <w:rPr>
            <w:rFonts w:ascii="Georgia" w:hAnsi="Georgia"/>
            <w:sz w:val="28"/>
            <w:highlight w:val="green"/>
          </w:rPr>
          <w:delText xml:space="preserve"> under Section 8.6 that qualify</w:delText>
        </w:r>
      </w:del>
      <w:ins w:id="33664" w:author="Claude" w:date="2026-10-19T09:00:00Z">
        <w:r>
          <w:rPr>
            <w:rFonts w:ascii="Georgia" w:hAnsi="Georgia"/>
            <w:sz w:val="28"/>
            <w:highlight w:val="green"/>
          </w:rPr>
          <w:t xml:space="preserve">logistics costs recovered through the CLLC that qualify</w:t>
        </w:r>
      </w:ins>
      <w:r>
        <w:rPr>
          <w:rFonts w:ascii="Georgia" w:hAnsi="Georgia"/>
          <w:sz w:val="28"/>
        </w:rPr>
        <w:t xml:space="preserve"> for value-added tax exemption or zero-rating under </w:t>
      </w:r>
      <w:ins w:id="726" w:author="Claude" w:date="2026-08-26T16:00:00Z">
        <w:r>
          <w:rPr>
            <w:rFonts w:ascii="Georgia" w:hAnsi="Georgia"/>
            <w:sz w:val="28"/>
            <w:highlight w:val="green"/>
          </w:rPr>
          <w:t xml:space="preserve">Republic Act No. 12120 (PNGIDA), </w:t>
        </w:r>
      </w:ins>
      <w:r>
        <w:rPr>
          <w:rFonts w:ascii="Georgia" w:hAnsi="Georgia"/>
          <w:sz w:val="28"/>
        </w:rPr>
        <w:t xml:space="preserve">Republic Act No. 11534 (CREATE Act) and applicable Philippine Economic Zone Authority rules </w:t>
      </w:r>
      <w:del w:id="33665" w:author="Claude" w:date="2026-10-19T09:00:00Z">
        <w:r>
          <w:rPr>
            <w:rFonts w:ascii="Georgia" w:hAnsi="Georgia"/>
            <w:sz w:val="28"/>
            <w:highlight w:val="green"/>
          </w:rPr>
          <w:delText xml:space="preserve">shall be excluded from the GAT Price to the extent of such exemption, subject to Commission verification.</w:delText>
        </w:r>
      </w:del>
      <w:ins w:id="33666" w:author="Claude" w:date="2026-10-19T09:00:00Z">
        <w:r>
          <w:rPr>
            <w:rFonts w:ascii="Georgia" w:hAnsi="Georgia"/>
            <w:sz w:val="28"/>
            <w:highlight w:val="green"/>
          </w:rPr>
          <w:t xml:space="preserve">shall be excluded from the CLLC to the extent of such exemption, subject to Commission verification;</w:t>
        </w:r>
      </w:ins>
      <w:commentRangeEnd w:id="713"/>
      <w:r w:rsidRPr="008E1161">
        <w:rPr>
          <w:rStyle w:val="CommentReference"/>
          <w:rFonts w:ascii="Georgia" w:eastAsia="Georgia" w:hAnsi="Georgia" w:cs="Georgia"/>
          <w:sz w:val="28"/>
          <w:szCs w:val="28"/>
          <w:lang w:val="en-PH"/>
        </w:rPr>
        <w:commentReference w:id="713"/>
      </w:r>
    </w:p>
    <w:p>
      <w:pPr>
        <w:ind w:left="1134" w:hanging="414"/>
        <w:jc w:val="both"/>
        <w:rPr>
          <w:ins w:id="33667" w:author="Claude" w:date="2026-10-19T09:00:00Z"/>
          <w:rFonts w:ascii="Georgia" w:eastAsia="Georgia" w:hAnsi="Georgia" w:cs="Georgia"/>
          <w:sz w:val="28"/>
          <w:szCs w:val="28"/>
          <w:lang w:val="en-PH"/>
        </w:rPr>
      </w:pPr>
      <w:ins w:id="33668" w:author="Claude" w:date="2026-10-19T09:00:00Z">
        <w:r>
          <w:rPr>
            <w:rFonts w:ascii="Georgia" w:hAnsi="Georgia"/>
            <w:sz w:val="28"/>
            <w:highlight w:val="green"/>
          </w:rPr>
          <w:t xml:space="preserve">(e) AOC is the sum, in USD/MMBtu, of the Allowable Add-On Costs under Section 17 for the Settlement Period, each component certified at the lesser of the actual, reasonable, and prudent cost and its applicable cap, any component billed in PhP/MMBtu being converted at the Exchange Rate; and</w:t>
        </w:r>
      </w:ins>
    </w:p>
    <w:p>
      <w:pPr>
        <w:ind w:left="1134" w:hanging="414"/>
        <w:jc w:val="both"/>
        <w:rPr>
          <w:ins w:id="33669" w:author="Claude" w:date="2026-10-19T09:00:00Z"/>
          <w:rFonts w:ascii="Georgia" w:eastAsia="Georgia" w:hAnsi="Georgia" w:cs="Georgia"/>
          <w:sz w:val="28"/>
          <w:szCs w:val="28"/>
          <w:lang w:val="en-PH"/>
        </w:rPr>
      </w:pPr>
      <w:ins w:id="33670" w:author="Claude" w:date="2026-10-19T09:00:00Z">
        <w:r>
          <w:rPr>
            <w:rFonts w:ascii="Georgia" w:hAnsi="Georgia"/>
            <w:sz w:val="28"/>
            <w:highlight w:val="green"/>
          </w:rPr>
          <w:t xml:space="preserve">(f) LVAT is the value-added tax rate applicable to the logistics services comprised in the AOC under Section 108 of the National Internal Revenue Code, as amended, excluding any component exempt or zero-rated under the last proviso of paragraph (d) above, shown as a separate line item.</w:t>
        </w:r>
      </w:ins>
    </w:p>
    <w:p w14:paraId="65D47C14" w14:textId="77777777" w:rsidR="008E1161" w:rsidRPr="008E1161" w:rsidRDefault="008E1161" w:rsidP="008E1161">
      <w:pPr>
        <w:ind w:firstLine="720"/>
        <w:jc w:val="both"/>
        <w:rPr>
          <w:rFonts w:ascii="Georgia" w:eastAsia="Georgia" w:hAnsi="Georgia" w:cs="Georgia"/>
          <w:sz w:val="28"/>
          <w:szCs w:val="28"/>
          <w:lang w:val="en-PH"/>
        </w:rPr>
      </w:pPr>
    </w:p>
    <w:p w14:paraId="23A8F032" w14:textId="77777777" w:rsidR="008E1161" w:rsidRPr="008E1161" w:rsidRDefault="008E1161" w:rsidP="00915078">
      <w:pPr>
        <w:jc w:val="both"/>
        <w:rPr>
          <w:rFonts w:ascii="Georgia" w:eastAsia="Georgia" w:hAnsi="Georgia" w:cs="Georgia"/>
          <w:sz w:val="28"/>
          <w:szCs w:val="28"/>
          <w:lang w:val="en-PH"/>
        </w:rPr>
      </w:pPr>
      <w:commentRangeStart w:id="727"/>
      <w:commentRangeStart w:id="728"/>
      <w:commentRangeStart w:id="729"/>
      <w:commentRangeStart w:id="730"/>
      <w:commentRangeStart w:id="731"/>
      <w:r>
        <w:rPr>
          <w:rFonts w:ascii="Georgia" w:eastAsia="Georgia" w:hAnsi="Georgia" w:cs="Georgia"/>
          <w:b/>
          <w:bCs/>
          <w:sz w:val="28"/>
          <w:szCs w:val="28"/>
          <w:lang w:val="en-PH"/>
        </w:rPr>
        <w:t>Section 19. Reference Heat Rate Cap.</w:t>
      </w:r>
      <w:commentRangeEnd w:id="731"/>
      <w:r>
        <w:rPr>
          <w:rStyle w:val="CommentReference"/>
          <w:rFonts w:ascii="Georgia" w:eastAsia="Georgia" w:hAnsi="Georgia" w:cs="Georgia"/>
          <w:sz w:val="28"/>
          <w:szCs w:val="28"/>
          <w:lang w:val="en-PH"/>
        </w:rPr>
        <w:commentReference w:id="731"/>
      </w:r>
      <w:commentRangeEnd w:id="730"/>
      <w:r>
        <w:rPr>
          <w:rStyle w:val="CommentReference"/>
          <w:rFonts w:ascii="Georgia" w:eastAsia="Georgia" w:hAnsi="Georgia" w:cs="Georgia"/>
          <w:sz w:val="28"/>
          <w:szCs w:val="28"/>
          <w:lang w:val="en-PH"/>
        </w:rPr>
        <w:commentReference w:id="730"/>
      </w:r>
      <w:commentRangeEnd w:id="729"/>
      <w:r>
        <w:rPr>
          <w:rStyle w:val="CommentReference"/>
          <w:rFonts w:ascii="Georgia" w:eastAsia="Georgia" w:hAnsi="Georgia" w:cs="Georgia"/>
          <w:sz w:val="28"/>
          <w:szCs w:val="28"/>
          <w:lang w:val="en-PH"/>
        </w:rPr>
        <w:commentReference w:id="729"/>
      </w:r>
      <w:commentRangeEnd w:id="728"/>
      <w:r>
        <w:rPr>
          <w:rStyle w:val="CommentReference"/>
          <w:rFonts w:ascii="Georgia" w:eastAsia="Georgia" w:hAnsi="Georgia" w:cs="Georgia"/>
          <w:sz w:val="28"/>
          <w:szCs w:val="28"/>
          <w:lang w:val="en-PH"/>
        </w:rPr>
        <w:commentReference w:id="728"/>
      </w:r>
      <w:commentRangeEnd w:id="727"/>
      <w:r>
        <w:rPr>
          <w:rStyle w:val="CommentReference"/>
          <w:rFonts w:ascii="Georgia" w:eastAsia="Georgia" w:hAnsi="Georgia" w:cs="Georgia"/>
          <w:sz w:val="28"/>
          <w:szCs w:val="28"/>
          <w:lang w:val="en-PH"/>
        </w:rPr>
        <w:commentReference w:id="727"/>
      </w:r>
      <w:r>
        <w:rPr>
          <w:rFonts w:ascii="Georgia" w:eastAsia="Georgia" w:hAnsi="Georgia" w:cs="Georgia"/>
          <w:sz w:val="28"/>
          <w:szCs w:val="28"/>
          <w:lang w:val="en-PH"/>
        </w:rPr>
        <w:t xml:space="preserve"> The Commission shall prescribe a Reference Heat Rate cap for each Facility Type</w:t>
      </w:r>
      <w:ins w:id="732" w:author="Claude" w:date="2026-08-25T23:37:00Z">
        <w:r>
          <w:rPr>
            <w:rFonts w:ascii="Georgia" w:eastAsia="Georgia" w:hAnsi="Georgia" w:cs="Georgia"/>
            <w:sz w:val="28"/>
            <w:szCs w:val="28"/>
            <w:highlight w:val="green"/>
            <w:lang w:val="en-PH"/>
          </w:rPr>
          <w:t>, established with reference to a representative mid-merit operating profile -- reflecting part-load operation, ramping, and cycling arising from system dispatch requirements -- rather than solely full-load, optimal, or ISO-standard-condition efficiency,</w:t>
        </w:r>
      </w:ins>
      <w:commentRangeStart w:id="733"/>
      <w:ins w:id="734" w:author="Claude" w:date="2026-09-24T15:00:00Z">
        <w:r>
          <w:rPr>
            <w:rFonts w:ascii="Georgia" w:eastAsia="Georgia" w:hAnsi="Georgia" w:cs="Georgia"/>
            <w:sz w:val="28"/>
            <w:szCs w:val="28"/>
            <w:highlight w:val="green"/>
            <w:lang w:val="en-PH"/>
          </w:rPr>
          <w:t xml:space="preserve"> and stated at reference ambient site conditions representative of Philippine operation, </w:t>
        </w:r>
        <w:del w:id="735" w:author="Claude" w:date="2026-10-08T09:00:00Z">
          <w:r>
            <w:rPr>
              <w:rFonts w:ascii="Georgia" w:eastAsia="Georgia" w:hAnsi="Georgia" w:cs="Georgia"/>
              <w:sz w:val="28"/>
              <w:szCs w:val="28"/>
              <w:highlight w:val="green"/>
              <w:lang w:val="en-PH"/>
            </w:rPr>
            <w:delText>as specified by the Commission together with the basis disclosed under Section 8.7,</w:delText>
          </w:r>
        </w:del>
      </w:ins>
      <w:commentRangeEnd w:id="733"/>
      <w:r>
        <w:rPr>
          <w:rStyle w:val="CommentReference"/>
          <w:rFonts w:ascii="Georgia" w:eastAsia="Georgia" w:hAnsi="Georgia" w:cs="Georgia"/>
          <w:sz w:val="28"/>
          <w:szCs w:val="28"/>
          <w:highlight w:val="green"/>
          <w:lang w:val="en-PH"/>
        </w:rPr>
        <w:commentReference w:id="733"/>
      </w:r>
      <w:del w:id="736" w:author="Claude" w:date="2026-10-08T09:00:00Z">
        <w:r>
          <w:rPr>
            <w:rFonts w:ascii="Georgia" w:eastAsia="Georgia" w:hAnsi="Georgia" w:cs="Georgia"/>
            <w:sz w:val="28"/>
            <w:szCs w:val="28"/>
            <w:highlight w:val="green"/>
            <w:lang w:val="en-PH"/>
          </w:rPr>
          <w:delText xml:space="preserve"> as follows:</w:delText>
        </w:r>
      </w:del>
      <w:ins w:id="737" w:author="Claude" w:date="2026-10-08T09:00:00Z">
        <w:r>
          <w:rPr>
            <w:rFonts w:ascii="Georgia" w:eastAsia="Georgia" w:hAnsi="Georgia" w:cs="Georgia"/>
            <w:sz w:val="28"/>
            <w:szCs w:val="28"/>
            <w:highlight w:val="green"/>
            <w:lang w:val="en-PH"/>
          </w:rPr>
          <w:t>as specified by the Commission together with the basis disclosed under Section 8.7, and stated on the same heating-value basis as the Heat Rate under Section 18(b), as follows:</w:t>
        </w:r>
      </w:ins>
    </w:p>
    <w:p w14:paraId="23137B58" w14:textId="77777777" w:rsidR="008E1161" w:rsidRPr="008E1161" w:rsidRDefault="008E1161" w:rsidP="008E1161">
      <w:pPr>
        <w:ind w:firstLine="720"/>
        <w:jc w:val="both"/>
        <w:rPr>
          <w:rFonts w:ascii="Georgia" w:eastAsia="Georgia" w:hAnsi="Georgia" w:cs="Georgia"/>
          <w:sz w:val="28"/>
          <w:szCs w:val="28"/>
          <w:lang w:val="en-PH"/>
        </w:rPr>
      </w:pPr>
    </w:p>
    <w:p w14:paraId="3D6F95E4" w14:textId="77777777" w:rsidR="0008735A" w:rsidRDefault="00000000">
      <w:pPr>
        <w:rPr>
          <w:ins w:id="738" w:author="Claude" w:date="2026-08-26T00:19:00Z"/>
          <w:b/>
        </w:rPr>
      </w:pPr>
      <w:ins w:id="739" w:author="Claude" w:date="2026-08-26T00:19:00Z">
        <w:r>
          <w:rPr>
            <w:rFonts w:ascii="Georgia" w:hAnsi="Georgia"/>
            <w:b/>
            <w:sz w:val="28"/>
            <w:szCs w:val="28"/>
            <w:highlight w:val="green"/>
            <w:lang w:val="en-US"/>
          </w:rPr>
          <w:t>Table 3. Reference Heat Rate Cap by Facility Type</w:t>
        </w:r>
      </w:ins>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8E1161" w:rsidRPr="008E1161" w14:paraId="5770913A" w14:textId="77777777" w:rsidTr="00A36C92">
        <w:trPr>
          <w:tblHeader/>
        </w:trPr>
        <w:tc>
          <w:tcPr>
            <w:tcW w:w="4680" w:type="dxa"/>
            <w:shd w:val="clear" w:color="auto" w:fill="D9D9D9"/>
            <w:tcMar>
              <w:top w:w="100" w:type="dxa"/>
              <w:left w:w="100" w:type="dxa"/>
              <w:bottom w:w="100" w:type="dxa"/>
              <w:right w:w="100" w:type="dxa"/>
            </w:tcMar>
          </w:tcPr>
          <w:p w14:paraId="7CD62B22" w14:textId="77777777" w:rsidR="008E1161" w:rsidRPr="008E1161" w:rsidRDefault="008E1161" w:rsidP="00213A16">
            <w:pPr>
              <w:jc w:val="both"/>
              <w:rPr>
                <w:rFonts w:ascii="Georgia" w:eastAsia="Georgia" w:hAnsi="Georgia" w:cs="Georgia"/>
                <w:b/>
                <w:bCs/>
                <w:sz w:val="28"/>
                <w:szCs w:val="28"/>
                <w:lang w:val="en-PH"/>
              </w:rPr>
            </w:pPr>
            <w:r>
              <w:rPr>
                <w:rFonts w:ascii="Georgia" w:eastAsia="Georgia" w:hAnsi="Georgia" w:cs="Georgia"/>
                <w:b/>
                <w:bCs/>
                <w:sz w:val="28"/>
                <w:szCs w:val="28"/>
                <w:lang w:val="en-PH"/>
              </w:rPr>
              <w:lastRenderedPageBreak/>
              <w:t>Facility Type</w:t>
            </w:r>
          </w:p>
        </w:tc>
        <w:tc>
          <w:tcPr>
            <w:tcW w:w="4680" w:type="dxa"/>
            <w:shd w:val="clear" w:color="auto" w:fill="D9D9D9"/>
            <w:tcMar>
              <w:top w:w="100" w:type="dxa"/>
              <w:left w:w="100" w:type="dxa"/>
              <w:bottom w:w="100" w:type="dxa"/>
              <w:right w:w="100" w:type="dxa"/>
            </w:tcMar>
          </w:tcPr>
          <w:p w14:paraId="3F41B95A" w14:textId="77777777" w:rsidR="008E1161" w:rsidRPr="008E1161" w:rsidRDefault="008E1161" w:rsidP="00213A16">
            <w:pPr>
              <w:jc w:val="both"/>
              <w:rPr>
                <w:rFonts w:ascii="Georgia" w:eastAsia="Georgia" w:hAnsi="Georgia" w:cs="Georgia"/>
                <w:b/>
                <w:bCs/>
                <w:sz w:val="28"/>
                <w:szCs w:val="28"/>
                <w:lang w:val="en-PH"/>
              </w:rPr>
            </w:pPr>
            <w:r>
              <w:rPr>
                <w:rFonts w:ascii="Georgia" w:eastAsia="Georgia" w:hAnsi="Georgia" w:cs="Georgia"/>
                <w:b/>
                <w:bCs/>
                <w:sz w:val="28"/>
                <w:szCs w:val="28"/>
                <w:lang w:val="en-PH"/>
              </w:rPr>
              <w:t>Reference Heat Rate Cap (MMBtu/kWh)</w:t>
            </w:r>
          </w:p>
        </w:tc>
      </w:tr>
      <w:tr w:rsidR="008E1161" w:rsidRPr="008E1161" w14:paraId="60F5CCAF" w14:textId="77777777" w:rsidTr="00A36C92">
        <w:tc>
          <w:tcPr>
            <w:tcW w:w="4680" w:type="dxa"/>
            <w:tcMar>
              <w:top w:w="100" w:type="dxa"/>
              <w:left w:w="100" w:type="dxa"/>
              <w:bottom w:w="100" w:type="dxa"/>
              <w:right w:w="100" w:type="dxa"/>
            </w:tcMar>
          </w:tcPr>
          <w:p w14:paraId="14804E9E"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CCGT</w:t>
            </w:r>
          </w:p>
        </w:tc>
        <w:tc>
          <w:tcPr>
            <w:tcW w:w="4680" w:type="dxa"/>
            <w:tcMar>
              <w:top w:w="100" w:type="dxa"/>
              <w:left w:w="100" w:type="dxa"/>
              <w:bottom w:w="100" w:type="dxa"/>
              <w:right w:w="100" w:type="dxa"/>
            </w:tcMar>
          </w:tcPr>
          <w:p w14:paraId="1954B022"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To be determined by the Commission, consistent with commercially available high-efficiency CCGT technology.</w:t>
            </w:r>
          </w:p>
        </w:tc>
      </w:tr>
      <w:tr w:rsidR="008E1161" w:rsidRPr="008E1161" w14:paraId="5B86045D" w14:textId="77777777" w:rsidTr="00A36C92">
        <w:tc>
          <w:tcPr>
            <w:tcW w:w="4680" w:type="dxa"/>
            <w:tcMar>
              <w:top w:w="100" w:type="dxa"/>
              <w:left w:w="100" w:type="dxa"/>
              <w:bottom w:w="100" w:type="dxa"/>
              <w:right w:w="100" w:type="dxa"/>
            </w:tcMar>
          </w:tcPr>
          <w:p w14:paraId="50BA4897"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OCGT</w:t>
            </w:r>
          </w:p>
        </w:tc>
        <w:tc>
          <w:tcPr>
            <w:tcW w:w="4680" w:type="dxa"/>
            <w:tcMar>
              <w:top w:w="100" w:type="dxa"/>
              <w:left w:w="100" w:type="dxa"/>
              <w:bottom w:w="100" w:type="dxa"/>
              <w:right w:w="100" w:type="dxa"/>
            </w:tcMar>
          </w:tcPr>
          <w:p w14:paraId="157F9BBB"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To be determined by the Commission, consistent with commercially available OCGT technology.</w:t>
            </w:r>
          </w:p>
        </w:tc>
      </w:tr>
      <w:tr w:rsidR="008E1161" w:rsidRPr="008E1161" w14:paraId="7ECF82B3" w14:textId="77777777" w:rsidTr="00A36C92">
        <w:tc>
          <w:tcPr>
            <w:tcW w:w="4680" w:type="dxa"/>
            <w:tcMar>
              <w:top w:w="100" w:type="dxa"/>
              <w:left w:w="100" w:type="dxa"/>
              <w:bottom w:w="100" w:type="dxa"/>
              <w:right w:w="100" w:type="dxa"/>
            </w:tcMar>
          </w:tcPr>
          <w:p w14:paraId="3F623CCD"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Gas-Reciprocating Engine</w:t>
            </w:r>
          </w:p>
        </w:tc>
        <w:tc>
          <w:tcPr>
            <w:tcW w:w="4680" w:type="dxa"/>
            <w:tcMar>
              <w:top w:w="100" w:type="dxa"/>
              <w:left w:w="100" w:type="dxa"/>
              <w:bottom w:w="100" w:type="dxa"/>
              <w:right w:w="100" w:type="dxa"/>
            </w:tcMar>
          </w:tcPr>
          <w:p w14:paraId="36C35638" w14:textId="77777777" w:rsidR="008E1161" w:rsidRPr="008E1161" w:rsidRDefault="008E1161" w:rsidP="00213A16">
            <w:pPr>
              <w:jc w:val="both"/>
              <w:rPr>
                <w:rFonts w:ascii="Georgia" w:eastAsia="Georgia" w:hAnsi="Georgia" w:cs="Georgia"/>
                <w:sz w:val="28"/>
                <w:szCs w:val="28"/>
                <w:lang w:val="en-PH"/>
              </w:rPr>
            </w:pPr>
            <w:r>
              <w:rPr>
                <w:rFonts w:ascii="Georgia" w:eastAsia="Georgia" w:hAnsi="Georgia" w:cs="Georgia"/>
                <w:sz w:val="28"/>
                <w:szCs w:val="28"/>
                <w:lang w:val="en-PH"/>
              </w:rPr>
              <w:t>To be determined by the Commission, consistent with commercially available gas-reciprocating engine technology.</w:t>
            </w:r>
          </w:p>
        </w:tc>
      </w:tr>
    </w:tbl>
    <w:p w14:paraId="79D5FD7E" w14:textId="77777777" w:rsidR="008E1161" w:rsidRPr="008E1161" w:rsidRDefault="008E1161" w:rsidP="008E1161">
      <w:pPr>
        <w:ind w:firstLine="720"/>
        <w:jc w:val="both"/>
        <w:rPr>
          <w:rFonts w:ascii="Georgia" w:eastAsia="Georgia" w:hAnsi="Georgia" w:cs="Georgia"/>
          <w:sz w:val="28"/>
          <w:szCs w:val="28"/>
          <w:lang w:val="en-PH"/>
        </w:rPr>
      </w:pPr>
    </w:p>
    <w:p w14:paraId="216ABD57"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sz w:val="28"/>
          <w:szCs w:val="28"/>
          <w:lang w:val="en-PH"/>
        </w:rPr>
        <w:t>Any fuel consumption above the Reference Heat Rate Cap attributable to the inefficient operation of the Winning Bidder's facility</w:t>
      </w:r>
      <w:del w:id="740" w:author="Claude" w:date="2026-08-25T23:37:00Z">
        <w:r>
          <w:rPr>
            <w:rFonts w:ascii="Georgia" w:eastAsia="Georgia" w:hAnsi="Georgia" w:cs="Georgia"/>
            <w:sz w:val="28"/>
            <w:szCs w:val="28"/>
            <w:highlight w:val="green"/>
            <w:lang w:val="en-PH"/>
          </w:rPr>
          <w:delText xml:space="preserve"> (as distinguished from temporary degradation during start-up or grid-directed operation outside the design operating range)</w:delText>
        </w:r>
      </w:del>
      <w:ins w:id="741" w:author="Claude" w:date="2026-08-25T23:37:00Z">
        <w:r>
          <w:rPr>
            <w:rFonts w:ascii="Georgia" w:eastAsia="Georgia" w:hAnsi="Georgia" w:cs="Georgia"/>
            <w:sz w:val="28"/>
            <w:szCs w:val="28"/>
            <w:highlight w:val="green"/>
            <w:lang w:val="en-PH"/>
          </w:rPr>
          <w:t xml:space="preserve"> -- as distinguished from (i) heat rate variation attributable to normal part-load, ramping, or cycling operation within the mid-merit dispatch profile already reflected in the Reference Heat Rate Cap under this Section, or (ii) temporary degradation during start-up or grid-directed operation outside the design operating range --</w:t>
        </w:r>
      </w:ins>
      <w:r>
        <w:rPr>
          <w:rFonts w:ascii="Georgia" w:eastAsia="Georgia" w:hAnsi="Georgia" w:cs="Georgia"/>
          <w:sz w:val="28"/>
          <w:szCs w:val="28"/>
          <w:lang w:val="en-PH"/>
        </w:rPr>
        <w:t xml:space="preserve"> shall not be recoverable through the Fuel Cost Pass-Through mechanism.</w:t>
      </w:r>
      <w:r>
        <w:rPr>
          <w:rFonts w:ascii="Georgia" w:hAnsi="Georgia"/>
          <w:sz w:val="28"/>
        </w:rPr>
        <w:t xml:space="preserve"> The foregoing Reference Heat Rate Caps are subject to confirmation, adjustment, or supersession under Annex “A” of these Rules within sixty (60) days from effectivity.</w:t>
      </w:r>
    </w:p>
    <w:p w14:paraId="16EE821B" w14:textId="77777777" w:rsidR="0008735A" w:rsidRDefault="0008735A">
      <w:pPr>
        <w:jc w:val="both"/>
        <w:rPr>
          <w:rFonts w:ascii="Georgia" w:eastAsia="Georgia" w:hAnsi="Georgia" w:cs="Georgia"/>
          <w:sz w:val="28"/>
          <w:szCs w:val="28"/>
          <w:lang w:val="en-PH"/>
        </w:rPr>
      </w:pPr>
    </w:p>
    <w:p w14:paraId="570214EF" w14:textId="77777777" w:rsidR="0008735A" w:rsidRDefault="00000000">
      <w:pPr>
        <w:ind w:firstLine="720"/>
        <w:jc w:val="both"/>
        <w:rPr>
          <w:ins w:id="742" w:author="Claude" w:date="2026-09-01T09:05:00Z"/>
          <w:rFonts w:ascii="Georgia" w:eastAsia="Georgia" w:hAnsi="Georgia" w:cs="Georgia"/>
          <w:sz w:val="28"/>
          <w:szCs w:val="28"/>
          <w:lang w:val="en-PH"/>
        </w:rPr>
      </w:pPr>
      <w:commentRangeStart w:id="743"/>
      <w:ins w:id="744" w:author="Claude" w:date="2026-09-01T09:05:00Z">
        <w:r>
          <w:rPr>
            <w:rFonts w:ascii="Georgia" w:eastAsia="Georgia" w:hAnsi="Georgia" w:cs="Georgia"/>
            <w:sz w:val="28"/>
            <w:szCs w:val="28"/>
            <w:highlight w:val="green"/>
            <w:lang w:val="en-PH"/>
          </w:rPr>
          <w:t>For the avoidance of doubt, the exclusion under the second sentence of this Section for heat rate variance attributable to normal part-load, ramping, or cycling operation, or to grid-directed operation, applies whether the System Operator’s or Market Operator’s dispatch instruction requires operation within or outside the Winning Bidder’s design operating range, provided the resulting heat rate variance is directly attributable to that instruction and not to the Winning Bidder’s own operational deficiency.</w:t>
        </w:r>
      </w:ins>
      <w:commentRangeEnd w:id="743"/>
      <w:r>
        <w:rPr>
          <w:rStyle w:val="CommentReference"/>
          <w:rFonts w:ascii="Georgia" w:eastAsia="Georgia" w:hAnsi="Georgia" w:cs="Georgia"/>
          <w:sz w:val="28"/>
          <w:szCs w:val="28"/>
          <w:lang w:val="en-PH"/>
        </w:rPr>
        <w:commentReference w:id="743"/>
      </w:r>
    </w:p>
    <w:p w14:paraId="05E9E779" w14:textId="77777777" w:rsidR="008E1161" w:rsidRPr="008E1161" w:rsidRDefault="008E1161" w:rsidP="008E1161">
      <w:pPr>
        <w:ind w:firstLine="720"/>
        <w:jc w:val="both"/>
        <w:rPr>
          <w:rFonts w:ascii="Georgia" w:eastAsia="Georgia" w:hAnsi="Georgia" w:cs="Georgia"/>
          <w:sz w:val="28"/>
          <w:szCs w:val="28"/>
          <w:lang w:val="en-PH"/>
        </w:rPr>
      </w:pPr>
    </w:p>
    <w:p w14:paraId="7961CDD7" w14:textId="77777777" w:rsidR="008E1161" w:rsidRPr="008E1161" w:rsidRDefault="008E1161" w:rsidP="00915078">
      <w:pPr>
        <w:jc w:val="both"/>
        <w:rPr>
          <w:rFonts w:ascii="Georgia" w:eastAsia="Georgia" w:hAnsi="Georgia" w:cs="Georgia"/>
          <w:sz w:val="28"/>
          <w:szCs w:val="28"/>
          <w:lang w:val="en-PH"/>
        </w:rPr>
      </w:pPr>
      <w:commentRangeStart w:id="745"/>
      <w:commentRangeStart w:id="746"/>
      <w:commentRangeStart w:id="747"/>
      <w:r>
        <w:rPr>
          <w:rFonts w:ascii="Georgia" w:hAnsi="Georgia"/>
          <w:b/>
          <w:bCs/>
          <w:sz w:val="28"/>
        </w:rPr>
        <w:t>Section 20. Annual Review and Update of Gas Price Benchmark.</w:t>
      </w:r>
      <w:commentRangeEnd w:id="747"/>
      <w:r>
        <w:rPr>
          <w:rStyle w:val="CommentReference"/>
          <w:rFonts w:ascii="Georgia" w:hAnsi="Georgia"/>
          <w:sz w:val="28"/>
          <w:szCs w:val="24"/>
        </w:rPr>
        <w:commentReference w:id="747"/>
      </w:r>
      <w:commentRangeEnd w:id="746"/>
      <w:r>
        <w:rPr>
          <w:rStyle w:val="CommentReference"/>
          <w:rFonts w:ascii="Georgia" w:hAnsi="Georgia"/>
          <w:sz w:val="28"/>
          <w:szCs w:val="24"/>
        </w:rPr>
        <w:commentReference w:id="746"/>
      </w:r>
      <w:commentRangeEnd w:id="745"/>
      <w:r>
        <w:rPr>
          <w:rStyle w:val="CommentReference"/>
          <w:rFonts w:ascii="Georgia" w:hAnsi="Georgia"/>
          <w:sz w:val="28"/>
          <w:szCs w:val="24"/>
        </w:rPr>
        <w:commentReference w:id="745"/>
      </w:r>
      <w:r>
        <w:rPr>
          <w:rFonts w:ascii="Georgia" w:hAnsi="Georgia"/>
          <w:sz w:val="28"/>
        </w:rPr>
        <w:t xml:space="preserve"> The Commission shall review and, if necessary, update the Gas Price Benchmark — including the Reference Gas Price, allowable add-on cost caps, and Reference Heat Rate caps</w:t>
      </w:r>
      <w:ins w:id="748" w:author="Claude" w:date="2026-08-25T23:37:00Z">
        <w:r>
          <w:rPr>
            <w:rFonts w:ascii="Georgia" w:hAnsi="Georgia"/>
            <w:sz w:val="28"/>
            <w:highlight w:val="green"/>
          </w:rPr>
          <w:t xml:space="preserve"> (including any heat-rate degradation factor applied thereto to account for normal equipment wear-and-tear </w:t>
        </w:r>
        <w:del w:id="749" w:author="Claude" w:date="2026-10-08T09:00:00Z">
          <w:r>
            <w:rPr>
              <w:rFonts w:ascii="Georgia" w:hAnsi="Georgia"/>
              <w:sz w:val="28"/>
              <w:highlight w:val="green"/>
            </w:rPr>
            <w:delText>over the Contract Period</w:delText>
          </w:r>
        </w:del>
      </w:ins>
      <w:commentRangeStart w:id="750"/>
      <w:ins w:id="751" w:author="Claude" w:date="2026-10-08T09:00:00Z">
        <w:r>
          <w:rPr>
            <w:rFonts w:ascii="Georgia" w:hAnsi="Georgia"/>
            <w:sz w:val="28"/>
            <w:highlight w:val="green"/>
          </w:rPr>
          <w:t>over the Supply Delivery Period</w:t>
        </w:r>
      </w:ins>
      <w:commentRangeEnd w:id="750"/>
      <w:r>
        <w:rPr>
          <w:rStyle w:val="CommentReference"/>
          <w:rFonts w:ascii="Georgia" w:hAnsi="Georgia"/>
          <w:sz w:val="28"/>
          <w:szCs w:val="24"/>
          <w:highlight w:val="green"/>
        </w:rPr>
        <w:commentReference w:id="750"/>
      </w:r>
      <w:ins w:id="752" w:author="Claude" w:date="2026-08-25T23:37:00Z">
        <w:r>
          <w:rPr>
            <w:rFonts w:ascii="Georgia" w:hAnsi="Georgia"/>
            <w:sz w:val="28"/>
            <w:highlight w:val="green"/>
          </w:rPr>
          <w:t>)</w:t>
        </w:r>
      </w:ins>
      <w:r>
        <w:rPr>
          <w:rFonts w:ascii="Georgia" w:hAnsi="Georgia"/>
          <w:sz w:val="28"/>
        </w:rPr>
        <w:t xml:space="preserve"> — at least once per year, or within sixty (60) days following a material change in market conditions (including a change exceeding a materiality threshold to be determined by the Commission in the JKM spot price</w:t>
      </w:r>
      <w:ins w:id="753" w:author="Claude" w:date="2026-08-26T00:02:00Z">
        <w:r>
          <w:rPr>
            <w:rFonts w:ascii="Georgia" w:hAnsi="Georgia"/>
            <w:sz w:val="28"/>
            <w:highlight w:val="green"/>
          </w:rPr>
          <w:t>, or in freight, insurance, or other logistics or add-on costs under Section 17 of these Rules</w:t>
        </w:r>
      </w:ins>
      <w:r>
        <w:rPr>
          <w:rFonts w:ascii="Georgia" w:hAnsi="Georgia"/>
          <w:sz w:val="28"/>
        </w:rPr>
        <w:t xml:space="preserve">, sustained for at least thirty (30) consecutive calendar days, from the level prevailing at the last review). </w:t>
      </w:r>
      <w:del w:id="754" w:author="Claude" w:date="2026-08-26T00:02:00Z">
        <w:r>
          <w:rPr>
            <w:rFonts w:ascii="Georgia" w:hAnsi="Georgia"/>
            <w:sz w:val="28"/>
            <w:highlight w:val="green"/>
          </w:rPr>
          <w:delText>The Commission shall issue updated benchmarks through a Commission resolution, with public notice as required.</w:delText>
        </w:r>
      </w:del>
      <w:ins w:id="755" w:author="Claude" w:date="2026-08-26T00:02:00Z">
        <w:r>
          <w:rPr>
            <w:rFonts w:ascii="Georgia" w:hAnsi="Georgia"/>
            <w:sz w:val="28"/>
            <w:highlight w:val="green"/>
          </w:rPr>
          <w:t xml:space="preserve">Before an updated benchmark under this Section takes effect, </w:t>
        </w:r>
        <w:del w:id="756" w:author="Claude" w:date="2026-10-08T15:00:00Z">
          <w:r>
            <w:rPr>
              <w:rFonts w:ascii="Georgia" w:hAnsi="Georgia"/>
              <w:sz w:val="28"/>
              <w:highlight w:val="green"/>
            </w:rPr>
            <w:delText>the Commission shall conduct a public consultation process (not merely public notice),</w:delText>
          </w:r>
        </w:del>
      </w:ins>
      <w:ins w:id="757" w:author="Claude" w:date="2026-10-08T15:00:00Z">
        <w:r>
          <w:rPr>
            <w:rFonts w:ascii="Georgia" w:hAnsi="Georgia"/>
            <w:sz w:val="28"/>
            <w:highlight w:val="green"/>
          </w:rPr>
          <w:t xml:space="preserve">the Commission shall conduct a </w:t>
        </w:r>
        <w:r>
          <w:rPr>
            <w:rFonts w:ascii="Georgia" w:hAnsi="Georgia"/>
            <w:sz w:val="28"/>
            <w:highlight w:val="green"/>
          </w:rPr>
          <w:lastRenderedPageBreak/>
          <w:t>public consultation process (not merely public notice) in accordance with Rule 24 of the 2026 Rules of Practice and Procedure of the Energy Regulatory Commission (Resolution No. 31, Series of 2026),</w:t>
        </w:r>
      </w:ins>
      <w:ins w:id="758" w:author="Claude" w:date="2026-08-26T00:02:00Z">
        <w:r>
          <w:rPr>
            <w:rFonts w:ascii="Georgia" w:hAnsi="Georgia"/>
            <w:sz w:val="28"/>
            <w:highlight w:val="green"/>
          </w:rPr>
          <w:t xml:space="preserve"> calibrated so as not to unduly delay the Commission's ability to respond promptly to a sustained material market change under this Section, and shall thereafter issue the updated benchmark through a Commission resolution.</w:t>
        </w:r>
      </w:ins>
    </w:p>
    <w:p w14:paraId="3822BCD9" w14:textId="77777777" w:rsidR="008E1161" w:rsidRPr="008E1161" w:rsidRDefault="008E1161" w:rsidP="008E1161">
      <w:pPr>
        <w:ind w:firstLine="720"/>
        <w:jc w:val="both"/>
        <w:rPr>
          <w:rFonts w:ascii="Georgia" w:eastAsia="Georgia" w:hAnsi="Georgia" w:cs="Georgia"/>
          <w:sz w:val="28"/>
          <w:szCs w:val="28"/>
          <w:lang w:val="en-PH"/>
        </w:rPr>
      </w:pPr>
    </w:p>
    <w:p w14:paraId="27B3A188" w14:textId="77777777" w:rsidR="008E1161" w:rsidRPr="008E1161" w:rsidRDefault="008E1161" w:rsidP="00F3700A">
      <w:pPr>
        <w:ind w:firstLine="720"/>
        <w:jc w:val="center"/>
        <w:rPr>
          <w:rFonts w:ascii="Georgia" w:eastAsia="Georgia" w:hAnsi="Georgia" w:cs="Georgia"/>
          <w:b/>
          <w:bCs/>
          <w:sz w:val="28"/>
          <w:szCs w:val="28"/>
          <w:lang w:val="en-PH"/>
        </w:rPr>
      </w:pPr>
      <w:bookmarkStart w:id="759" w:name="_im2hafubkep3" w:colFirst="0" w:colLast="0"/>
      <w:bookmarkEnd w:id="759"/>
      <w:r>
        <w:rPr>
          <w:rFonts w:ascii="Georgia" w:eastAsia="Georgia" w:hAnsi="Georgia" w:cs="Georgia"/>
          <w:b/>
          <w:bCs/>
          <w:sz w:val="28"/>
          <w:szCs w:val="28"/>
          <w:lang w:val="en-PH"/>
        </w:rPr>
        <w:t>RULE 4</w:t>
      </w:r>
    </w:p>
    <w:p w14:paraId="3148A9EF" w14:textId="77777777" w:rsidR="008E1161" w:rsidRPr="00F3700A" w:rsidRDefault="008E1161" w:rsidP="00F3700A">
      <w:pPr>
        <w:ind w:firstLine="720"/>
        <w:jc w:val="center"/>
        <w:rPr>
          <w:rFonts w:ascii="Georgia" w:eastAsia="Georgia" w:hAnsi="Georgia" w:cs="Georgia"/>
          <w:b/>
          <w:bCs/>
          <w:sz w:val="28"/>
          <w:szCs w:val="28"/>
          <w:lang w:val="en-PH"/>
        </w:rPr>
      </w:pPr>
      <w:bookmarkStart w:id="760" w:name="_bvecwr9hieuu" w:colFirst="0" w:colLast="0"/>
      <w:bookmarkEnd w:id="760"/>
      <w:r>
        <w:rPr>
          <w:rFonts w:ascii="Georgia" w:eastAsia="Georgia" w:hAnsi="Georgia" w:cs="Georgia"/>
          <w:b/>
          <w:bCs/>
          <w:sz w:val="28"/>
          <w:szCs w:val="28"/>
          <w:lang w:val="en-PH"/>
        </w:rPr>
        <w:t>FUEL COST PASS-THROUGH AND AUDIT</w:t>
      </w:r>
    </w:p>
    <w:p w14:paraId="4BAC1342" w14:textId="77777777" w:rsidR="00F3700A" w:rsidRPr="008E1161" w:rsidRDefault="00F3700A" w:rsidP="008E1161">
      <w:pPr>
        <w:ind w:firstLine="720"/>
        <w:jc w:val="both"/>
        <w:rPr>
          <w:rFonts w:ascii="Georgia" w:eastAsia="Georgia" w:hAnsi="Georgia" w:cs="Georgia"/>
          <w:sz w:val="28"/>
          <w:szCs w:val="28"/>
          <w:lang w:val="en-PH"/>
        </w:rPr>
      </w:pPr>
    </w:p>
    <w:p w14:paraId="236BB839"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21. Nature and Scope.</w:t>
      </w:r>
      <w:r>
        <w:rPr>
          <w:rFonts w:ascii="Georgia" w:eastAsia="Georgia" w:hAnsi="Georgia" w:cs="Georgia"/>
          <w:sz w:val="28"/>
          <w:szCs w:val="28"/>
          <w:lang w:val="en-PH"/>
        </w:rPr>
        <w:t xml:space="preserve"> The Fuel Cost Pass-Through (FCPT) mechanism allows a Winning Bidder to </w:t>
      </w:r>
      <w:del w:id="33671" w:author="Claude" w:date="2026-10-19T09:00:00Z">
        <w:r>
          <w:rPr>
            <w:rFonts w:ascii="Georgia" w:eastAsia="Georgia" w:hAnsi="Georgia" w:cs="Georgia"/>
            <w:sz w:val="28"/>
            <w:szCs w:val="28"/>
            <w:highlight w:val="green"/>
            <w:lang w:val="en-PH"/>
          </w:rPr>
          <w:delText xml:space="preserve">recover actual, reasonable, and prudent natural gas procurement costs incurred in operating its Mid-Merit Natural Gas Facility, to the extent such costs do not exceed the Gas Price Benchmark ceiling established under Rule 3 of these Rules.</w:delText>
        </w:r>
      </w:del>
      <w:ins w:id="33672" w:author="Claude" w:date="2026-10-19T09:00:00Z">
        <w:r>
          <w:rPr>
            <w:rFonts w:ascii="Georgia" w:eastAsia="Georgia" w:hAnsi="Georgia" w:cs="Georgia"/>
            <w:sz w:val="28"/>
            <w:szCs w:val="28"/>
            <w:highlight w:val="green"/>
            <w:lang w:val="en-PH"/>
          </w:rPr>
          <w:t xml:space="preserve">recover actual, reasonable, and prudent natural gas procurement costs and Allowable Add-On (logistics) Costs incurred in operating its Mid-Merit Natural Gas Facility, to the extent such costs do not exceed the Gas Price Benchmark ceiling and the caps under Section 17 established under Rule 3 of these Rules.</w:t>
        </w:r>
      </w:ins>
      <w:r>
        <w:rPr>
          <w:rFonts w:ascii="Georgia" w:eastAsia="Georgia" w:hAnsi="Georgia" w:cs="Georgia"/>
          <w:sz w:val="28"/>
          <w:szCs w:val="28"/>
          <w:lang w:val="en-PH"/>
        </w:rPr>
        <w:t xml:space="preserve"> Recovery of Fuel Costs is subject to prior Commission certification and periodic audit.</w:t>
      </w:r>
    </w:p>
    <w:p w14:paraId="76873619" w14:textId="77777777" w:rsidR="008E1161" w:rsidRPr="008E1161" w:rsidRDefault="008E1161" w:rsidP="00915078">
      <w:pPr>
        <w:spacing w:before="280"/>
        <w:ind w:left="720"/>
        <w:jc w:val="both"/>
        <w:rPr>
          <w:ins w:id="761" w:author="Claude" w:date="2026-08-25T02:37:00Z"/>
          <w:rFonts w:ascii="Georgia" w:eastAsia="Georgia" w:hAnsi="Georgia" w:cs="Georgia"/>
          <w:sz w:val="28"/>
          <w:szCs w:val="28"/>
          <w:lang w:val="en-PH"/>
        </w:rPr>
      </w:pPr>
      <w:commentRangeStart w:id="762"/>
      <w:ins w:id="763" w:author="Claude" w:date="2026-08-25T02:37:00Z">
        <w:r>
          <w:rPr>
            <w:rFonts w:ascii="Georgia" w:eastAsia="Georgia" w:hAnsi="Georgia" w:cs="Georgia"/>
            <w:b/>
            <w:bCs/>
            <w:sz w:val="28"/>
            <w:szCs w:val="28"/>
            <w:highlight w:val="green"/>
            <w:lang w:val="en-PH"/>
          </w:rPr>
          <w:t xml:space="preserve">21.1 </w:t>
        </w:r>
        <w:commentRangeStart w:id="764"/>
        <w:commentRangeStart w:id="2513"/>
        <w:r>
          <w:rPr>
            <w:rFonts w:ascii="Georgia" w:eastAsia="Georgia" w:hAnsi="Georgia" w:cs="Georgia"/>
            <w:b/>
            <w:bCs/>
            <w:sz w:val="28"/>
            <w:szCs w:val="28"/>
            <w:highlight w:val="green"/>
            <w:lang w:val="en-PH"/>
          </w:rPr>
          <w:t>Replacement Fuel.</w:t>
        </w:r>
        <w:r>
          <w:rPr>
            <w:rFonts w:ascii="Georgia" w:eastAsia="Georgia" w:hAnsi="Georgia" w:cs="Georgia"/>
            <w:bCs/>
            <w:sz w:val="28"/>
            <w:szCs w:val="28"/>
            <w:highlight w:val="green"/>
            <w:lang w:val="en-PH"/>
          </w:rPr>
          <w:t xml:space="preserve"> </w:t>
        </w:r>
      </w:ins>
      <w:commentRangeEnd w:id="2513"/>
      <w:commentRangeEnd w:id="764"/>
      <w:r w:rsidR="0059327E">
        <w:rPr>
          <w:rStyle w:val="CommentReference"/>
          <w:rFonts w:ascii="Georgia" w:eastAsia="Georgia" w:hAnsi="Georgia" w:cs="Georgia"/>
          <w:bCs/>
          <w:sz w:val="28"/>
          <w:szCs w:val="28"/>
          <w:highlight w:val="green"/>
          <w:lang w:val="en-PH"/>
        </w:rPr>
        <w:commentReference w:id="764"/>
      </w:r>
      <w:r>
        <w:rPr>
          <w:rStyle w:val="CommentReference"/>
        </w:rPr>
        <w:commentReference w:id="2513"/>
      </w:r>
      <w:ins w:id="765" w:author="Claude" w:date="2026-08-25T02:37:00Z">
        <w:r>
          <w:rPr>
            <w:rFonts w:ascii="Georgia" w:eastAsia="Georgia" w:hAnsi="Georgia" w:cs="Georgia"/>
            <w:bCs/>
            <w:sz w:val="28"/>
            <w:szCs w:val="28"/>
            <w:highlight w:val="green"/>
            <w:lang w:val="en-PH"/>
          </w:rPr>
          <w:t>Where a Winning Bidder is unable to source its declared Fuel Source Category due to supply interruption, force majeure, or other verified unavailability or insufficiency, it may use Replacement Fuel, subject to the following conditions:</w:t>
        </w:r>
        <w:commentRangeEnd w:id="762"/>
        <w:r w:rsidRPr="008E1161">
          <w:rPr>
            <w:rStyle w:val="CommentReference"/>
            <w:rFonts w:ascii="Georgia" w:eastAsia="Georgia" w:hAnsi="Georgia" w:cs="Georgia"/>
            <w:sz w:val="28"/>
            <w:szCs w:val="28"/>
            <w:lang w:val="en-PH"/>
          </w:rPr>
          <w:commentReference w:id="762"/>
        </w:r>
      </w:ins>
    </w:p>
    <w:p w14:paraId="3C3363A7" w14:textId="77777777" w:rsidR="008E1161" w:rsidRPr="008E1161" w:rsidRDefault="008E1161" w:rsidP="00915078">
      <w:pPr>
        <w:ind w:left="1134" w:hanging="414"/>
        <w:jc w:val="both"/>
        <w:rPr>
          <w:ins w:id="766" w:author="Claude" w:date="2026-08-25T02:37:00Z"/>
          <w:rFonts w:ascii="Georgia" w:eastAsia="Georgia" w:hAnsi="Georgia" w:cs="Georgia"/>
          <w:sz w:val="28"/>
          <w:szCs w:val="28"/>
          <w:lang w:val="en-PH"/>
        </w:rPr>
      </w:pPr>
      <w:ins w:id="767" w:author="Claude" w:date="2026-08-25T02:37:00Z">
        <w:r>
          <w:rPr>
            <w:rFonts w:ascii="Georgia" w:hAnsi="Georgia"/>
            <w:sz w:val="28"/>
            <w:szCs w:val="28"/>
            <w:highlight w:val="green"/>
            <w:lang w:val="en-US"/>
          </w:rPr>
          <w:t>(a) The Winning Bidder shall submit documentary proof, satisfactory to the DOE through the NGAC, demonstrating the unavailability or insufficiency of the declared fuel source;</w:t>
        </w:r>
      </w:ins>
    </w:p>
    <w:p w14:paraId="1A82E034" w14:textId="77777777" w:rsidR="008E1161" w:rsidRPr="008E1161" w:rsidRDefault="008E1161" w:rsidP="00915078">
      <w:pPr>
        <w:ind w:left="1134" w:hanging="414"/>
        <w:jc w:val="both"/>
        <w:rPr>
          <w:rFonts w:ascii="Georgia" w:eastAsia="Georgia" w:hAnsi="Georgia" w:cs="Georgia"/>
          <w:sz w:val="28"/>
          <w:szCs w:val="28"/>
          <w:lang w:val="en-PH"/>
        </w:rPr>
      </w:pPr>
      <w:commentRangeStart w:id="768"/>
      <w:ins w:id="769" w:author="Claude" w:date="2026-08-25T02:37:00Z">
        <w:del w:id="770" w:author="Claude" w:date="2026-08-26T00:28:00Z">
          <w:r>
            <w:rPr>
              <w:highlight w:val="green"/>
            </w:rPr>
            <w:delText>(b) The fuel cost pass-through for the Replacement Fuel shall be allowed at the lower of: (i) the cost of the declared Fuel Source Category, as indicated in the Winning Bidder's submitted Gas Sale and Purchase Agreement and other supporting documents; and (ii) the actual prudent cost of the Replacement Fuel; Provided, That where the use of Replacement Fuel is necessitated by a verified force majeure event, the actual prudent cost of the Replacement Fuel shall be allowed, subject to Commission audit under Section 25 of these Rules; and</w:delText>
          </w:r>
          <w:commentRangeEnd w:id="768"/>
          <w:r>
            <w:rPr>
              <w:rStyle w:val="CommentReference"/>
              <w:rFonts w:ascii="Georgia" w:hAnsi="Georgia"/>
              <w:sz w:val="28"/>
              <w:szCs w:val="28"/>
              <w:highlight w:val="green"/>
              <w:lang w:val="en-US"/>
            </w:rPr>
            <w:commentReference w:id="768"/>
          </w:r>
        </w:del>
      </w:ins>
      <w:ins w:id="771" w:author="Claude" w:date="2026-08-26T00:28:00Z">
        <w:r>
          <w:rPr>
            <w:rFonts w:ascii="Georgia" w:hAnsi="Georgia"/>
            <w:sz w:val="28"/>
            <w:szCs w:val="28"/>
            <w:highlight w:val="green"/>
            <w:lang w:val="en-US"/>
          </w:rPr>
          <w:t xml:space="preserve">(b) The fuel cost pass-through for the Replacement Fuel shall be allowed at the lower of: (i) the cost of the declared Fuel Source Category, as indicated in the Winning Bidder's submitted Gas Sale and Purchase Agreement and other supporting documents; and (ii) the actual prudent cost of the Replacement Fuel; Provided, That where the use of Replacement Fuel is necessitated by a verified force majeure event, the actual prudent cost of the Replacement Fuel shall be allowed, subject to Commission audit under Section 25 of these Rules; Provided, further, That for purposes of this paragraph, </w:t>
        </w:r>
        <w:del w:id="772" w:author="Claude" w:date="2026-10-08T15:00:00Z">
          <w:r>
            <w:rPr>
              <w:rFonts w:ascii="Georgia" w:hAnsi="Georgia"/>
              <w:sz w:val="28"/>
              <w:szCs w:val="28"/>
              <w:highlight w:val="green"/>
              <w:lang w:val="en-US"/>
            </w:rPr>
            <w:delText>a force majeure event is "verified" only where</w:delText>
          </w:r>
        </w:del>
      </w:ins>
      <w:commentRangeStart w:id="773"/>
      <w:ins w:id="774" w:author="Claude" w:date="2026-10-08T15:00:00Z">
        <w:r>
          <w:rPr>
            <w:rFonts w:ascii="Georgia" w:hAnsi="Georgia"/>
            <w:sz w:val="28"/>
            <w:szCs w:val="28"/>
            <w:highlight w:val="green"/>
            <w:lang w:val="en-US"/>
          </w:rPr>
          <w:t>a force majeure event (being a Force Majeure Event as defined in ERC Resolution No. 23, Series of 2026, under which a strike or labor dispute is not a force majeure event, and excluding any interruption of supply within the Winning Bidder's own contractual control) is "verified" only where</w:t>
        </w:r>
      </w:ins>
      <w:commentRangeEnd w:id="773"/>
      <w:r>
        <w:rPr>
          <w:rStyle w:val="CommentReference"/>
          <w:rFonts w:ascii="Georgia" w:hAnsi="Georgia"/>
          <w:sz w:val="28"/>
          <w:szCs w:val="28"/>
          <w:highlight w:val="green"/>
          <w:lang w:val="en-US"/>
        </w:rPr>
        <w:commentReference w:id="773"/>
      </w:r>
      <w:ins w:id="775" w:author="Claude" w:date="2026-08-26T00:28:00Z">
        <w:r>
          <w:rPr>
            <w:rFonts w:ascii="Georgia" w:hAnsi="Georgia"/>
            <w:sz w:val="28"/>
            <w:szCs w:val="28"/>
            <w:highlight w:val="green"/>
            <w:lang w:val="en-US"/>
          </w:rPr>
          <w:t xml:space="preserve"> the Winning Bidder has given the notice and documentary substantiation required for a force majeure claim under the Terms of Reference for the applicable Auction Round, submitted to the Commission contemporaneously with the Monthly Fuel Cost Report claiming the uncapped amount under this paragraph; and pending the Commission's verification of such substantiation, the Commission shall certify only the lower-of amount computed under the first sentence of this paragraph for the affected Settlement Period, with any additional amount released to the Winning Bidder as a true-up upon the Commission's subsequent verification of the force majeure event and the prudence of the actual cost claimed; and</w:t>
        </w:r>
      </w:ins>
    </w:p>
    <w:p w14:paraId="29DFD8E6" w14:textId="77777777" w:rsidR="008E1161" w:rsidRPr="008E1161" w:rsidRDefault="008E1161" w:rsidP="00915078">
      <w:pPr>
        <w:ind w:left="1134" w:hanging="414"/>
        <w:jc w:val="both"/>
        <w:rPr>
          <w:ins w:id="776" w:author="Claude" w:date="2026-08-25T02:37:00Z"/>
          <w:rFonts w:ascii="Georgia" w:eastAsia="Georgia" w:hAnsi="Georgia" w:cs="Georgia"/>
          <w:sz w:val="28"/>
          <w:szCs w:val="28"/>
          <w:lang w:val="en-PH"/>
        </w:rPr>
      </w:pPr>
      <w:ins w:id="777" w:author="Claude" w:date="2026-08-25T02:37:00Z">
        <w:r>
          <w:rPr>
            <w:rFonts w:ascii="Georgia" w:hAnsi="Georgia"/>
            <w:sz w:val="28"/>
            <w:szCs w:val="28"/>
            <w:highlight w:val="green"/>
            <w:lang w:val="en-US"/>
          </w:rPr>
          <w:lastRenderedPageBreak/>
          <w:t>(c) The temporary use of Replacement Fuel shall not excuse the Winning Bidder from its obligation to deliver the Awarded Gas Capacity for its intended mid-merit purpose, and shall remain subject to the notification, verification, and monitoring requirements prescribed in the Terms of Reference for the applicable Auction Round.</w:t>
        </w:r>
      </w:ins>
    </w:p>
    <w:p w14:paraId="0B90B744" w14:textId="77777777" w:rsidR="0008735A" w:rsidRDefault="00000000">
      <w:pPr>
        <w:ind w:left="1134" w:hanging="414"/>
        <w:jc w:val="both"/>
        <w:rPr>
          <w:ins w:id="778" w:author="Claude" w:date="2026-08-31T14:05:00Z"/>
          <w:rFonts w:ascii="Georgia" w:eastAsia="Georgia" w:hAnsi="Georgia" w:cs="Georgia"/>
          <w:sz w:val="28"/>
          <w:szCs w:val="28"/>
          <w:lang w:val="en-PH"/>
        </w:rPr>
      </w:pPr>
      <w:commentRangeStart w:id="779"/>
      <w:ins w:id="780" w:author="Claude" w:date="2026-08-31T14:05:00Z">
        <w:r>
          <w:rPr>
            <w:rFonts w:ascii="Georgia" w:eastAsia="Georgia" w:hAnsi="Georgia" w:cs="Georgia"/>
            <w:sz w:val="28"/>
            <w:szCs w:val="28"/>
            <w:highlight w:val="green"/>
            <w:lang w:val="en-PH"/>
          </w:rPr>
          <w:t>(d) Where a Winning Bidder utilizes Replacement Fuel under this Section for a cumulative period exceeding ninety (90) days within any twelve (12)-month period, the Commission shall review the Winning Bidder’s continued eligibility for the priority tier originally awarded to its declared Fuel Source Category. The Winning Bidder shall submit contemporaneous documentary evidence of the continuing unavailability or insufficiency of the declared fuel source together with each Monthly Fuel Cost Report filed during the period of Replacement Fuel use, and any Fuel Cost claimed for Replacement Fuel during and after such review shall remain subject to the cost ceiling under paragraph (b) above and the Gas Price Benchmark ceiling under Rule 3 of these Rules.</w:t>
        </w:r>
      </w:ins>
      <w:commentRangeEnd w:id="779"/>
      <w:r>
        <w:rPr>
          <w:rStyle w:val="CommentReference"/>
          <w:rFonts w:ascii="Georgia" w:eastAsia="Georgia" w:hAnsi="Georgia" w:cs="Georgia"/>
          <w:sz w:val="28"/>
          <w:szCs w:val="28"/>
          <w:lang w:val="en-PH"/>
        </w:rPr>
        <w:commentReference w:id="779"/>
      </w:r>
    </w:p>
    <w:p w14:paraId="49D358A9" w14:textId="77777777" w:rsidR="008E1161" w:rsidRPr="008E1161" w:rsidRDefault="008E1161" w:rsidP="008E1161">
      <w:pPr>
        <w:ind w:firstLine="720"/>
        <w:jc w:val="both"/>
        <w:rPr>
          <w:rFonts w:ascii="Georgia" w:eastAsia="Georgia" w:hAnsi="Georgia" w:cs="Georgia"/>
          <w:sz w:val="28"/>
          <w:szCs w:val="28"/>
          <w:lang w:val="en-PH"/>
        </w:rPr>
      </w:pPr>
    </w:p>
    <w:p w14:paraId="4BFD24A2" w14:textId="77777777" w:rsidR="008E1161" w:rsidRPr="008E1161" w:rsidRDefault="008E1161" w:rsidP="00915078">
      <w:pPr>
        <w:jc w:val="both"/>
        <w:rPr>
          <w:rFonts w:ascii="Georgia" w:eastAsia="Georgia" w:hAnsi="Georgia" w:cs="Georgia"/>
          <w:sz w:val="28"/>
          <w:szCs w:val="28"/>
          <w:lang w:val="en-PH"/>
        </w:rPr>
      </w:pPr>
      <w:commentRangeStart w:id="781"/>
      <w:r>
        <w:rPr>
          <w:rFonts w:ascii="Georgia" w:eastAsia="Georgia" w:hAnsi="Georgia" w:cs="Georgia"/>
          <w:b/>
          <w:bCs/>
          <w:sz w:val="28"/>
          <w:szCs w:val="28"/>
          <w:lang w:val="en-PH"/>
        </w:rPr>
        <w:t>Section 22. Monthly Fuel Cost Reporting.</w:t>
      </w:r>
      <w:commentRangeEnd w:id="781"/>
      <w:r>
        <w:rPr>
          <w:rStyle w:val="CommentReference"/>
          <w:rFonts w:ascii="Georgia" w:eastAsia="Georgia" w:hAnsi="Georgia" w:cs="Georgia"/>
          <w:sz w:val="28"/>
          <w:szCs w:val="28"/>
          <w:lang w:val="en-PH"/>
        </w:rPr>
        <w:commentReference w:id="781"/>
      </w:r>
      <w:r>
        <w:rPr>
          <w:rFonts w:ascii="Georgia" w:eastAsia="Georgia" w:hAnsi="Georgia" w:cs="Georgia"/>
          <w:sz w:val="28"/>
          <w:szCs w:val="28"/>
          <w:lang w:val="en-PH"/>
        </w:rPr>
        <w:t xml:space="preserve"> Each Winning Bidder shall, within ten (10) calendar days after the close of each </w:t>
      </w:r>
      <w:del w:id="782" w:author="Claude" w:date="2026-08-25T15:45:00Z">
        <w:r>
          <w:rPr>
            <w:rFonts w:ascii="Georgia" w:eastAsia="Georgia" w:hAnsi="Georgia" w:cs="Georgia"/>
            <w:sz w:val="28"/>
            <w:szCs w:val="28"/>
            <w:highlight w:val="green"/>
            <w:lang w:val="en-PH"/>
          </w:rPr>
          <w:delText>calendar month</w:delText>
        </w:r>
      </w:del>
      <w:ins w:id="783" w:author="Claude" w:date="2026-08-25T15:45:00Z">
        <w:r>
          <w:rPr>
            <w:rFonts w:ascii="Georgia" w:eastAsia="Georgia" w:hAnsi="Georgia" w:cs="Georgia"/>
            <w:sz w:val="28"/>
            <w:szCs w:val="28"/>
            <w:highlight w:val="green"/>
            <w:lang w:val="en-PH"/>
          </w:rPr>
          <w:t>billing month</w:t>
        </w:r>
      </w:ins>
      <w:r>
        <w:rPr>
          <w:rFonts w:ascii="Georgia" w:eastAsia="Georgia" w:hAnsi="Georgia" w:cs="Georgia"/>
          <w:sz w:val="28"/>
          <w:szCs w:val="28"/>
          <w:lang w:val="en-PH"/>
        </w:rPr>
        <w:t>, submit to the Commission</w:t>
      </w:r>
      <w:ins w:id="784" w:author="Claude" w:date="2026-08-25T15:43:00Z">
        <w:r>
          <w:rPr>
            <w:rFonts w:ascii="Georgia" w:eastAsia="Georgia" w:hAnsi="Georgia" w:cs="Georgia"/>
            <w:sz w:val="28"/>
            <w:szCs w:val="28"/>
            <w:highlight w:val="green"/>
            <w:lang w:val="en-PH"/>
          </w:rPr>
          <w:t>, through its Regulatory Operations Service,</w:t>
        </w:r>
      </w:ins>
      <w:r>
        <w:rPr>
          <w:rFonts w:ascii="Georgia" w:eastAsia="Georgia" w:hAnsi="Georgia" w:cs="Georgia"/>
          <w:sz w:val="28"/>
          <w:szCs w:val="28"/>
          <w:lang w:val="en-PH"/>
        </w:rPr>
        <w:t xml:space="preserve"> a Monthly Fuel Cost Report containing the following:</w:t>
      </w:r>
    </w:p>
    <w:p w14:paraId="49734181" w14:textId="77777777" w:rsidR="008E1161" w:rsidRPr="008E1161" w:rsidRDefault="008E1161" w:rsidP="008E1161">
      <w:pPr>
        <w:ind w:firstLine="720"/>
        <w:jc w:val="both"/>
        <w:rPr>
          <w:rFonts w:ascii="Georgia" w:eastAsia="Georgia" w:hAnsi="Georgia" w:cs="Georgia"/>
          <w:sz w:val="28"/>
          <w:szCs w:val="28"/>
          <w:lang w:val="en-PH"/>
        </w:rPr>
      </w:pPr>
    </w:p>
    <w:p w14:paraId="65A4C5DB"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(a) Total volume of natural gas consumed during the month (in MMBtu), itemized by gas source type (Indigenous, Imported LNG, Blended);</w:t>
      </w:r>
    </w:p>
    <w:p w14:paraId="7D475425" w14:textId="77777777" w:rsidR="008E1161" w:rsidRPr="008E1161" w:rsidRDefault="008E1161" w:rsidP="00915078">
      <w:pPr>
        <w:ind w:left="1134" w:hanging="414"/>
        <w:jc w:val="both"/>
        <w:rPr>
          <w:rFonts w:ascii="Georgia" w:eastAsia="Georgia" w:hAnsi="Georgia" w:cs="Georgia"/>
          <w:sz w:val="28"/>
          <w:szCs w:val="28"/>
          <w:lang w:val="en-PH"/>
        </w:rPr>
      </w:pPr>
    </w:p>
    <w:p w14:paraId="34741DBB" w14:textId="77777777" w:rsidR="008E1161" w:rsidRPr="008E1161" w:rsidRDefault="008E1161" w:rsidP="00915078">
      <w:pPr>
        <w:ind w:left="1134" w:hanging="414"/>
        <w:jc w:val="both"/>
        <w:rPr>
          <w:rFonts w:ascii="Georgia" w:eastAsia="Georgia" w:hAnsi="Georgia" w:cs="Georgia"/>
          <w:sz w:val="28"/>
          <w:szCs w:val="28"/>
          <w:lang w:val="en-PH"/>
        </w:rPr>
      </w:pPr>
      <w:commentRangeStart w:id="785"/>
      <w:del w:id="786" w:author="Claude" w:date="2026-08-26T02:48:00Z">
        <w:r>
          <w:rPr>
            <w:rFonts w:ascii="Georgia" w:eastAsia="Georgia" w:hAnsi="Georgia" w:cs="Georgia"/>
            <w:sz w:val="28"/>
            <w:szCs w:val="28"/>
            <w:highlight w:val="green"/>
            <w:lang w:val="en-PH"/>
          </w:rPr>
          <w:delText>(b) Verified invoice price for each gas source type consumed (in USD/MMBtu), attaching copies of the applicable GSPAs, delivery orders, supplier invoices, and cargo manifest or delivery receipts;</w:delText>
        </w:r>
        <w:commentRangeEnd w:id="785"/>
        <w:r>
          <w:rPr>
            <w:rStyle w:val="CommentReference"/>
            <w:rFonts w:ascii="Georgia" w:eastAsia="Georgia" w:hAnsi="Georgia" w:cs="Georgia"/>
            <w:sz w:val="28"/>
            <w:szCs w:val="28"/>
            <w:highlight w:val="green"/>
            <w:lang w:val="en-PH"/>
          </w:rPr>
          <w:commentReference w:id="785"/>
        </w:r>
      </w:del>
      <w:ins w:id="787" w:author="Claude" w:date="2026-08-26T02:48:00Z">
        <w:r>
          <w:rPr>
            <w:rFonts w:ascii="Georgia" w:eastAsia="Georgia" w:hAnsi="Georgia" w:cs="Georgia"/>
            <w:sz w:val="28"/>
            <w:szCs w:val="28"/>
            <w:highlight w:val="green"/>
            <w:lang w:val="en-PH"/>
          </w:rPr>
          <w:t>(b) Verified invoice price for each gas source type consumed (in USD/MMBtu), attaching copies of the applicable GSPAs, delivery orders, supplier invoices, and cargo manifest or delivery receipts, Provided, That a provisional supplier invoice, using then-available estimated fuel cargo prices, may be submitted in satisfaction of this requirement where a final supplier invoice is not yet available within the filing period under this Section, subject to reconciliation and the Final Adjustment Invoice procedure under the Annex on PPA Monthly Billing, Documentation, and Audit Procedures;</w:t>
        </w:r>
      </w:ins>
    </w:p>
    <w:p w14:paraId="65A5665F" w14:textId="77777777" w:rsidR="008E1161" w:rsidRPr="008E1161" w:rsidRDefault="008E1161" w:rsidP="00915078">
      <w:pPr>
        <w:ind w:left="1134" w:hanging="414"/>
        <w:jc w:val="both"/>
        <w:rPr>
          <w:rFonts w:ascii="Georgia" w:eastAsia="Georgia" w:hAnsi="Georgia" w:cs="Georgia"/>
          <w:sz w:val="28"/>
          <w:szCs w:val="28"/>
          <w:lang w:val="en-PH"/>
        </w:rPr>
      </w:pPr>
    </w:p>
    <w:p w14:paraId="155549BE"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(c) Actual Heat Rate for the month (in MMBtu/kWh), </w:t>
      </w:r>
      <w:del w:id="788" w:author="Claude" w:date="2026-10-08T09:00:00Z">
        <w:r>
          <w:rPr>
            <w:rFonts w:ascii="Georgia" w:eastAsia="Georgia" w:hAnsi="Georgia" w:cs="Georgia"/>
            <w:sz w:val="28"/>
            <w:szCs w:val="28"/>
            <w:highlight w:val="green"/>
            <w:lang w:val="en-PH"/>
          </w:rPr>
          <w:delText>computed as total gas consumed divided by total net electrical output (kWh);</w:delText>
        </w:r>
      </w:del>
      <w:commentRangeStart w:id="789"/>
      <w:ins w:id="790" w:author="Claude" w:date="2026-10-08T09:00:00Z">
        <w:r>
          <w:rPr>
            <w:rFonts w:ascii="Georgia" w:eastAsia="Georgia" w:hAnsi="Georgia" w:cs="Georgia"/>
            <w:sz w:val="28"/>
            <w:szCs w:val="28"/>
            <w:highlight w:val="green"/>
            <w:lang w:val="en-PH"/>
          </w:rPr>
          <w:t>computed as total gas consumed divided by total net electrical output (kWh), and, separately, as total gas consumed less the gas consumed during Commission-recognized start-up and shut-down events, divided by total net electrical output less the net output during such events, the latter being the Heat Rate tested against the Reference Heat Rate Cap under Section 19; gas consumed during start-up and shut-down events shall be recoverable only up to the start-up and shut-down fuel allowance prescribed by the Commission in Annex "A";</w:t>
        </w:r>
      </w:ins>
      <w:commentRangeEnd w:id="789"/>
      <w:r w:rsidRPr="008E1161">
        <w:rPr>
          <w:rStyle w:val="CommentReference"/>
          <w:rFonts w:ascii="Georgia" w:eastAsia="Georgia" w:hAnsi="Georgia" w:cs="Georgia"/>
          <w:sz w:val="28"/>
          <w:szCs w:val="28"/>
          <w:lang w:val="en-PH"/>
        </w:rPr>
        <w:commentReference w:id="789"/>
      </w:r>
    </w:p>
    <w:p w14:paraId="03FAC1D6" w14:textId="77777777" w:rsidR="008E1161" w:rsidRPr="008E1161" w:rsidRDefault="008E1161" w:rsidP="00915078">
      <w:pPr>
        <w:ind w:left="1134" w:hanging="414"/>
        <w:jc w:val="both"/>
        <w:rPr>
          <w:rFonts w:ascii="Georgia" w:eastAsia="Georgia" w:hAnsi="Georgia" w:cs="Georgia"/>
          <w:sz w:val="28"/>
          <w:szCs w:val="28"/>
          <w:lang w:val="en-PH"/>
        </w:rPr>
      </w:pPr>
    </w:p>
    <w:p w14:paraId="45EAF0FB"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(d) Actual add-on costs incurred per gas source type (in USD/MMBtu), </w:t>
      </w:r>
      <w:del w:id="33673" w:author="Claude" w:date="2026-10-19T09:00:00Z">
        <w:r>
          <w:rPr>
            <w:rFonts w:ascii="Georgia" w:eastAsia="Georgia" w:hAnsi="Georgia" w:cs="Georgia"/>
            <w:sz w:val="28"/>
            <w:szCs w:val="28"/>
            <w:highlight w:val="green"/>
            <w:lang w:val="en-PH"/>
          </w:rPr>
          <w:delText xml:space="preserve">with supporting documentation for each category;</w:delText>
        </w:r>
      </w:del>
      <w:ins w:id="33674" w:author="Claude" w:date="2026-10-19T09:00:00Z">
        <w:r>
          <w:rPr>
            <w:rFonts w:ascii="Georgia" w:eastAsia="Georgia" w:hAnsi="Georgia" w:cs="Georgia"/>
            <w:sz w:val="28"/>
            <w:szCs w:val="28"/>
            <w:highlight w:val="green"/>
            <w:lang w:val="en-PH"/>
          </w:rPr>
          <w:t xml:space="preserve">with supporting documentation for each category, claimed for recovery through the CLLC component of the Fuel Cost;</w:t>
        </w:r>
      </w:ins>
    </w:p>
    <w:p w14:paraId="612B9689" w14:textId="77777777" w:rsidR="008E1161" w:rsidRPr="008E1161" w:rsidRDefault="008E1161" w:rsidP="00915078">
      <w:pPr>
        <w:ind w:left="1134" w:hanging="414"/>
        <w:jc w:val="both"/>
        <w:rPr>
          <w:rFonts w:ascii="Georgia" w:eastAsia="Georgia" w:hAnsi="Georgia" w:cs="Georgia"/>
          <w:sz w:val="28"/>
          <w:szCs w:val="28"/>
          <w:lang w:val="en-PH"/>
        </w:rPr>
      </w:pPr>
    </w:p>
    <w:p w14:paraId="603AFF4D"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(e) Prevailing JKM or applicable reference index price for the month; and</w:t>
      </w:r>
    </w:p>
    <w:p w14:paraId="52611EA3" w14:textId="77777777" w:rsidR="008E1161" w:rsidRPr="008E1161" w:rsidRDefault="008E1161" w:rsidP="00915078">
      <w:pPr>
        <w:ind w:left="1134" w:hanging="414"/>
        <w:jc w:val="both"/>
        <w:rPr>
          <w:rFonts w:ascii="Georgia" w:eastAsia="Georgia" w:hAnsi="Georgia" w:cs="Georgia"/>
          <w:sz w:val="28"/>
          <w:szCs w:val="28"/>
          <w:lang w:val="en-PH"/>
        </w:rPr>
      </w:pPr>
    </w:p>
    <w:p w14:paraId="72E1421B" w14:textId="77777777" w:rsidR="008E1161" w:rsidRPr="008E1161" w:rsidRDefault="008E1161" w:rsidP="00915078">
      <w:pPr>
        <w:ind w:left="1134" w:hanging="414"/>
        <w:jc w:val="both"/>
        <w:rPr>
          <w:rFonts w:ascii="Georgia" w:eastAsia="Georgia" w:hAnsi="Georgia" w:cs="Georgia"/>
          <w:sz w:val="28"/>
          <w:szCs w:val="28"/>
          <w:lang w:val="en-PH"/>
        </w:rPr>
      </w:pPr>
      <w:commentRangeStart w:id="791"/>
      <w:r>
        <w:rPr>
          <w:rFonts w:ascii="Georgia" w:eastAsia="Georgia" w:hAnsi="Georgia" w:cs="Georgia"/>
          <w:sz w:val="28"/>
          <w:szCs w:val="28"/>
          <w:lang w:val="en-PH"/>
        </w:rPr>
        <w:t>(f) Computation of the Fuel Cost (PhP/kWh) claimed for the month, in accordance with the formula in Section 18 of these Rules</w:t>
      </w:r>
      <w:ins w:id="792" w:author="Claude" w:date="2026-08-26T16:00:00Z">
        <w:r>
          <w:rPr>
            <w:rFonts w:ascii="Georgia" w:eastAsia="Georgia" w:hAnsi="Georgia" w:cs="Georgia"/>
            <w:sz w:val="28"/>
            <w:szCs w:val="28"/>
            <w:highlight w:val="green"/>
            <w:lang w:val="en-PH"/>
          </w:rPr>
          <w:t xml:space="preserve">, </w:t>
        </w:r>
        <w:del w:id="33675" w:author="Claude" w:date="2026-10-19T09:00:00Z">
          <w:r>
            <w:rPr>
              <w:rFonts w:ascii="Georgia" w:eastAsia="Georgia" w:hAnsi="Georgia" w:cs="Georgia"/>
              <w:sz w:val="28"/>
              <w:szCs w:val="28"/>
              <w:highlight w:val="green"/>
              <w:lang w:val="en-PH"/>
            </w:rPr>
            <w:delText xml:space="preserve">showing the pre-VAT Fuel Cost (RGP x HR x FX)</w:delText>
          </w:r>
        </w:del>
      </w:ins>
      <w:ins w:id="33676" w:author="Claude" w:date="2026-10-19T09:00:00Z">
        <w:r>
          <w:rPr>
            <w:rFonts w:ascii="Georgia" w:eastAsia="Georgia" w:hAnsi="Georgia" w:cs="Georgia"/>
            <w:sz w:val="28"/>
            <w:szCs w:val="28"/>
            <w:highlight w:val="green"/>
            <w:lang w:val="en-PH"/>
          </w:rPr>
          <w:t xml:space="preserve">showing the FCC and CLLC components, the pre-VAT FCC (RGP x HR x FX)</w:t>
        </w:r>
      </w:ins>
      <w:ins w:id="33677" w:author="Claude" w:date="2026-08-26T16:00:00Z">
        <w:r>
          <w:rPr>
            <w:rFonts w:ascii="Georgia" w:eastAsia="Georgia" w:hAnsi="Georgia" w:cs="Georgia"/>
            <w:sz w:val="28"/>
            <w:szCs w:val="28"/>
            <w:highlight w:val="green"/>
            <w:lang w:val="en-PH"/>
          </w:rPr>
          <w:t xml:space="preserve"> and the applicable Fuel VAT Rate component under Section 18(d) as separate, disclosed line items</w:t>
        </w:r>
      </w:ins>
      <w:r>
        <w:rPr>
          <w:rFonts w:ascii="Georgia" w:eastAsia="Georgia" w:hAnsi="Georgia" w:cs="Georgia"/>
          <w:sz w:val="28"/>
          <w:szCs w:val="28"/>
          <w:lang w:val="en-PH"/>
        </w:rPr>
        <w:t>.</w:t>
      </w:r>
      <w:commentRangeEnd w:id="791"/>
      <w:r w:rsidRPr="008E1161">
        <w:rPr>
          <w:rStyle w:val="CommentReference"/>
          <w:rFonts w:ascii="Georgia" w:eastAsia="Georgia" w:hAnsi="Georgia" w:cs="Georgia"/>
          <w:sz w:val="28"/>
          <w:szCs w:val="28"/>
          <w:lang w:val="en-PH"/>
        </w:rPr>
        <w:commentReference w:id="791"/>
      </w:r>
    </w:p>
    <w:p w14:paraId="46B1FF6B" w14:textId="77777777" w:rsidR="0008735A" w:rsidRDefault="00000000">
      <w:pPr>
        <w:ind w:left="1134" w:hanging="414"/>
        <w:jc w:val="both"/>
        <w:rPr>
          <w:rFonts w:ascii="Georgia" w:eastAsia="Georgia" w:hAnsi="Georgia" w:cs="Georgia"/>
          <w:sz w:val="28"/>
          <w:szCs w:val="28"/>
          <w:lang w:val="en-PH"/>
        </w:rPr>
      </w:pPr>
      <w:commentRangeStart w:id="793"/>
      <w:ins w:id="794" w:author="Claude" w:date="2026-09-01T09:03:00Z">
        <w:r>
          <w:rPr>
            <w:rFonts w:ascii="Georgia" w:eastAsia="Georgia" w:hAnsi="Georgia" w:cs="Georgia"/>
            <w:sz w:val="28"/>
            <w:szCs w:val="28"/>
            <w:highlight w:val="green"/>
            <w:lang w:val="en-PH"/>
          </w:rPr>
          <w:t xml:space="preserve">(g) Proof of the Winning Bidder’s WESM registration reflecting its ability to submit to the MO separate Metered Quantities for energy produced using Indigenous Natural Gas and non-indigenous (Imported LNG) natural gas, respectively, where the Winning Bidder avails of, or intends to avail of, the value-added tax treatment under Section 18(d) of these Rules </w:t>
        </w:r>
        <w:del w:id="795" w:author="Claude" w:date="2026-10-08T09:00:00Z">
          <w:r>
            <w:rPr>
              <w:rFonts w:ascii="Georgia" w:eastAsia="Georgia" w:hAnsi="Georgia" w:cs="Georgia"/>
              <w:sz w:val="28"/>
              <w:szCs w:val="28"/>
              <w:highlight w:val="green"/>
              <w:lang w:val="en-PH"/>
            </w:rPr>
            <w:delText>and BIR Revenue Regulations No. 002-2026</w:delText>
          </w:r>
        </w:del>
      </w:ins>
      <w:ins w:id="796" w:author="Claude" w:date="2026-10-08T09:00:00Z">
        <w:r>
          <w:rPr>
            <w:rFonts w:ascii="Georgia" w:eastAsia="Georgia" w:hAnsi="Georgia" w:cs="Georgia"/>
            <w:sz w:val="28"/>
            <w:szCs w:val="28"/>
            <w:highlight w:val="green"/>
            <w:lang w:val="en-PH"/>
          </w:rPr>
          <w:t>and BIR Revenue Regulations No. 2-2026</w:t>
        </w:r>
      </w:ins>
      <w:ins w:id="797" w:author="Claude" w:date="2026-09-01T09:03:00Z">
        <w:r>
          <w:rPr>
            <w:rFonts w:ascii="Georgia" w:eastAsia="Georgia" w:hAnsi="Georgia" w:cs="Georgia"/>
            <w:sz w:val="28"/>
            <w:szCs w:val="28"/>
            <w:highlight w:val="green"/>
            <w:lang w:val="en-PH"/>
          </w:rPr>
          <w:t>.</w:t>
        </w:r>
      </w:ins>
      <w:commentRangeEnd w:id="793"/>
      <w:r>
        <w:rPr>
          <w:rStyle w:val="CommentReference"/>
          <w:rFonts w:ascii="Georgia" w:eastAsia="Georgia" w:hAnsi="Georgia" w:cs="Georgia"/>
          <w:sz w:val="28"/>
          <w:szCs w:val="28"/>
          <w:lang w:val="en-PH"/>
        </w:rPr>
        <w:commentReference w:id="793"/>
      </w:r>
    </w:p>
    <w:p w14:paraId="35A07E38" w14:textId="77777777" w:rsidR="008E1161" w:rsidRPr="008E1161" w:rsidRDefault="008E1161" w:rsidP="008E1161">
      <w:pPr>
        <w:ind w:firstLine="720"/>
        <w:jc w:val="both"/>
        <w:rPr>
          <w:rFonts w:ascii="Georgia" w:eastAsia="Georgia" w:hAnsi="Georgia" w:cs="Georgia"/>
          <w:sz w:val="28"/>
          <w:szCs w:val="28"/>
          <w:lang w:val="en-PH"/>
        </w:rPr>
      </w:pPr>
    </w:p>
    <w:p w14:paraId="6916F5B8"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23. Commission Certification of Monthly Fuel Cost.</w:t>
      </w:r>
      <w:r>
        <w:rPr>
          <w:rFonts w:ascii="Georgia" w:eastAsia="Georgia" w:hAnsi="Georgia" w:cs="Georgia"/>
          <w:sz w:val="28"/>
          <w:szCs w:val="28"/>
          <w:lang w:val="en-PH"/>
        </w:rPr>
        <w:t xml:space="preserve"> Upon receipt of a complete Monthly Fuel Cost Report under Section 22, the Commission</w:t>
      </w:r>
      <w:ins w:id="798" w:author="Claude" w:date="2026-08-25T15:43:00Z">
        <w:r>
          <w:rPr>
            <w:rFonts w:ascii="Georgia" w:eastAsia="Georgia" w:hAnsi="Georgia" w:cs="Georgia"/>
            <w:sz w:val="28"/>
            <w:szCs w:val="28"/>
            <w:highlight w:val="green"/>
            <w:lang w:val="en-PH"/>
          </w:rPr>
          <w:t xml:space="preserve"> (acting through its Regulatory Operations Service for the preliminary evaluation and staff audit under paragraphs (i) and (ii) below)</w:t>
        </w:r>
      </w:ins>
      <w:r>
        <w:rPr>
          <w:rFonts w:ascii="Georgia" w:eastAsia="Georgia" w:hAnsi="Georgia" w:cs="Georgia"/>
          <w:sz w:val="28"/>
          <w:szCs w:val="28"/>
          <w:lang w:val="en-PH"/>
        </w:rPr>
        <w:t xml:space="preserve"> shall: (i) complete a preliminary evaluation of the completeness of the Report within five (5) working days from filing; (ii) complete its staff audit and formula verification within ten (10) working days from completion of the preliminary evaluation; and (iii) issue its certification of the Fuel Cost applicable to the Winning Bidder for the preceding month, or such amount as the Commission </w:t>
      </w:r>
      <w:del w:id="33678" w:author="Claude" w:date="2026-10-19T09:00:00Z">
        <w:r>
          <w:rPr>
            <w:rFonts w:ascii="Georgia" w:eastAsia="Georgia" w:hAnsi="Georgia" w:cs="Georgia"/>
            <w:sz w:val="28"/>
            <w:szCs w:val="28"/>
            <w:highlight w:val="green"/>
            <w:lang w:val="en-PH"/>
          </w:rPr>
          <w:delText xml:space="preserve">determines to be within the Gas Price Benchmark,</w:delText>
        </w:r>
      </w:del>
      <w:ins w:id="33679" w:author="Claude" w:date="2026-10-19T09:00:00Z">
        <w:r>
          <w:rPr>
            <w:rFonts w:ascii="Georgia" w:eastAsia="Georgia" w:hAnsi="Georgia" w:cs="Georgia"/>
            <w:sz w:val="28"/>
            <w:szCs w:val="28"/>
            <w:highlight w:val="green"/>
            <w:lang w:val="en-PH"/>
          </w:rPr>
          <w:t xml:space="preserve">determines to be within the Gas Price Benchmark and the caps under Section 17,</w:t>
        </w:r>
      </w:ins>
      <w:r>
        <w:rPr>
          <w:rFonts w:ascii="Georgia" w:eastAsia="Georgia" w:hAnsi="Georgia" w:cs="Georgia"/>
          <w:sz w:val="28"/>
          <w:szCs w:val="28"/>
          <w:lang w:val="en-PH"/>
        </w:rPr>
        <w:t xml:space="preserve"> on or before the thirtieth (30th) calendar day after the close of the applicable billing month. The certified Fuel Cost shall be transmitted to the MO for incorporation in the Settlement Mechanism computation for the applicable Settlement Period.</w:t>
      </w:r>
      <w:r>
        <w:rPr>
          <w:rFonts w:ascii="Georgia" w:hAnsi="Georgia"/>
          <w:sz w:val="28"/>
        </w:rPr>
        <w:t xml:space="preserve"> </w:t>
      </w:r>
      <w:del w:id="799" w:author="Claude" w:date="2026-10-08T09:00:00Z">
        <w:r>
          <w:rPr>
            <w:rFonts w:ascii="Georgia" w:hAnsi="Georgia"/>
            <w:sz w:val="28"/>
            <w:highlight w:val="green"/>
          </w:rPr>
          <w:delText>Where a Winning Bidder's actual invoiced fuel or add-on cost component exceeds</w:delText>
        </w:r>
      </w:del>
      <w:commentRangeStart w:id="800"/>
      <w:ins w:id="801" w:author="Claude" w:date="2026-10-08T09:00:00Z">
        <w:r>
          <w:rPr>
            <w:rFonts w:ascii="Georgia" w:hAnsi="Georgia"/>
            <w:sz w:val="28"/>
            <w:highlight w:val="green"/>
          </w:rPr>
          <w:t xml:space="preserve">Where a Winning Bidder's actual invoiced fuel cost component </w:t>
        </w:r>
        <w:del w:id="33680" w:author="Claude" w:date="2026-10-19T09:00:00Z">
          <w:r>
            <w:rPr>
              <w:rFonts w:ascii="Georgia" w:hAnsi="Georgia"/>
              <w:sz w:val="28"/>
              <w:highlight w:val="green"/>
            </w:rPr>
            <w:delText xml:space="preserve">(including the Reference Gas Price comparison and the Heat Rate)</w:delText>
          </w:r>
        </w:del>
      </w:ins>
      <w:ins w:id="33681" w:author="Claude" w:date="2026-10-19T09:00:00Z">
        <w:r>
          <w:rPr>
            <w:rFonts w:ascii="Georgia" w:hAnsi="Georgia"/>
            <w:sz w:val="28"/>
            <w:highlight w:val="green"/>
          </w:rPr>
          <w:t xml:space="preserve">(including the Reference Gas Price comparison, the Heat Rate, and each Allowable Add-On Cost component)</w:t>
        </w:r>
      </w:ins>
      <w:ins w:id="33682" w:author="Claude" w:date="2026-10-08T09:00:00Z">
        <w:r>
          <w:rPr>
            <w:rFonts w:ascii="Georgia" w:hAnsi="Georgia"/>
            <w:sz w:val="28"/>
            <w:highlight w:val="green"/>
          </w:rPr>
          <w:t xml:space="preserve"> exceeds</w:t>
        </w:r>
      </w:ins>
      <w:commentRangeEnd w:id="800"/>
      <w:r>
        <w:rPr>
          <w:rStyle w:val="CommentReference"/>
          <w:rFonts w:ascii="Georgia" w:hAnsi="Georgia"/>
          <w:sz w:val="28"/>
          <w:szCs w:val="24"/>
        </w:rPr>
        <w:commentReference w:id="800"/>
      </w:r>
      <w:r>
        <w:rPr>
          <w:rFonts w:ascii="Georgia" w:hAnsi="Georgia"/>
          <w:sz w:val="28"/>
        </w:rPr>
        <w:t xml:space="preserve"> the applicable benchmark or cap prescribed under Rule 3 for that specific component, the Commission shall certify only the lesser of the actual invoiced amount or the applicable benchmark/cap for that component, on a component-by-component basis, and shall certify components priced at or below their respective benchmarks/caps at their actual invoiced amount; the sum of the component-level certified amounts shall constitute the certified Fuel Cost for the applicable Settlement Period.</w:t>
      </w:r>
    </w:p>
    <w:p w14:paraId="30DD89B5" w14:textId="77777777" w:rsidR="0008735A" w:rsidRDefault="0008735A">
      <w:pPr>
        <w:jc w:val="both"/>
        <w:rPr>
          <w:rFonts w:ascii="Georgia" w:eastAsia="Georgia" w:hAnsi="Georgia" w:cs="Georgia"/>
          <w:sz w:val="28"/>
          <w:szCs w:val="28"/>
          <w:lang w:val="en-PH"/>
        </w:rPr>
      </w:pPr>
    </w:p>
    <w:p w14:paraId="3DF8B3E1" w14:textId="77777777" w:rsidR="0008735A" w:rsidRDefault="00000000">
      <w:pPr>
        <w:ind w:left="720"/>
        <w:jc w:val="both"/>
        <w:rPr>
          <w:ins w:id="802" w:author="Claude" w:date="2026-08-31T16:05:00Z"/>
          <w:rFonts w:ascii="Georgia" w:eastAsia="Georgia" w:hAnsi="Georgia" w:cs="Georgia"/>
          <w:sz w:val="28"/>
          <w:szCs w:val="28"/>
          <w:lang w:val="en-PH"/>
        </w:rPr>
      </w:pPr>
      <w:commentRangeStart w:id="803"/>
      <w:ins w:id="804" w:author="Claude" w:date="2026-08-31T16:05:00Z">
        <w:r>
          <w:rPr>
            <w:rFonts w:ascii="Georgia" w:eastAsia="Georgia" w:hAnsi="Georgia" w:cs="Georgia"/>
            <w:b/>
            <w:bCs/>
            <w:sz w:val="28"/>
            <w:szCs w:val="28"/>
            <w:highlight w:val="green"/>
            <w:lang w:val="en-PH"/>
          </w:rPr>
          <w:t>23.1 Rate-Shock Smoothing.</w:t>
        </w:r>
        <w:r>
          <w:rPr>
            <w:rFonts w:ascii="Georgia" w:eastAsia="Georgia" w:hAnsi="Georgia" w:cs="Georgia"/>
            <w:sz w:val="28"/>
            <w:szCs w:val="28"/>
            <w:highlight w:val="green"/>
            <w:lang w:val="en-PH"/>
          </w:rPr>
          <w:t xml:space="preserve"> Where the Fuel Cost otherwise certifiable under this Section for a given Settlement Period reflects a month-on-month increase exceeding a variance threshold the Commission shall prescribe in Annex “A,” the Commission may certify, for that Settlement Period, only the portion of the increase up to the </w:t>
        </w:r>
        <w:r>
          <w:rPr>
            <w:rFonts w:ascii="Georgia" w:eastAsia="Georgia" w:hAnsi="Georgia" w:cs="Georgia"/>
            <w:sz w:val="28"/>
            <w:szCs w:val="28"/>
            <w:highlight w:val="green"/>
            <w:lang w:val="en-PH"/>
          </w:rPr>
          <w:lastRenderedPageBreak/>
          <w:t>threshold, with the excess deferred and certified for recovery in one or more subsequent Settlement Periods, subject to Commission approval; Provided, that no deferral under this Section shall reduce the total amount ultimately recoverable by the Winning Bidder for Fuel Cost actually, reasonably, and prudently incurred.</w:t>
        </w:r>
      </w:ins>
      <w:commentRangeEnd w:id="803"/>
      <w:r>
        <w:rPr>
          <w:rStyle w:val="CommentReference"/>
          <w:rFonts w:ascii="Georgia" w:eastAsia="Georgia" w:hAnsi="Georgia" w:cs="Georgia"/>
          <w:sz w:val="28"/>
          <w:szCs w:val="28"/>
          <w:lang w:val="en-PH"/>
        </w:rPr>
        <w:commentReference w:id="803"/>
      </w:r>
    </w:p>
    <w:p w14:paraId="09199163" w14:textId="77777777" w:rsidR="0008735A" w:rsidRDefault="0008735A">
      <w:pPr>
        <w:jc w:val="both"/>
        <w:rPr>
          <w:rFonts w:ascii="Georgia" w:eastAsia="Georgia" w:hAnsi="Georgia" w:cs="Georgia"/>
          <w:sz w:val="28"/>
          <w:szCs w:val="28"/>
          <w:lang w:val="en-PH"/>
        </w:rPr>
      </w:pPr>
    </w:p>
    <w:p w14:paraId="34EB43DB" w14:textId="77777777" w:rsidR="0008735A" w:rsidRDefault="00000000">
      <w:pPr>
        <w:ind w:left="720"/>
        <w:jc w:val="both"/>
        <w:rPr>
          <w:rFonts w:ascii="Georgia" w:eastAsia="Georgia" w:hAnsi="Georgia" w:cs="Georgia"/>
          <w:sz w:val="28"/>
          <w:szCs w:val="28"/>
          <w:lang w:val="en-PH"/>
        </w:rPr>
      </w:pPr>
      <w:commentRangeStart w:id="805"/>
      <w:commentRangeEnd w:id="805"/>
      <w:r>
        <w:rPr>
          <w:rStyle w:val="CommentReference"/>
          <w:rFonts w:ascii="Georgia" w:eastAsia="Georgia" w:hAnsi="Georgia" w:cs="Georgia"/>
          <w:b/>
          <w:bCs/>
          <w:sz w:val="28"/>
          <w:szCs w:val="28"/>
          <w:highlight w:val="green"/>
          <w:lang w:val="en-PH"/>
        </w:rPr>
        <w:commentReference w:id="805"/>
      </w:r>
      <w:commentRangeStart w:id="806"/>
      <w:commentRangeStart w:id="807"/>
      <w:ins w:id="808" w:author="Claude" w:date="2026-08-31T16:06:00Z">
        <w:del w:id="809" w:author="Claude" w:date="2026-10-08T15:00:00Z">
          <w:r>
            <w:rPr>
              <w:rFonts w:ascii="Georgia" w:eastAsia="Georgia" w:hAnsi="Georgia" w:cs="Georgia"/>
              <w:b/>
              <w:bCs/>
              <w:sz w:val="28"/>
              <w:szCs w:val="28"/>
              <w:highlight w:val="green"/>
              <w:lang w:val="en-PH"/>
            </w:rPr>
            <w:delText>23.2 Fuel Procurement Savings-Sharing.</w:delText>
          </w:r>
          <w:r>
            <w:rPr>
              <w:rFonts w:ascii="Georgia" w:eastAsia="Georgia" w:hAnsi="Georgia" w:cs="Georgia"/>
              <w:sz w:val="28"/>
              <w:szCs w:val="28"/>
              <w:highlight w:val="green"/>
              <w:lang w:val="en-PH"/>
            </w:rPr>
            <w:delText xml:space="preserve"> Where a Winning Bidder’s actual, verified Fuel Cost for a Settlement Period is lower than the Gas Price Benchmark applicable to it, the Commission shall certify the Fuel Cost at the Winning Bidder’s actual, verified amount, plus a savings-sharing incentive equal to a percentage, to be prescribed by the Commission in Annex “A,” of the difference between the Gas Price Benchmark and the Winning Bidder’s actual, verified Fuel Cost, with the balance of such difference accruing to the benefit of WESM customers through the Settlement Mechanism.</w:delText>
          </w:r>
        </w:del>
      </w:ins>
      <w:commentRangeStart w:id="810"/>
      <w:ins w:id="811" w:author="Claude" w:date="2026-10-08T15:00:00Z">
        <w:r>
          <w:rPr>
            <w:rFonts w:ascii="Georgia" w:eastAsia="Georgia" w:hAnsi="Georgia" w:cs="Georgia"/>
            <w:b/>
            <w:bCs/>
            <w:sz w:val="28"/>
            <w:szCs w:val="28"/>
            <w:highlight w:val="green"/>
            <w:lang w:val="en-PH"/>
          </w:rPr>
          <w:t>23.2 Certification at Actual Cost Below the Benchmark. Where a Winning Bidder’s actual, verified Fuel Cost for a Settlement Period is lower than the Gas Price Benchmark applicable to it, the Commission shall certify the Fuel Cost at the Winning Bidder’s actual, verified amount, consistent with the definition of Fuel Cost Pass-Through under Section 4 of the Gas Auction Circular as the recovery of actual, reasonable, and prudent costs, and the full difference between the Gas Price Benchmark and that amount shall accrue to the benefit of WESM Customers through the Settlement Mechanism.</w:t>
        </w:r>
      </w:ins>
      <w:commentRangeEnd w:id="810"/>
      <w:r>
        <w:rPr>
          <w:rStyle w:val="CommentReference"/>
          <w:rFonts w:ascii="Georgia" w:eastAsia="Georgia" w:hAnsi="Georgia" w:cs="Georgia"/>
          <w:sz w:val="28"/>
          <w:szCs w:val="28"/>
          <w:lang w:val="en-PH"/>
        </w:rPr>
        <w:commentReference w:id="810"/>
      </w:r>
      <w:commentRangeEnd w:id="807"/>
      <w:r>
        <w:rPr>
          <w:rStyle w:val="CommentReference"/>
          <w:rFonts w:ascii="Georgia" w:eastAsia="Georgia" w:hAnsi="Georgia" w:cs="Georgia"/>
          <w:sz w:val="28"/>
          <w:szCs w:val="28"/>
          <w:lang w:val="en-PH"/>
        </w:rPr>
        <w:commentReference w:id="807"/>
      </w:r>
      <w:commentRangeEnd w:id="806"/>
      <w:r>
        <w:rPr>
          <w:rStyle w:val="CommentReference"/>
          <w:rFonts w:ascii="Georgia" w:eastAsia="Georgia" w:hAnsi="Georgia" w:cs="Georgia"/>
          <w:sz w:val="28"/>
          <w:szCs w:val="28"/>
          <w:lang w:val="en-PH"/>
        </w:rPr>
        <w:commentReference w:id="806"/>
      </w:r>
    </w:p>
    <w:p w14:paraId="4096E793" w14:textId="77777777" w:rsidR="0008735A" w:rsidRDefault="0008735A">
      <w:pPr>
        <w:jc w:val="both"/>
        <w:rPr>
          <w:rFonts w:ascii="Georgia" w:eastAsia="Georgia" w:hAnsi="Georgia" w:cs="Georgia"/>
          <w:sz w:val="28"/>
          <w:szCs w:val="28"/>
          <w:lang w:val="en-PH"/>
        </w:rPr>
      </w:pPr>
    </w:p>
    <w:p w14:paraId="783EC306" w14:textId="77777777" w:rsidR="0008735A" w:rsidRDefault="00000000">
      <w:pPr>
        <w:ind w:left="720"/>
        <w:jc w:val="both"/>
        <w:rPr>
          <w:ins w:id="812" w:author="Claude" w:date="2026-09-01T09:04:00Z"/>
          <w:rFonts w:ascii="Georgia" w:eastAsia="Georgia" w:hAnsi="Georgia" w:cs="Georgia"/>
          <w:sz w:val="28"/>
          <w:szCs w:val="28"/>
          <w:lang w:val="en-PH"/>
        </w:rPr>
      </w:pPr>
      <w:commentRangeStart w:id="813"/>
      <w:commentRangeStart w:id="814"/>
      <w:ins w:id="815" w:author="Claude" w:date="2026-09-01T09:04:00Z">
        <w:r>
          <w:rPr>
            <w:rFonts w:ascii="Georgia" w:eastAsia="Georgia" w:hAnsi="Georgia" w:cs="Georgia"/>
            <w:b/>
            <w:bCs/>
            <w:sz w:val="28"/>
            <w:szCs w:val="28"/>
            <w:highlight w:val="green"/>
            <w:lang w:val="en-PH"/>
          </w:rPr>
          <w:t>23.3 Alignment with WESM Settlement Timetable.</w:t>
        </w:r>
        <w:r>
          <w:rPr>
            <w:rFonts w:ascii="Georgia" w:eastAsia="Georgia" w:hAnsi="Georgia" w:cs="Georgia"/>
            <w:sz w:val="28"/>
            <w:szCs w:val="28"/>
            <w:highlight w:val="green"/>
            <w:lang w:val="en-PH"/>
          </w:rPr>
          <w:t xml:space="preserve"> Where the Commission’s certification of the Fuel Cost for a given Settlement Period under this Section is not issued in time for the MO’s Preliminary Settlement for that Settlement Period, the MO shall use the most recently certified Fuel Cost, or such provisional estimate as the Commission may issue for that purpose, for Preliminary Settlement, subject to true-up against the Commission’s subsequent certification in the Final Settlement or, where necessary, a later Settlement Period, consistent with the WESM Rules on preliminary and final settlement timelines.</w:t>
        </w:r>
      </w:ins>
      <w:commentRangeEnd w:id="814"/>
      <w:r>
        <w:rPr>
          <w:rStyle w:val="CommentReference"/>
          <w:rFonts w:ascii="Georgia" w:eastAsia="Georgia" w:hAnsi="Georgia" w:cs="Georgia"/>
          <w:sz w:val="28"/>
          <w:szCs w:val="28"/>
          <w:lang w:val="en-PH"/>
        </w:rPr>
        <w:commentReference w:id="814"/>
      </w:r>
      <w:commentRangeEnd w:id="813"/>
      <w:r>
        <w:rPr>
          <w:rStyle w:val="CommentReference"/>
          <w:rFonts w:ascii="Georgia" w:eastAsia="Georgia" w:hAnsi="Georgia" w:cs="Georgia"/>
          <w:sz w:val="28"/>
          <w:szCs w:val="28"/>
          <w:lang w:val="en-PH"/>
        </w:rPr>
        <w:commentReference w:id="813"/>
      </w:r>
    </w:p>
    <w:p w14:paraId="1ACCA81B" w14:textId="77777777" w:rsidR="008E1161" w:rsidRPr="008E1161" w:rsidRDefault="008E1161" w:rsidP="008E1161">
      <w:pPr>
        <w:ind w:firstLine="720"/>
        <w:jc w:val="both"/>
        <w:rPr>
          <w:rFonts w:ascii="Georgia" w:eastAsia="Georgia" w:hAnsi="Georgia" w:cs="Georgia"/>
          <w:sz w:val="28"/>
          <w:szCs w:val="28"/>
          <w:lang w:val="en-PH"/>
        </w:rPr>
      </w:pPr>
    </w:p>
    <w:p w14:paraId="3859CF14"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24. Documentation and Records Retention.</w:t>
      </w:r>
      <w:r>
        <w:rPr>
          <w:rFonts w:ascii="Georgia" w:eastAsia="Georgia" w:hAnsi="Georgia" w:cs="Georgia"/>
          <w:sz w:val="28"/>
          <w:szCs w:val="28"/>
          <w:lang w:val="en-PH"/>
        </w:rPr>
        <w:t xml:space="preserve"> Each Winning Bidder shall maintain complete records of all gas procurement transactions, including original GSPAs, addenda, take-or-pay provisions, actual invoices, proof of payment, cargo documents, delivery receipts, gas composition certificates, metering records,</w:t>
      </w:r>
      <w:ins w:id="33683" w:author="Claude" w:date="2026-10-19T09:00:00Z">
        <w:r>
          <w:rPr>
            <w:rFonts w:ascii="Georgia" w:eastAsia="Georgia" w:hAnsi="Georgia" w:cs="Georgia"/>
            <w:sz w:val="28"/>
            <w:szCs w:val="28"/>
            <w:highlight w:val="green"/>
            <w:lang w:val="en-PH"/>
          </w:rPr>
          <w:t xml:space="preserve"> logistics service invoices,</w:t>
        </w:r>
      </w:ins>
      <w:r>
        <w:rPr>
          <w:rFonts w:ascii="Georgia" w:eastAsia="Georgia" w:hAnsi="Georgia" w:cs="Georgia"/>
          <w:sz w:val="28"/>
          <w:szCs w:val="28"/>
          <w:lang w:val="en-PH"/>
        </w:rPr>
        <w:t xml:space="preserve"> and evidence of least-cost procurement, for a minimum period of seven (7) years from the date of the transaction. Such records shall be made available to the Commission or its authorized representatives upon request and at any time during a Commission audit.</w:t>
      </w:r>
      <w:r>
        <w:rPr>
          <w:rFonts w:ascii="Georgia" w:hAnsi="Georgia"/>
          <w:sz w:val="28"/>
        </w:rPr>
        <w:t xml:space="preserve"> The mandatory supporting attachments for the Monthly Fuel Cost Report under Section 22, and the minimum verification standard applicable to each, are set out in the Annex on </w:t>
      </w:r>
      <w:ins w:id="816" w:author="Claude" w:date="2026-07-28T10:17:00Z">
        <w:r>
          <w:rPr>
            <w:rFonts w:ascii="Georgia" w:hAnsi="Georgia"/>
            <w:sz w:val="28"/>
            <w:highlight w:val="green"/>
          </w:rPr>
          <w:t>Power Purchase Agreement (</w:t>
        </w:r>
      </w:ins>
      <w:r>
        <w:rPr>
          <w:rFonts w:ascii="Georgia" w:hAnsi="Georgia"/>
          <w:sz w:val="28"/>
        </w:rPr>
        <w:t>PPA</w:t>
      </w:r>
      <w:ins w:id="817" w:author="Claude" w:date="2026-07-28T10:17:00Z">
        <w:r>
          <w:rPr>
            <w:rFonts w:ascii="Georgia" w:hAnsi="Georgia"/>
            <w:sz w:val="28"/>
            <w:highlight w:val="green"/>
          </w:rPr>
          <w:t>)</w:t>
        </w:r>
      </w:ins>
      <w:r>
        <w:rPr>
          <w:rFonts w:ascii="Georgia" w:hAnsi="Georgia"/>
          <w:sz w:val="28"/>
        </w:rPr>
        <w:t xml:space="preserve"> Monthly Billing, Documentation, and Audit Procedures.</w:t>
      </w:r>
    </w:p>
    <w:p w14:paraId="6869FFBD" w14:textId="77777777" w:rsidR="008E1161" w:rsidRPr="008E1161" w:rsidRDefault="008E1161" w:rsidP="008E1161">
      <w:pPr>
        <w:ind w:firstLine="720"/>
        <w:jc w:val="both"/>
        <w:rPr>
          <w:rFonts w:ascii="Georgia" w:eastAsia="Georgia" w:hAnsi="Georgia" w:cs="Georgia"/>
          <w:sz w:val="28"/>
          <w:szCs w:val="28"/>
          <w:lang w:val="en-PH"/>
        </w:rPr>
      </w:pPr>
    </w:p>
    <w:p w14:paraId="4584EED2" w14:textId="77777777" w:rsidR="008E1161" w:rsidRPr="008E1161" w:rsidRDefault="008E1161" w:rsidP="00915078">
      <w:pPr>
        <w:jc w:val="both"/>
        <w:rPr>
          <w:rFonts w:ascii="Georgia" w:eastAsia="Georgia" w:hAnsi="Georgia" w:cs="Georgia"/>
          <w:sz w:val="28"/>
          <w:szCs w:val="28"/>
          <w:lang w:val="en-PH"/>
        </w:rPr>
      </w:pPr>
      <w:r>
        <w:rPr>
          <w:rFonts w:ascii="Georgia" w:eastAsia="Georgia" w:hAnsi="Georgia" w:cs="Georgia"/>
          <w:b/>
          <w:bCs/>
          <w:sz w:val="28"/>
          <w:szCs w:val="28"/>
          <w:lang w:val="en-PH"/>
        </w:rPr>
        <w:t>Section 25. ERC Audit of Fuel Procurement.</w:t>
      </w:r>
      <w:r>
        <w:rPr>
          <w:rFonts w:ascii="Georgia" w:eastAsia="Georgia" w:hAnsi="Georgia" w:cs="Georgia"/>
          <w:sz w:val="28"/>
          <w:szCs w:val="28"/>
          <w:lang w:val="en-PH"/>
        </w:rPr>
        <w:t xml:space="preserve"> The Commission</w:t>
      </w:r>
      <w:ins w:id="818" w:author="Claude" w:date="2026-08-25T15:43:00Z">
        <w:r>
          <w:rPr>
            <w:rFonts w:ascii="Georgia" w:eastAsia="Georgia" w:hAnsi="Georgia" w:cs="Georgia"/>
            <w:sz w:val="28"/>
            <w:szCs w:val="28"/>
            <w:highlight w:val="green"/>
            <w:lang w:val="en-PH"/>
          </w:rPr>
          <w:t>, through its Regulatory Operations Service,</w:t>
        </w:r>
      </w:ins>
      <w:r>
        <w:rPr>
          <w:rFonts w:ascii="Georgia" w:eastAsia="Georgia" w:hAnsi="Georgia" w:cs="Georgia"/>
          <w:sz w:val="28"/>
          <w:szCs w:val="28"/>
          <w:lang w:val="en-PH"/>
        </w:rPr>
        <w:t xml:space="preserve"> shall conduct periodic audits of the fuel procurement practices of Winning Bidders, at least once every two (2) years during the term of the award, to verify:</w:t>
      </w:r>
    </w:p>
    <w:p w14:paraId="17CABD1E" w14:textId="77777777" w:rsidR="008E1161" w:rsidRPr="008E1161" w:rsidRDefault="008E1161" w:rsidP="008E1161">
      <w:pPr>
        <w:ind w:firstLine="720"/>
        <w:jc w:val="both"/>
        <w:rPr>
          <w:rFonts w:ascii="Georgia" w:eastAsia="Georgia" w:hAnsi="Georgia" w:cs="Georgia"/>
          <w:sz w:val="28"/>
          <w:szCs w:val="28"/>
          <w:lang w:val="en-PH"/>
        </w:rPr>
      </w:pPr>
    </w:p>
    <w:p w14:paraId="57C5DEAB"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lastRenderedPageBreak/>
        <w:t>(a) That gas is procured at the most favorable terms commercially available given the Winning Bidder's supply requirements and gas supply market conditions (least-cost procurement standard)</w:t>
      </w:r>
      <w:commentRangeStart w:id="819"/>
      <w:ins w:id="820" w:author="Claude" w:date="2026-09-24T15:00:00Z">
        <w:r>
          <w:rPr>
            <w:rFonts w:ascii="Georgia" w:eastAsia="Georgia" w:hAnsi="Georgia" w:cs="Georgia"/>
            <w:sz w:val="28"/>
            <w:szCs w:val="28"/>
            <w:highlight w:val="green"/>
            <w:lang w:val="en-PH"/>
          </w:rPr>
          <w:t>, assessed over the Winning Bidder's fuel supply portfolio for the audit period, taking into account reliability, deliverability, and contract terms, and not solely by comparison with the lowest spot cargo price in any single month; Provided, That this paragraph shall not permit certification of any Fuel Cost component above the applicable benchmark or cap under Section 23</w:t>
        </w:r>
      </w:ins>
      <w:commentRangeEnd w:id="819"/>
      <w:r>
        <w:rPr>
          <w:rStyle w:val="CommentReference"/>
          <w:rFonts w:ascii="Georgia" w:eastAsia="Georgia" w:hAnsi="Georgia" w:cs="Georgia"/>
          <w:sz w:val="28"/>
          <w:szCs w:val="28"/>
          <w:lang w:val="en-PH"/>
        </w:rPr>
        <w:commentReference w:id="819"/>
      </w:r>
      <w:r>
        <w:rPr>
          <w:rFonts w:ascii="Georgia" w:eastAsia="Georgia" w:hAnsi="Georgia" w:cs="Georgia"/>
          <w:sz w:val="28"/>
          <w:szCs w:val="28"/>
          <w:lang w:val="en-PH"/>
        </w:rPr>
        <w:t>;</w:t>
      </w:r>
    </w:p>
    <w:p w14:paraId="5CFC3DDB" w14:textId="77777777" w:rsidR="008E1161" w:rsidRPr="008E1161" w:rsidRDefault="008E1161" w:rsidP="00915078">
      <w:pPr>
        <w:ind w:left="1134" w:hanging="414"/>
        <w:jc w:val="both"/>
        <w:rPr>
          <w:rFonts w:ascii="Georgia" w:eastAsia="Georgia" w:hAnsi="Georgia" w:cs="Georgia"/>
          <w:sz w:val="28"/>
          <w:szCs w:val="28"/>
          <w:lang w:val="en-PH"/>
        </w:rPr>
      </w:pPr>
    </w:p>
    <w:p w14:paraId="53DDDE70" w14:textId="77777777" w:rsidR="008E1161" w:rsidRPr="008E1161" w:rsidRDefault="008E1161" w:rsidP="00915078">
      <w:pPr>
        <w:ind w:left="1134" w:hanging="414"/>
        <w:jc w:val="both"/>
        <w:rPr>
          <w:rFonts w:ascii="Georgia" w:eastAsia="Georgia" w:hAnsi="Georgia" w:cs="Georgia"/>
          <w:sz w:val="28"/>
          <w:szCs w:val="28"/>
          <w:lang w:val="en-PH"/>
        </w:rPr>
      </w:pPr>
      <w:del w:id="821" w:author="Claude" w:date="2026-10-08T09:00:00Z">
        <w:r>
          <w:rPr>
            <w:rFonts w:ascii="Georgia" w:eastAsia="Georgia" w:hAnsi="Georgia" w:cs="Georgia"/>
            <w:sz w:val="28"/>
            <w:szCs w:val="28"/>
            <w:highlight w:val="green"/>
            <w:lang w:val="en-PH"/>
          </w:rPr>
          <w:delText>(b) That all add-on costs claimed do not exceed the caps prescribed under Section 17 of these Rules;</w:delText>
        </w:r>
      </w:del>
      <w:ins w:id="822" w:author="Claude" w:date="2026-10-08T09:00:00Z">
        <w:r>
          <w:rPr>
            <w:rFonts w:ascii="Georgia" w:eastAsia="Georgia" w:hAnsi="Georgia" w:cs="Georgia"/>
            <w:sz w:val="28"/>
            <w:szCs w:val="28"/>
            <w:highlight w:val="green"/>
            <w:lang w:val="en-PH"/>
          </w:rPr>
          <w:t>(b) That all add-on costs reported under Section 22(d) do not exceed the caps prescribed under Section 17 of these Rules, and that none is recovered both in the GAT Price and in the Fuel Cost;</w:t>
        </w:r>
      </w:ins>
    </w:p>
    <w:p w14:paraId="01AB4D67" w14:textId="77777777" w:rsidR="008E1161" w:rsidRPr="008E1161" w:rsidRDefault="008E1161" w:rsidP="00915078">
      <w:pPr>
        <w:ind w:left="1134" w:hanging="414"/>
        <w:jc w:val="both"/>
        <w:rPr>
          <w:rFonts w:ascii="Georgia" w:eastAsia="Georgia" w:hAnsi="Georgia" w:cs="Georgia"/>
          <w:sz w:val="28"/>
          <w:szCs w:val="28"/>
          <w:lang w:val="en-PH"/>
        </w:rPr>
      </w:pPr>
    </w:p>
    <w:p w14:paraId="23C50C50"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(c) That the actual Heat Rate reported is </w:t>
      </w:r>
      <w:del w:id="823" w:author="Claude" w:date="2026-10-08T15:00:00Z">
        <w:r>
          <w:rPr>
            <w:rFonts w:ascii="Georgia" w:eastAsia="Georgia" w:hAnsi="Georgia" w:cs="Georgia"/>
            <w:sz w:val="28"/>
            <w:szCs w:val="28"/>
            <w:highlight w:val="green"/>
            <w:lang w:val="en-PH"/>
          </w:rPr>
          <w:delText>consistent with the design specifications and verified plant performance tests;</w:delText>
        </w:r>
      </w:del>
      <w:commentRangeStart w:id="824"/>
      <w:ins w:id="825" w:author="Claude" w:date="2026-10-08T15:00:00Z">
        <w:r>
          <w:rPr>
            <w:rFonts w:ascii="Georgia" w:eastAsia="Georgia" w:hAnsi="Georgia" w:cs="Georgia"/>
            <w:sz w:val="28"/>
            <w:szCs w:val="28"/>
            <w:highlight w:val="green"/>
            <w:lang w:val="en-PH"/>
          </w:rPr>
          <w:t>consistent with the design specifications and verified plant performance tests, which, for a legacy plant within the meaning of ERC Resolution No. 27, Series of 2026, shall be conducted or witnessed under Section 35 of these Rules, the Grid Compliance Test for such plants not including a heat rate test;</w:t>
        </w:r>
      </w:ins>
      <w:commentRangeEnd w:id="824"/>
      <w:r w:rsidRPr="008E1161">
        <w:rPr>
          <w:rStyle w:val="CommentReference"/>
          <w:rFonts w:ascii="Georgia" w:eastAsia="Georgia" w:hAnsi="Georgia" w:cs="Georgia"/>
          <w:sz w:val="28"/>
          <w:szCs w:val="28"/>
          <w:lang w:val="en-PH"/>
        </w:rPr>
        <w:commentReference w:id="824"/>
      </w:r>
    </w:p>
    <w:p w14:paraId="59760CC4" w14:textId="77777777" w:rsidR="008E1161" w:rsidRPr="008E1161" w:rsidRDefault="008E1161" w:rsidP="00915078">
      <w:pPr>
        <w:ind w:left="1134" w:hanging="414"/>
        <w:jc w:val="both"/>
        <w:rPr>
          <w:rFonts w:ascii="Georgia" w:eastAsia="Georgia" w:hAnsi="Georgia" w:cs="Georgia"/>
          <w:sz w:val="28"/>
          <w:szCs w:val="28"/>
          <w:lang w:val="en-PH"/>
        </w:rPr>
      </w:pPr>
    </w:p>
    <w:p w14:paraId="20D4926C"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(d) That there are no undisclosed related-party transactions, rebates, volume discounts, or other arrangements that would lower the effective gas cost below the amount invoiced and claimed in the FCPT; and</w:t>
      </w:r>
    </w:p>
    <w:p w14:paraId="1601FD32" w14:textId="77777777" w:rsidR="008E1161" w:rsidRPr="008E1161" w:rsidRDefault="008E1161" w:rsidP="00915078">
      <w:pPr>
        <w:ind w:left="1134" w:hanging="414"/>
        <w:jc w:val="both"/>
        <w:rPr>
          <w:rFonts w:ascii="Georgia" w:eastAsia="Georgia" w:hAnsi="Georgia" w:cs="Georgia"/>
          <w:sz w:val="28"/>
          <w:szCs w:val="28"/>
          <w:lang w:val="en-PH"/>
        </w:rPr>
      </w:pPr>
    </w:p>
    <w:p w14:paraId="655B3756"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(e) That the Winning Bidder is not entering into gas procurement arrangements that are not at arm’s length or that include costs not related to the procurement of gas for the Mid-Merit Natural Gas Facility.</w:t>
      </w:r>
    </w:p>
    <w:p w14:paraId="7766C5B7" w14:textId="77777777" w:rsidR="008E1161" w:rsidRPr="008E1161" w:rsidRDefault="008E1161" w:rsidP="008E1161">
      <w:pPr>
        <w:ind w:firstLine="720"/>
        <w:jc w:val="both"/>
        <w:rPr>
          <w:rFonts w:ascii="Georgia" w:eastAsia="Georgia" w:hAnsi="Georgia" w:cs="Georgia"/>
          <w:sz w:val="28"/>
          <w:szCs w:val="28"/>
          <w:lang w:val="en-PH"/>
        </w:rPr>
      </w:pPr>
    </w:p>
    <w:p w14:paraId="3CBBF7C4" w14:textId="77777777" w:rsidR="0008735A" w:rsidRDefault="00000000">
      <w:pPr>
        <w:ind w:firstLine="720"/>
        <w:jc w:val="both"/>
        <w:rPr>
          <w:ins w:id="826" w:author="Claude" w:date="2026-08-31T15:00:00Z"/>
          <w:rFonts w:ascii="Georgia" w:eastAsia="Georgia" w:hAnsi="Georgia" w:cs="Georgia"/>
          <w:sz w:val="28"/>
          <w:szCs w:val="28"/>
          <w:lang w:val="en-PH"/>
        </w:rPr>
      </w:pPr>
      <w:commentRangeStart w:id="827"/>
      <w:ins w:id="828" w:author="Claude" w:date="2026-08-31T15:00:00Z">
        <w:r>
          <w:rPr>
            <w:rFonts w:ascii="Georgia" w:eastAsia="Georgia" w:hAnsi="Georgia" w:cs="Georgia"/>
            <w:sz w:val="28"/>
            <w:szCs w:val="28"/>
            <w:highlight w:val="green"/>
            <w:lang w:val="en-PH"/>
          </w:rPr>
          <w:t>Each Qualified Bidder and Winning Bidder shall disclose to the Commission, at the time of registration for the applicable Auction Round and annually thereafter for the duration of the Certificate of Award, all related-party relationships with any counterparty to a Gas Sale and Purchase Agreement or fuel logistics arrangement relevant to its Mid-Merit Natural Gas Facility, without prejudice to the Commission’s audit authority under this Section.</w:t>
        </w:r>
      </w:ins>
      <w:commentRangeEnd w:id="827"/>
      <w:r>
        <w:rPr>
          <w:rStyle w:val="CommentReference"/>
          <w:rFonts w:ascii="Georgia" w:eastAsia="Georgia" w:hAnsi="Georgia" w:cs="Georgia"/>
          <w:sz w:val="28"/>
          <w:szCs w:val="28"/>
          <w:lang w:val="en-PH"/>
        </w:rPr>
        <w:commentReference w:id="827"/>
      </w:r>
    </w:p>
    <w:p w14:paraId="121CDE77"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sz w:val="28"/>
        </w:rPr>
        <w:t xml:space="preserve">The specific verification formula applicable to each of the foregoing audit criteria, including the Net Energy Generation, Fuel Cargo Price, Regasification and Storage Fee,</w:t>
      </w:r>
      <w:del w:id="32328" w:author="Claude" w:date="2026-10-19T09:00:00Z">
        <w:r>
          <w:rPr>
            <w:rFonts w:ascii="Georgia" w:hAnsi="Georgia"/>
            <w:sz w:val="28"/>
            <w:highlight w:val="cyan"/>
          </w:rPr>
          <w:delText xml:space="preserve"> Pipeline Transmission Fee, Boil-Off Gas Loss, Heat Rate,</w:delText>
        </w:r>
      </w:del>
      <w:ins w:id="32329" w:author="Claude" w:date="2026-10-19T09:00:00Z">
        <w:r>
          <w:rPr>
            <w:rFonts w:ascii="Georgia" w:hAnsi="Georgia"/>
            <w:sz w:val="28"/>
            <w:highlight w:val="cyan"/>
          </w:rPr>
          <w:t xml:space="preserve"> Pipeline Transmission Fee, Heat Rate,</w:t>
        </w:r>
      </w:ins>
      <w:r>
        <w:rPr>
          <w:rFonts w:ascii="Georgia" w:hAnsi="Georgia"/>
          <w:sz w:val="28"/>
        </w:rPr>
        <w:t xml:space="preserve"> and Exchange Rate audits, is set out in the Annex on PPA Monthly Billing, Documentation, and Audit Procedures.</w:t>
      </w:r>
    </w:p>
    <w:p w14:paraId="788F40E9" w14:textId="77777777" w:rsidR="008E1161" w:rsidRPr="008E1161" w:rsidRDefault="008E1161" w:rsidP="008E1161">
      <w:pPr>
        <w:ind w:firstLine="720"/>
        <w:jc w:val="both"/>
        <w:rPr>
          <w:rFonts w:ascii="Georgia" w:eastAsia="Georgia" w:hAnsi="Georgia" w:cs="Georgia"/>
          <w:sz w:val="28"/>
          <w:szCs w:val="28"/>
          <w:lang w:val="en-PH"/>
        </w:rPr>
      </w:pPr>
      <w:commentRangeStart w:id="829"/>
      <w:ins w:id="830" w:author="Claude" w:date="2026-08-25T15:29:00Z">
        <w:r>
          <w:rPr>
            <w:rFonts w:ascii="Georgia" w:hAnsi="Georgia"/>
            <w:sz w:val="28"/>
            <w:highlight w:val="green"/>
          </w:rPr>
          <w:t xml:space="preserve">In addition to the audit conducted at least once every two (2) years under this Section, the Commission may, at any time, conduct an audit of a Winning Bidder's fuel procurement practices upon receipt of a verified written complaint from a Winning Bidder's off-taker Distribution Utility, another WESM customer, a consumer group, or the DOE, alleging specific </w:t>
        </w:r>
        <w:r>
          <w:rPr>
            <w:rFonts w:ascii="Georgia" w:hAnsi="Georgia"/>
            <w:sz w:val="28"/>
            <w:highlight w:val="green"/>
          </w:rPr>
          <w:lastRenderedPageBreak/>
          <w:t xml:space="preserve">and substantiated grounds to believe that a violation of this Section has occurred. The Commission shall acknowledge receipt of such complaint within ten (10) calendar days and advise the complainant, upon completion of the resulting audit, of the general outcome thereof, </w:t>
        </w:r>
        <w:del w:id="831" w:author="Claude" w:date="2026-10-08T15:00:00Z">
          <w:r>
            <w:rPr>
              <w:rFonts w:ascii="Georgia" w:hAnsi="Georgia"/>
              <w:sz w:val="28"/>
              <w:highlight w:val="green"/>
            </w:rPr>
            <w:delText>without prejudice to the confidentiality of proprietary commercial information.</w:delText>
          </w:r>
        </w:del>
      </w:ins>
      <w:ins w:id="832" w:author="Claude" w:date="2026-10-08T15:00:00Z">
        <w:r>
          <w:rPr>
            <w:rFonts w:ascii="Georgia" w:hAnsi="Georgia"/>
            <w:sz w:val="28"/>
            <w:highlight w:val="green"/>
          </w:rPr>
          <w:t>without prejudice to the confidentiality of proprietary commercial information, which shall be determined in accordance with Rule 5 of the 2026 Rules of Practice and Procedure of the Energy Regulatory Commission (Resolution No. 31, Series of 2026).</w:t>
        </w:r>
      </w:ins>
      <w:commentRangeEnd w:id="829"/>
      <w:ins w:id="833" w:author="Claude" w:date="2026-08-25T15:29:00Z">
        <w:r w:rsidRPr="008E1161">
          <w:rPr>
            <w:rStyle w:val="CommentReference"/>
            <w:rFonts w:ascii="Georgia" w:eastAsia="Georgia" w:hAnsi="Georgia" w:cs="Georgia"/>
            <w:sz w:val="28"/>
            <w:szCs w:val="28"/>
            <w:lang w:val="en-PH"/>
          </w:rPr>
          <w:commentReference w:id="829"/>
        </w:r>
      </w:ins>
    </w:p>
    <w:p w14:paraId="2ABA2800" w14:textId="77777777" w:rsidR="008E1161" w:rsidRPr="008E1161" w:rsidRDefault="008E1161" w:rsidP="008E1161">
      <w:pPr>
        <w:ind w:firstLine="720"/>
        <w:jc w:val="both"/>
        <w:rPr>
          <w:rFonts w:ascii="Georgia" w:eastAsia="Georgia" w:hAnsi="Georgia" w:cs="Georgia"/>
          <w:sz w:val="28"/>
          <w:szCs w:val="28"/>
          <w:lang w:val="en-PH"/>
        </w:rPr>
      </w:pPr>
    </w:p>
    <w:p w14:paraId="429D5D7E" w14:textId="77777777" w:rsidR="008E1161" w:rsidRPr="008E1161" w:rsidRDefault="008E1161" w:rsidP="00915078">
      <w:pPr>
        <w:jc w:val="both"/>
        <w:rPr>
          <w:rFonts w:ascii="Georgia" w:eastAsia="Georgia" w:hAnsi="Georgia" w:cs="Georgia"/>
          <w:sz w:val="28"/>
          <w:szCs w:val="28"/>
          <w:lang w:val="en-PH"/>
        </w:rPr>
      </w:pPr>
      <w:commentRangeStart w:id="834"/>
      <w:r>
        <w:rPr>
          <w:rFonts w:ascii="Georgia" w:eastAsia="Georgia" w:hAnsi="Georgia" w:cs="Georgia"/>
          <w:b/>
          <w:bCs/>
          <w:sz w:val="28"/>
          <w:szCs w:val="28"/>
          <w:lang w:val="en-PH"/>
        </w:rPr>
        <w:t>Section 26. Disallowance and Recovery.</w:t>
      </w:r>
      <w:commentRangeEnd w:id="834"/>
      <w:r>
        <w:rPr>
          <w:rStyle w:val="CommentReference"/>
          <w:rFonts w:ascii="Georgia" w:eastAsia="Georgia" w:hAnsi="Georgia" w:cs="Georgia"/>
          <w:sz w:val="28"/>
          <w:szCs w:val="28"/>
          <w:lang w:val="en-PH"/>
        </w:rPr>
        <w:commentReference w:id="834"/>
      </w:r>
      <w:r>
        <w:rPr>
          <w:rFonts w:ascii="Georgia" w:eastAsia="Georgia" w:hAnsi="Georgia" w:cs="Georgia"/>
          <w:sz w:val="28"/>
          <w:szCs w:val="28"/>
          <w:lang w:val="en-PH"/>
        </w:rPr>
        <w:t xml:space="preserve"> Where the Commission’s audit finds that Fuel Costs claimed by a Winning Bidder </w:t>
      </w:r>
      <w:del w:id="33684" w:author="Claude" w:date="2026-10-19T09:00:00Z">
        <w:r>
          <w:rPr>
            <w:rFonts w:ascii="Georgia" w:eastAsia="Georgia" w:hAnsi="Georgia" w:cs="Georgia"/>
            <w:sz w:val="28"/>
            <w:szCs w:val="28"/>
            <w:highlight w:val="green"/>
            <w:lang w:val="en-PH"/>
          </w:rPr>
          <w:delText xml:space="preserve">exceed the Gas Price Benchmark or are</w:delText>
        </w:r>
      </w:del>
      <w:ins w:id="33685" w:author="Claude" w:date="2026-10-19T09:00:00Z">
        <w:r>
          <w:rPr>
            <w:rFonts w:ascii="Georgia" w:eastAsia="Georgia" w:hAnsi="Georgia" w:cs="Georgia"/>
            <w:sz w:val="28"/>
            <w:szCs w:val="28"/>
            <w:highlight w:val="green"/>
            <w:lang w:val="en-PH"/>
          </w:rPr>
          <w:t xml:space="preserve">exceed the Gas Price Benchmark or the caps under Section 17 or are</w:t>
        </w:r>
      </w:ins>
      <w:r>
        <w:rPr>
          <w:rFonts w:ascii="Georgia" w:eastAsia="Georgia" w:hAnsi="Georgia" w:cs="Georgia"/>
          <w:sz w:val="28"/>
          <w:szCs w:val="28"/>
          <w:lang w:val="en-PH"/>
        </w:rPr>
        <w:t xml:space="preserve"> otherwise imprudent, non-compliant, or not supported by adequate documentation, the Commission shall:</w:t>
      </w:r>
    </w:p>
    <w:p w14:paraId="2A188E48" w14:textId="77777777" w:rsidR="008E1161" w:rsidRPr="008E1161" w:rsidRDefault="008E1161" w:rsidP="008E1161">
      <w:pPr>
        <w:ind w:firstLine="720"/>
        <w:jc w:val="both"/>
        <w:rPr>
          <w:rFonts w:ascii="Georgia" w:eastAsia="Georgia" w:hAnsi="Georgia" w:cs="Georgia"/>
          <w:sz w:val="28"/>
          <w:szCs w:val="28"/>
          <w:lang w:val="en-PH"/>
        </w:rPr>
      </w:pPr>
    </w:p>
    <w:p w14:paraId="0B171C07"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(a) Issue a Notice of Disallowance specifying the disallowed amount and the basis therefor;</w:t>
      </w:r>
    </w:p>
    <w:p w14:paraId="109AF10B" w14:textId="77777777" w:rsidR="008E1161" w:rsidRPr="008E1161" w:rsidRDefault="008E1161" w:rsidP="00915078">
      <w:pPr>
        <w:ind w:left="1134" w:hanging="414"/>
        <w:jc w:val="both"/>
        <w:rPr>
          <w:rFonts w:ascii="Georgia" w:eastAsia="Georgia" w:hAnsi="Georgia" w:cs="Georgia"/>
          <w:sz w:val="28"/>
          <w:szCs w:val="28"/>
          <w:lang w:val="en-PH"/>
        </w:rPr>
      </w:pPr>
    </w:p>
    <w:p w14:paraId="231DE4D3" w14:textId="77777777" w:rsidR="008E1161" w:rsidRPr="008E1161" w:rsidRDefault="008E1161" w:rsidP="00915078">
      <w:pPr>
        <w:ind w:left="1134" w:hanging="414"/>
        <w:jc w:val="both"/>
        <w:rPr>
          <w:rFonts w:ascii="Georgia" w:eastAsia="Georgia" w:hAnsi="Georgia" w:cs="Georgia"/>
          <w:sz w:val="28"/>
          <w:szCs w:val="28"/>
          <w:lang w:val="en-PH"/>
        </w:rPr>
      </w:pPr>
      <w:commentRangeStart w:id="835"/>
      <w:r>
        <w:rPr>
          <w:rFonts w:ascii="Georgia" w:eastAsia="Georgia" w:hAnsi="Georgia" w:cs="Georgia"/>
          <w:sz w:val="28"/>
          <w:szCs w:val="28"/>
          <w:lang w:val="en-PH"/>
        </w:rPr>
        <w:t xml:space="preserve">(b) Direct the </w:t>
      </w:r>
      <w:commentRangeEnd w:id="835"/>
      <w:r>
        <w:rPr>
          <w:rStyle w:val="CommentReference"/>
          <w:rFonts w:ascii="Georgia" w:eastAsia="Georgia" w:hAnsi="Georgia" w:cs="Georgia"/>
          <w:sz w:val="28"/>
          <w:szCs w:val="28"/>
          <w:lang w:val="en-PH"/>
        </w:rPr>
        <w:commentReference w:id="835"/>
      </w:r>
      <w:r>
        <w:rPr>
          <w:rFonts w:ascii="Georgia" w:eastAsia="Georgia" w:hAnsi="Georgia" w:cs="Georgia"/>
          <w:sz w:val="28"/>
          <w:szCs w:val="28"/>
          <w:lang w:val="en-PH"/>
        </w:rPr>
        <w:t>MO to offset the disallowed amount against future Fuel Cost settlements for the Winning Bidder, or to recover the disallowed amount from the Winning Bidder through such mechanism as may be provided in the approved Settlement Mechanism</w:t>
      </w:r>
      <w:ins w:id="836" w:author="Claude" w:date="2026-08-26T00:02:00Z">
        <w:r>
          <w:rPr>
            <w:rFonts w:ascii="Georgia" w:eastAsia="Georgia" w:hAnsi="Georgia" w:cs="Georgia"/>
            <w:sz w:val="28"/>
            <w:szCs w:val="28"/>
            <w:highlight w:val="green"/>
            <w:lang w:val="en-PH"/>
          </w:rPr>
          <w:t>, provided, That any such offset or recovery shall be confined strictly to the specific disallowed or disputed amount or cost component identified in the Notice of Disallowance, shall not delay or otherwise affect payment of any undisputed portion of the Winning Bidder's Fuel Cost or other Settlement Mechanism amounts, and shall be suspended where the Winning Bidder files a timely challenge to the Notice of Disallowance, pending final resolution of that challenge, without prejudice to the Commission's authority under the succeeding paragraph</w:t>
        </w:r>
      </w:ins>
      <w:r>
        <w:rPr>
          <w:rFonts w:ascii="Georgia" w:eastAsia="Georgia" w:hAnsi="Georgia" w:cs="Georgia"/>
          <w:sz w:val="28"/>
          <w:szCs w:val="28"/>
          <w:lang w:val="en-PH"/>
        </w:rPr>
        <w:t>; and</w:t>
      </w:r>
    </w:p>
    <w:p w14:paraId="4CE04479" w14:textId="77777777" w:rsidR="008E1161" w:rsidRPr="008E1161" w:rsidRDefault="008E1161" w:rsidP="00915078">
      <w:pPr>
        <w:ind w:left="1134" w:hanging="414"/>
        <w:jc w:val="both"/>
        <w:rPr>
          <w:rFonts w:ascii="Georgia" w:eastAsia="Georgia" w:hAnsi="Georgia" w:cs="Georgia"/>
          <w:sz w:val="28"/>
          <w:szCs w:val="28"/>
          <w:lang w:val="en-PH"/>
        </w:rPr>
      </w:pPr>
    </w:p>
    <w:p w14:paraId="52AFBD48" w14:textId="77777777" w:rsidR="008E1161" w:rsidRPr="008E1161" w:rsidRDefault="008E1161" w:rsidP="00915078">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(c) Report the disallowance to the DOE for appropriate action under the terms of the Certificate of Award.</w:t>
      </w:r>
    </w:p>
    <w:p w14:paraId="3AFD5F81" w14:textId="77777777" w:rsidR="008E1161" w:rsidRPr="008E1161" w:rsidRDefault="008E1161" w:rsidP="008E1161">
      <w:pPr>
        <w:ind w:firstLine="720"/>
        <w:jc w:val="both"/>
        <w:rPr>
          <w:rFonts w:ascii="Georgia" w:eastAsia="Georgia" w:hAnsi="Georgia" w:cs="Georgia"/>
          <w:sz w:val="28"/>
          <w:szCs w:val="28"/>
          <w:lang w:val="en-PH"/>
        </w:rPr>
      </w:pPr>
    </w:p>
    <w:p w14:paraId="2545A45E" w14:textId="77777777" w:rsidR="008E1161" w:rsidRPr="008E1161" w:rsidRDefault="008E1161" w:rsidP="008E1161">
      <w:pPr>
        <w:ind w:firstLine="720"/>
        <w:jc w:val="both"/>
        <w:rPr>
          <w:rFonts w:ascii="Georgia" w:eastAsia="Georgia" w:hAnsi="Georgia" w:cs="Georgia"/>
          <w:sz w:val="28"/>
          <w:szCs w:val="28"/>
          <w:lang w:val="en-PH"/>
        </w:rPr>
      </w:pPr>
      <w:commentRangeStart w:id="837"/>
      <w:del w:id="838" w:author="Claude" w:date="2026-08-25T15:29:00Z">
        <w:r>
          <w:rPr>
            <w:rFonts w:ascii="Georgia" w:eastAsia="Georgia" w:hAnsi="Georgia" w:cs="Georgia"/>
            <w:sz w:val="28"/>
            <w:szCs w:val="28"/>
            <w:highlight w:val="green"/>
            <w:lang w:val="en-PH"/>
          </w:rPr>
          <w:delText>Repeated or material disallowances may serve as grounds for the Commission to recommend to the DOE the revocation or modification of the Certificate of Award.</w:delText>
        </w:r>
        <w:commentRangeEnd w:id="837"/>
        <w:r>
          <w:rPr>
            <w:rStyle w:val="CommentReference"/>
            <w:rFonts w:ascii="Georgia" w:eastAsia="Georgia" w:hAnsi="Georgia" w:cs="Georgia"/>
            <w:sz w:val="28"/>
            <w:szCs w:val="28"/>
            <w:highlight w:val="green"/>
            <w:lang w:val="en-PH"/>
          </w:rPr>
          <w:commentReference w:id="837"/>
        </w:r>
      </w:del>
      <w:ins w:id="839" w:author="Claude" w:date="2026-08-25T15:29:00Z">
        <w:r>
          <w:rPr>
            <w:rFonts w:ascii="Georgia" w:eastAsia="Georgia" w:hAnsi="Georgia" w:cs="Georgia"/>
            <w:sz w:val="28"/>
            <w:szCs w:val="28"/>
            <w:highlight w:val="green"/>
            <w:lang w:val="en-PH"/>
          </w:rPr>
          <w:t xml:space="preserve">Where a Winning Bidder incurs disallowances under this Section in three (3) or more Settlement Periods within any rolling twelve (12)-month period, or aggregate disallowances exceeding a materiality threshold to be determined by the Commission, </w:t>
        </w:r>
        <w:del w:id="840" w:author="Claude" w:date="2026-10-08T15:00:00Z">
          <w:r>
            <w:rPr>
              <w:rFonts w:ascii="Georgia" w:eastAsia="Georgia" w:hAnsi="Georgia" w:cs="Georgia"/>
              <w:sz w:val="28"/>
              <w:szCs w:val="28"/>
              <w:highlight w:val="green"/>
              <w:lang w:val="en-PH"/>
            </w:rPr>
            <w:delText>the Commission shall issue a show-cause order requiring the Winning Bidder</w:delText>
          </w:r>
        </w:del>
      </w:ins>
      <w:ins w:id="841" w:author="Claude" w:date="2026-10-08T15:00:00Z">
        <w:r>
          <w:rPr>
            <w:rFonts w:ascii="Georgia" w:eastAsia="Georgia" w:hAnsi="Georgia" w:cs="Georgia"/>
            <w:sz w:val="28"/>
            <w:szCs w:val="28"/>
            <w:highlight w:val="green"/>
            <w:lang w:val="en-PH"/>
          </w:rPr>
          <w:t>the Commission shall issue a show-cause order, in accordance with Part VII (Commission-Initiated Investigations) of Rule 23 of the 2026 Rules of Practice and Procedure of the Energy Regulatory Commission (Resolution No. 31, Series of 2026), requiring the Winning Bidder</w:t>
        </w:r>
      </w:ins>
      <w:ins w:id="842" w:author="Claude" w:date="2026-08-25T15:29:00Z">
        <w:r>
          <w:rPr>
            <w:rFonts w:ascii="Georgia" w:eastAsia="Georgia" w:hAnsi="Georgia" w:cs="Georgia"/>
            <w:sz w:val="28"/>
            <w:szCs w:val="28"/>
            <w:highlight w:val="green"/>
            <w:lang w:val="en-PH"/>
          </w:rPr>
          <w:t xml:space="preserve"> to explain why its Certificate of Award should not be recommended to the DOE for revocation or modification, and shall resolve the show-cause proceeding within sixty (60) calendar days from the Winning Bidder's response or the lapse of the period to respond. Disallowances below this threshold, or isolated in nature, may likewise serve as grounds for the Commission to recommend to the DOE the revocation or modification of the Certificate of Award, at the Commission's discretion.</w:t>
        </w:r>
      </w:ins>
    </w:p>
    <w:p w14:paraId="7BBF6F14" w14:textId="77777777" w:rsidR="0008735A" w:rsidRDefault="0008735A">
      <w:pPr>
        <w:jc w:val="both"/>
        <w:rPr>
          <w:rFonts w:ascii="Georgia" w:eastAsia="Georgia" w:hAnsi="Georgia" w:cs="Georgia"/>
          <w:sz w:val="28"/>
          <w:szCs w:val="28"/>
          <w:lang w:val="en-PH"/>
        </w:rPr>
      </w:pPr>
    </w:p>
    <w:p w14:paraId="7A1556A9" w14:textId="77777777" w:rsidR="0008735A" w:rsidRDefault="00000000">
      <w:pPr>
        <w:ind w:firstLine="720"/>
        <w:jc w:val="both"/>
        <w:rPr>
          <w:ins w:id="843" w:author="Claude" w:date="2026-09-01T09:06:00Z"/>
          <w:rFonts w:ascii="Georgia" w:eastAsia="Georgia" w:hAnsi="Georgia" w:cs="Georgia"/>
          <w:sz w:val="28"/>
          <w:szCs w:val="28"/>
          <w:lang w:val="en-PH"/>
        </w:rPr>
      </w:pPr>
      <w:commentRangeStart w:id="844"/>
      <w:ins w:id="845" w:author="Claude" w:date="2026-09-01T09:06:00Z">
        <w:r>
          <w:rPr>
            <w:rFonts w:ascii="Georgia" w:eastAsia="Georgia" w:hAnsi="Georgia" w:cs="Georgia"/>
            <w:sz w:val="28"/>
            <w:szCs w:val="28"/>
            <w:highlight w:val="green"/>
            <w:lang w:val="en-PH"/>
          </w:rPr>
          <w:t>Any amount disallowed and recovered from a Winning Bidder under this Section shall bear interest, at a rate the Commission shall prescribe in Annex “A,” computed from the date the disallowed amount was originally paid or credited to the Winning Bidder through the Fuel Cost Pass-Through mechanism until the date of actual offset or recovery, so that a Winning Bidder does not retain the time value of amounts later found to have been improperly claimed.</w:t>
        </w:r>
      </w:ins>
      <w:commentRangeEnd w:id="844"/>
      <w:r>
        <w:rPr>
          <w:rStyle w:val="CommentReference"/>
          <w:rFonts w:ascii="Georgia" w:eastAsia="Georgia" w:hAnsi="Georgia" w:cs="Georgia"/>
          <w:sz w:val="28"/>
          <w:szCs w:val="28"/>
          <w:lang w:val="en-PH"/>
        </w:rPr>
        <w:commentReference w:id="844"/>
      </w:r>
    </w:p>
    <w:p w14:paraId="1FAA901A" w14:textId="77777777" w:rsidR="008E1161" w:rsidRPr="008E1161" w:rsidRDefault="008E1161" w:rsidP="008E1161">
      <w:pPr>
        <w:ind w:firstLine="720"/>
        <w:jc w:val="both"/>
        <w:rPr>
          <w:rFonts w:ascii="Georgia" w:eastAsia="Georgia" w:hAnsi="Georgia" w:cs="Georgia"/>
          <w:sz w:val="28"/>
          <w:szCs w:val="28"/>
          <w:lang w:val="en-PH"/>
        </w:rPr>
      </w:pPr>
    </w:p>
    <w:p w14:paraId="6D66EEEA" w14:textId="77777777" w:rsidR="008E1161" w:rsidRPr="008E1161" w:rsidRDefault="008E1161" w:rsidP="00F3700A">
      <w:pPr>
        <w:jc w:val="center"/>
        <w:rPr>
          <w:rFonts w:ascii="Georgia" w:eastAsia="Georgia" w:hAnsi="Georgia" w:cs="Georgia"/>
          <w:b/>
          <w:bCs/>
          <w:sz w:val="28"/>
          <w:szCs w:val="28"/>
          <w:lang w:val="en-PH"/>
        </w:rPr>
      </w:pPr>
      <w:bookmarkStart w:id="846" w:name="_1ui98eoik9go" w:colFirst="0" w:colLast="0"/>
      <w:bookmarkEnd w:id="846"/>
      <w:r>
        <w:rPr>
          <w:rFonts w:ascii="Georgia" w:eastAsia="Georgia" w:hAnsi="Georgia" w:cs="Georgia"/>
          <w:b/>
          <w:bCs/>
          <w:sz w:val="28"/>
          <w:szCs w:val="28"/>
          <w:lang w:val="en-PH"/>
        </w:rPr>
        <w:t>RULE 5</w:t>
      </w:r>
    </w:p>
    <w:p w14:paraId="20E86D10" w14:textId="77777777" w:rsidR="008E1161" w:rsidRPr="00F3700A" w:rsidRDefault="008E1161" w:rsidP="00F3700A">
      <w:pPr>
        <w:jc w:val="center"/>
        <w:rPr>
          <w:rFonts w:ascii="Georgia" w:eastAsia="Georgia" w:hAnsi="Georgia" w:cs="Georgia"/>
          <w:b/>
          <w:bCs/>
          <w:sz w:val="28"/>
          <w:szCs w:val="28"/>
          <w:lang w:val="en-PH"/>
        </w:rPr>
      </w:pPr>
      <w:bookmarkStart w:id="847" w:name="_1llfpygdgfac" w:colFirst="0" w:colLast="0"/>
      <w:bookmarkEnd w:id="847"/>
      <w:r>
        <w:rPr>
          <w:rFonts w:ascii="Georgia" w:eastAsia="Georgia" w:hAnsi="Georgia" w:cs="Georgia"/>
          <w:b/>
          <w:bCs/>
          <w:sz w:val="28"/>
          <w:szCs w:val="28"/>
          <w:lang w:val="en-PH"/>
        </w:rPr>
        <w:t>SETTLEMENT MECHANISM</w:t>
      </w:r>
    </w:p>
    <w:p w14:paraId="0FACC16D" w14:textId="77777777" w:rsidR="00F3700A" w:rsidRPr="008E1161" w:rsidRDefault="00F3700A" w:rsidP="008E1161">
      <w:pPr>
        <w:ind w:firstLine="720"/>
        <w:jc w:val="both"/>
        <w:rPr>
          <w:rFonts w:ascii="Georgia" w:eastAsia="Georgia" w:hAnsi="Georgia" w:cs="Georgia"/>
          <w:sz w:val="28"/>
          <w:szCs w:val="28"/>
          <w:lang w:val="en-PH"/>
        </w:rPr>
      </w:pPr>
    </w:p>
    <w:p w14:paraId="7185386E" w14:textId="77777777" w:rsidR="008E1161" w:rsidRPr="008E1161" w:rsidRDefault="008E1161" w:rsidP="00915078">
      <w:pPr>
        <w:jc w:val="both"/>
        <w:rPr>
          <w:rFonts w:ascii="Georgia" w:eastAsia="Georgia" w:hAnsi="Georgia" w:cs="Georgia"/>
          <w:sz w:val="28"/>
          <w:szCs w:val="28"/>
          <w:lang w:val="en-PH"/>
        </w:rPr>
      </w:pPr>
      <w:commentRangeStart w:id="848"/>
      <w:r>
        <w:rPr>
          <w:rFonts w:ascii="Georgia" w:eastAsia="Georgia" w:hAnsi="Georgia" w:cs="Georgia"/>
          <w:b/>
          <w:bCs/>
          <w:sz w:val="28"/>
          <w:szCs w:val="28"/>
          <w:lang w:val="en-PH"/>
        </w:rPr>
        <w:t>Section 27. Obligation to Submit Settlement Mechanism.</w:t>
      </w:r>
      <w:commentRangeEnd w:id="848"/>
      <w:r>
        <w:rPr>
          <w:rStyle w:val="CommentReference"/>
          <w:rFonts w:ascii="Georgia" w:eastAsia="Georgia" w:hAnsi="Georgia" w:cs="Georgia"/>
          <w:sz w:val="28"/>
          <w:szCs w:val="28"/>
          <w:lang w:val="en-PH"/>
        </w:rPr>
        <w:commentReference w:id="848"/>
      </w:r>
      <w:r>
        <w:rPr>
          <w:rFonts w:ascii="Georgia" w:eastAsia="Georgia" w:hAnsi="Georgia" w:cs="Georgia"/>
          <w:sz w:val="28"/>
          <w:szCs w:val="28"/>
          <w:lang w:val="en-PH"/>
        </w:rPr>
        <w:t xml:space="preserve"> Pursuant to Section 19.2.1 of the Gas Auction Circular, the MO shall submit a proposed Settlement Mechanism to the Commission for review and approval within thirty (30) calendar days from the </w:t>
      </w:r>
      <w:commentRangeStart w:id="849"/>
      <w:commentRangeStart w:id="2514"/>
      <w:r>
        <w:rPr>
          <w:rFonts w:ascii="Georgia" w:eastAsia="Georgia" w:hAnsi="Georgia" w:cs="Georgia"/>
          <w:sz w:val="28"/>
          <w:szCs w:val="28"/>
          <w:lang w:val="en-PH"/>
        </w:rPr>
        <w:t>Effectivity of the Gas Auction Circular</w:t>
      </w:r>
      <w:ins w:id="32335" w:author="Claude" w:date="2026-10-19T09:00:00Z">
        <w:r>
          <w:rPr>
            <w:rFonts w:ascii="Georgia" w:eastAsia="Georgia" w:hAnsi="Georgia" w:cs="Georgia"/>
            <w:sz w:val="28"/>
            <w:szCs w:val="28"/>
            <w:highlight w:val="cyan"/>
            <w:lang w:val="en-PH"/>
          </w:rPr>
          <w:t xml:space="preserve"> (DOE Department Circular No. DC2026-06-0013), as provided in Section 19.2.1 thereof; Provided, That where the MO has submitted a Settlement Mechanism before the effectivity of these Rules, the MO shall, within thirty (30) calendar days from the effectivity of these Rules, submit such amendments as are necessary to conform it to these Rules</w:t>
        </w:r>
      </w:ins>
      <w:commentRangeEnd w:id="2514"/>
      <w:commentRangeEnd w:id="849"/>
      <w:r w:rsidR="00295543">
        <w:rPr>
          <w:rStyle w:val="CommentReference"/>
          <w:rFonts w:ascii="Georgia" w:eastAsia="Georgia" w:hAnsi="Georgia" w:cs="Georgia"/>
          <w:sz w:val="28"/>
          <w:szCs w:val="28"/>
          <w:lang w:val="en-PH"/>
        </w:rPr>
        <w:commentReference w:id="849"/>
      </w:r>
      <w:r>
        <w:rPr>
          <w:rStyle w:val="CommentReference"/>
        </w:rPr>
        <w:commentReference w:id="2514"/>
      </w:r>
      <w:r>
        <w:rPr>
          <w:rFonts w:ascii="Georgia" w:eastAsia="Georgia" w:hAnsi="Georgia" w:cs="Georgia"/>
          <w:sz w:val="28"/>
          <w:szCs w:val="28"/>
          <w:lang w:val="en-PH"/>
        </w:rPr>
        <w:t>. The proposed Settlement Mechanism shall incorporate the principles, formulas, and requirements prescribed in these Rules and in the Gas Auction Circular, and shall be supplemented by such operational specifications, system requirements, and procedural guidelines as are necessary for implementation in the WESM.</w:t>
      </w:r>
    </w:p>
    <w:p w14:paraId="1ED2B8E4" w14:textId="77777777" w:rsidR="008E1161" w:rsidRPr="008E1161" w:rsidRDefault="008E1161" w:rsidP="008E1161">
      <w:pPr>
        <w:ind w:firstLine="720"/>
        <w:jc w:val="both"/>
        <w:rPr>
          <w:rFonts w:ascii="Georgia" w:eastAsia="Georgia" w:hAnsi="Georgia" w:cs="Georgia"/>
          <w:sz w:val="28"/>
          <w:szCs w:val="28"/>
          <w:lang w:val="en-PH"/>
        </w:rPr>
      </w:pPr>
    </w:p>
    <w:p w14:paraId="150BD015" w14:textId="77777777" w:rsidR="008E1161" w:rsidRPr="008E1161" w:rsidRDefault="008E1161" w:rsidP="00915078">
      <w:pPr>
        <w:jc w:val="both"/>
        <w:rPr>
          <w:rFonts w:ascii="Georgia" w:eastAsia="Georgia" w:hAnsi="Georgia" w:cs="Georgia"/>
          <w:sz w:val="28"/>
          <w:szCs w:val="28"/>
          <w:lang w:val="en-PH"/>
        </w:rPr>
      </w:pPr>
      <w:commentRangeStart w:id="850"/>
      <w:r>
        <w:rPr>
          <w:rFonts w:ascii="Georgia" w:eastAsia="Georgia" w:hAnsi="Georgia" w:cs="Georgia"/>
          <w:b/>
          <w:bCs/>
          <w:sz w:val="28"/>
          <w:szCs w:val="28"/>
          <w:lang w:val="en-PH"/>
        </w:rPr>
        <w:t>Section 28. Required Contents of the Settlement Mechanism.</w:t>
      </w:r>
      <w:commentRangeEnd w:id="850"/>
      <w:r>
        <w:rPr>
          <w:rStyle w:val="CommentReference"/>
          <w:rFonts w:ascii="Georgia" w:eastAsia="Georgia" w:hAnsi="Georgia" w:cs="Georgia"/>
          <w:sz w:val="28"/>
          <w:szCs w:val="28"/>
          <w:lang w:val="en-PH"/>
        </w:rPr>
        <w:commentReference w:id="850"/>
      </w:r>
      <w:r>
        <w:rPr>
          <w:rFonts w:ascii="Georgia" w:eastAsia="Georgia" w:hAnsi="Georgia" w:cs="Georgia"/>
          <w:sz w:val="28"/>
          <w:szCs w:val="28"/>
          <w:lang w:val="en-PH"/>
        </w:rPr>
        <w:t xml:space="preserve"> The Settlement Mechanism submitted by the MO shall, at minimum, contain the following:</w:t>
      </w:r>
    </w:p>
    <w:p w14:paraId="013A7386" w14:textId="77777777" w:rsidR="008E1161" w:rsidRPr="008E1161" w:rsidRDefault="008E1161" w:rsidP="008E1161">
      <w:pPr>
        <w:ind w:firstLine="720"/>
        <w:jc w:val="both"/>
        <w:rPr>
          <w:rFonts w:ascii="Georgia" w:eastAsia="Georgia" w:hAnsi="Georgia" w:cs="Georgia"/>
          <w:sz w:val="28"/>
          <w:szCs w:val="28"/>
          <w:lang w:val="en-PH"/>
        </w:rPr>
      </w:pPr>
    </w:p>
    <w:p w14:paraId="3A6E9081"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(a) The formula and procedure for computing the Total Mid-Merit Settlement Amount (MMSA) per Winning Bidder per Settlement Period, in accordance with Section 29 of these Rules;</w:t>
      </w:r>
    </w:p>
    <w:p w14:paraId="3EAA80E0" w14:textId="77777777" w:rsidR="008E1161" w:rsidRPr="008E1161" w:rsidRDefault="008E1161" w:rsidP="00732D02">
      <w:pPr>
        <w:ind w:left="1134" w:hanging="414"/>
        <w:jc w:val="both"/>
        <w:rPr>
          <w:rFonts w:ascii="Georgia" w:eastAsia="Georgia" w:hAnsi="Georgia" w:cs="Georgia"/>
          <w:sz w:val="28"/>
          <w:szCs w:val="28"/>
          <w:lang w:val="en-PH"/>
        </w:rPr>
      </w:pPr>
    </w:p>
    <w:p w14:paraId="2E1EF8C7"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(b) The procedure for comparing the MMSA against the Energy Trading Amount (ETA) of the Winning Bidder for the same Settlement Period;</w:t>
      </w:r>
    </w:p>
    <w:p w14:paraId="753AB73E" w14:textId="77777777" w:rsidR="008E1161" w:rsidRPr="008E1161" w:rsidRDefault="008E1161" w:rsidP="00732D02">
      <w:pPr>
        <w:ind w:left="1134" w:hanging="414"/>
        <w:jc w:val="both"/>
        <w:rPr>
          <w:rFonts w:ascii="Georgia" w:eastAsia="Georgia" w:hAnsi="Georgia" w:cs="Georgia"/>
          <w:sz w:val="28"/>
          <w:szCs w:val="28"/>
          <w:lang w:val="en-PH"/>
        </w:rPr>
      </w:pPr>
    </w:p>
    <w:p w14:paraId="6894B444"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(c) The formula and procedure for computing and collecting Auction Shortfall Amounts from WESM customers, in accordance with Section 30 of these Rules;</w:t>
      </w:r>
    </w:p>
    <w:p w14:paraId="2BD48060" w14:textId="77777777" w:rsidR="008E1161" w:rsidRPr="008E1161" w:rsidRDefault="008E1161" w:rsidP="00732D02">
      <w:pPr>
        <w:ind w:left="1134" w:hanging="414"/>
        <w:jc w:val="both"/>
        <w:rPr>
          <w:rFonts w:ascii="Georgia" w:eastAsia="Georgia" w:hAnsi="Georgia" w:cs="Georgia"/>
          <w:sz w:val="28"/>
          <w:szCs w:val="28"/>
          <w:lang w:val="en-PH"/>
        </w:rPr>
      </w:pPr>
    </w:p>
    <w:p w14:paraId="124DBD64"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(d) The formula and procedure for computing and flowing back Auction Flowback Amounts to WESM customers, in accordance with Section 31 of these Rules;</w:t>
      </w:r>
    </w:p>
    <w:p w14:paraId="4B6768FD" w14:textId="77777777" w:rsidR="008E1161" w:rsidRPr="008E1161" w:rsidRDefault="008E1161" w:rsidP="00732D02">
      <w:pPr>
        <w:ind w:left="1134" w:hanging="414"/>
        <w:jc w:val="both"/>
        <w:rPr>
          <w:rFonts w:ascii="Georgia" w:eastAsia="Georgia" w:hAnsi="Georgia" w:cs="Georgia"/>
          <w:sz w:val="28"/>
          <w:szCs w:val="28"/>
          <w:lang w:val="en-PH"/>
        </w:rPr>
      </w:pPr>
    </w:p>
    <w:p w14:paraId="59338C92" w14:textId="77777777" w:rsidR="008E1161" w:rsidRPr="008E1161" w:rsidRDefault="008E1161" w:rsidP="00732D02">
      <w:pPr>
        <w:ind w:left="1134" w:hanging="414"/>
        <w:jc w:val="both"/>
        <w:rPr>
          <w:del w:id="851" w:author="Claude" w:date="2026-08-25T13:15:00Z"/>
          <w:rFonts w:ascii="Georgia" w:eastAsia="Georgia" w:hAnsi="Georgia" w:cs="Georgia"/>
          <w:sz w:val="28"/>
          <w:szCs w:val="28"/>
          <w:lang w:val="en-PH"/>
        </w:rPr>
      </w:pPr>
      <w:del w:id="852" w:author="Claude" w:date="2026-08-25T13:15:00Z">
        <w:r>
          <w:rPr>
            <w:rFonts w:ascii="Georgia" w:eastAsia="Georgia" w:hAnsi="Georgia" w:cs="Georgia"/>
            <w:sz w:val="28"/>
            <w:szCs w:val="28"/>
            <w:highlight w:val="green"/>
            <w:lang w:val="en-PH"/>
          </w:rPr>
          <w:delText>(e) The procedure for settlement under the PSPP-Based Auction Track, including BCQ declaration protocols and DU direct settlement obligations, in accordance with Section 32 of these Rules;</w:delText>
        </w:r>
      </w:del>
    </w:p>
    <w:p w14:paraId="29A4B500" w14:textId="77777777" w:rsidR="008E1161" w:rsidRPr="008E1161" w:rsidRDefault="008E1161" w:rsidP="00732D02">
      <w:pPr>
        <w:ind w:left="1134" w:hanging="414"/>
        <w:jc w:val="both"/>
        <w:rPr>
          <w:rFonts w:ascii="Georgia" w:eastAsia="Georgia" w:hAnsi="Georgia" w:cs="Georgia"/>
          <w:sz w:val="28"/>
          <w:szCs w:val="28"/>
          <w:lang w:val="en-PH"/>
        </w:rPr>
      </w:pPr>
    </w:p>
    <w:p w14:paraId="2EC0936C" w14:textId="77777777" w:rsidR="008E1161" w:rsidRPr="008E1161" w:rsidRDefault="008E1161" w:rsidP="00732D02">
      <w:pPr>
        <w:ind w:left="1134" w:hanging="414"/>
        <w:jc w:val="both"/>
        <w:rPr>
          <w:rFonts w:ascii="Georgia" w:eastAsia="Georgia" w:hAnsi="Georgia" w:cs="Georgia"/>
          <w:sz w:val="28"/>
          <w:szCs w:val="28"/>
          <w:lang w:val="en-PH"/>
        </w:rPr>
      </w:pPr>
      <w:del w:id="853" w:author="Claude" w:date="2026-08-25T13:15:00Z">
        <w:r>
          <w:rPr>
            <w:rFonts w:ascii="Georgia" w:eastAsia="Georgia" w:hAnsi="Georgia" w:cs="Georgia"/>
            <w:sz w:val="28"/>
            <w:szCs w:val="28"/>
            <w:highlight w:val="green"/>
            <w:lang w:val="en-PH"/>
          </w:rPr>
          <w:delText>(f)</w:delText>
        </w:r>
      </w:del>
      <w:ins w:id="854" w:author="Claude" w:date="2026-08-25T13:15:00Z">
        <w:r>
          <w:rPr>
            <w:rFonts w:ascii="Georgia" w:eastAsia="Georgia" w:hAnsi="Georgia" w:cs="Georgia"/>
            <w:sz w:val="28"/>
            <w:szCs w:val="28"/>
            <w:highlight w:val="green"/>
            <w:lang w:val="en-PH"/>
          </w:rPr>
          <w:t>(e)</w:t>
        </w:r>
      </w:ins>
      <w:r>
        <w:rPr>
          <w:rFonts w:ascii="Georgia" w:eastAsia="Georgia" w:hAnsi="Georgia" w:cs="Georgia"/>
          <w:sz w:val="28"/>
          <w:szCs w:val="28"/>
          <w:lang w:val="en-PH"/>
        </w:rPr>
        <w:t xml:space="preserve"> The mechanism for incorporating the Commission-certified Fuel Cost (FC) into the periodic settlement computation;</w:t>
      </w:r>
    </w:p>
    <w:p w14:paraId="2CE46895" w14:textId="77777777" w:rsidR="008E1161" w:rsidRPr="008E1161" w:rsidRDefault="008E1161" w:rsidP="00732D02">
      <w:pPr>
        <w:ind w:left="1134" w:hanging="414"/>
        <w:jc w:val="both"/>
        <w:rPr>
          <w:rFonts w:ascii="Georgia" w:eastAsia="Georgia" w:hAnsi="Georgia" w:cs="Georgia"/>
          <w:sz w:val="28"/>
          <w:szCs w:val="28"/>
          <w:lang w:val="en-PH"/>
        </w:rPr>
      </w:pPr>
    </w:p>
    <w:p w14:paraId="518CE782" w14:textId="77777777" w:rsidR="008E1161" w:rsidRPr="008E1161" w:rsidRDefault="008E1161" w:rsidP="00732D02">
      <w:pPr>
        <w:ind w:left="1134" w:hanging="414"/>
        <w:jc w:val="both"/>
        <w:rPr>
          <w:rFonts w:ascii="Georgia" w:eastAsia="Georgia" w:hAnsi="Georgia" w:cs="Georgia"/>
          <w:sz w:val="28"/>
          <w:szCs w:val="28"/>
          <w:lang w:val="en-PH"/>
        </w:rPr>
      </w:pPr>
      <w:del w:id="855" w:author="Claude" w:date="2026-08-25T13:15:00Z">
        <w:r>
          <w:rPr>
            <w:rFonts w:ascii="Georgia" w:eastAsia="Georgia" w:hAnsi="Georgia" w:cs="Georgia"/>
            <w:sz w:val="28"/>
            <w:szCs w:val="28"/>
            <w:highlight w:val="green"/>
            <w:lang w:val="en-PH"/>
          </w:rPr>
          <w:lastRenderedPageBreak/>
          <w:delText>(g)</w:delText>
        </w:r>
      </w:del>
      <w:ins w:id="856" w:author="Claude" w:date="2026-08-25T13:15:00Z">
        <w:r>
          <w:rPr>
            <w:rFonts w:ascii="Georgia" w:eastAsia="Georgia" w:hAnsi="Georgia" w:cs="Georgia"/>
            <w:sz w:val="28"/>
            <w:szCs w:val="28"/>
            <w:highlight w:val="green"/>
            <w:lang w:val="en-PH"/>
          </w:rPr>
          <w:t>(f)</w:t>
        </w:r>
      </w:ins>
      <w:r>
        <w:rPr>
          <w:rFonts w:ascii="Georgia" w:eastAsia="Georgia" w:hAnsi="Georgia" w:cs="Georgia"/>
          <w:sz w:val="28"/>
          <w:szCs w:val="28"/>
          <w:lang w:val="en-PH"/>
        </w:rPr>
        <w:t xml:space="preserve"> The preliminary and final settlement computation cycles and the reconciliation procedure for adjustments between preliminary and final settlement;</w:t>
      </w:r>
    </w:p>
    <w:p w14:paraId="259A35BA" w14:textId="77777777" w:rsidR="008E1161" w:rsidRPr="008E1161" w:rsidRDefault="008E1161" w:rsidP="00732D02">
      <w:pPr>
        <w:ind w:left="1134" w:hanging="414"/>
        <w:jc w:val="both"/>
        <w:rPr>
          <w:rFonts w:ascii="Georgia" w:eastAsia="Georgia" w:hAnsi="Georgia" w:cs="Georgia"/>
          <w:sz w:val="28"/>
          <w:szCs w:val="28"/>
          <w:lang w:val="en-PH"/>
        </w:rPr>
      </w:pPr>
    </w:p>
    <w:p w14:paraId="280BEFB2" w14:textId="77777777" w:rsidR="008E1161" w:rsidRPr="008E1161" w:rsidRDefault="008E1161" w:rsidP="00732D02">
      <w:pPr>
        <w:ind w:left="1134" w:hanging="414"/>
        <w:jc w:val="both"/>
        <w:rPr>
          <w:rFonts w:ascii="Georgia" w:eastAsia="Georgia" w:hAnsi="Georgia" w:cs="Georgia"/>
          <w:sz w:val="28"/>
          <w:szCs w:val="28"/>
          <w:lang w:val="en-PH"/>
        </w:rPr>
      </w:pPr>
      <w:del w:id="857" w:author="Claude" w:date="2026-08-25T13:15:00Z">
        <w:r>
          <w:rPr>
            <w:rFonts w:ascii="Georgia" w:eastAsia="Georgia" w:hAnsi="Georgia" w:cs="Georgia"/>
            <w:sz w:val="28"/>
            <w:szCs w:val="28"/>
            <w:highlight w:val="green"/>
            <w:lang w:val="en-PH"/>
          </w:rPr>
          <w:delText>(h)</w:delText>
        </w:r>
      </w:del>
      <w:ins w:id="858" w:author="Claude" w:date="2026-08-25T13:15:00Z">
        <w:r>
          <w:rPr>
            <w:rFonts w:ascii="Georgia" w:eastAsia="Georgia" w:hAnsi="Georgia" w:cs="Georgia"/>
            <w:sz w:val="28"/>
            <w:szCs w:val="28"/>
            <w:highlight w:val="green"/>
            <w:lang w:val="en-PH"/>
          </w:rPr>
          <w:t>(g)</w:t>
        </w:r>
      </w:ins>
      <w:commentRangeStart w:id="859"/>
      <w:commentRangeStart w:id="860"/>
      <w:commentRangeStart w:id="861"/>
      <w:r>
        <w:rPr>
          <w:rFonts w:ascii="Georgia" w:eastAsia="Georgia" w:hAnsi="Georgia" w:cs="Georgia"/>
          <w:sz w:val="28"/>
          <w:szCs w:val="28"/>
          <w:lang w:val="en-PH"/>
        </w:rPr>
        <w:t xml:space="preserve"> The treatment of force majeure events, dispatch curtailments directed by the System Operator, and other operational factors affecting energy delivery</w:t>
      </w:r>
      <w:commentRangeEnd w:id="861"/>
      <w:r>
        <w:rPr>
          <w:rStyle w:val="CommentReference"/>
          <w:rFonts w:ascii="Georgia" w:eastAsia="Georgia" w:hAnsi="Georgia" w:cs="Georgia"/>
          <w:sz w:val="28"/>
          <w:szCs w:val="28"/>
          <w:highlight w:val="green"/>
          <w:lang w:val="en-PH"/>
        </w:rPr>
        <w:commentReference w:id="861"/>
      </w:r>
      <w:commentRangeEnd w:id="860"/>
      <w:r>
        <w:rPr>
          <w:rStyle w:val="CommentReference"/>
          <w:rFonts w:ascii="Georgia" w:eastAsia="Georgia" w:hAnsi="Georgia" w:cs="Georgia"/>
          <w:sz w:val="28"/>
          <w:szCs w:val="28"/>
          <w:highlight w:val="green"/>
          <w:lang w:val="en-PH"/>
        </w:rPr>
        <w:commentReference w:id="860"/>
      </w:r>
      <w:ins w:id="862" w:author="Claude" w:date="2026-08-26T00:02:00Z">
        <w:r>
          <w:rPr>
            <w:rFonts w:ascii="Georgia" w:eastAsia="Georgia" w:hAnsi="Georgia" w:cs="Georgia"/>
            <w:sz w:val="28"/>
            <w:szCs w:val="28"/>
            <w:highlight w:val="green"/>
            <w:lang w:val="en-PH"/>
          </w:rPr>
          <w:t xml:space="preserve">, provided, That the Settlement Mechanism shall expressly distinguish (i) System-Operator-directed curtailment and (ii) Force Majeure, each of which shall be eligible for a compensation or adjustment mechanism, </w:t>
        </w:r>
        <w:del w:id="863" w:author="Claude" w:date="2026-10-08T15:00:00Z">
          <w:r>
            <w:rPr>
              <w:rFonts w:ascii="Georgia" w:eastAsia="Georgia" w:hAnsi="Georgia" w:cs="Georgia"/>
              <w:sz w:val="28"/>
              <w:szCs w:val="28"/>
              <w:highlight w:val="green"/>
              <w:lang w:val="en-PH"/>
            </w:rPr>
            <w:delText>from (iii) the Winning Bidder's own operational underperformance, which shall not be so eligible</w:delText>
          </w:r>
        </w:del>
      </w:ins>
      <w:del w:id="864" w:author="Claude" w:date="2026-10-08T15:00:00Z">
        <w:r>
          <w:rPr>
            <w:rFonts w:ascii="Georgia" w:eastAsia="Georgia" w:hAnsi="Georgia" w:cs="Georgia"/>
            <w:sz w:val="28"/>
            <w:szCs w:val="28"/>
            <w:highlight w:val="green"/>
            <w:lang w:val="en-PH"/>
          </w:rPr>
          <w:delText>;</w:delText>
        </w:r>
      </w:del>
      <w:ins w:id="865" w:author="Claude" w:date="2026-10-08T15:00:00Z">
        <w:r>
          <w:rPr>
            <w:rFonts w:ascii="Georgia" w:eastAsia="Georgia" w:hAnsi="Georgia" w:cs="Georgia"/>
            <w:sz w:val="28"/>
            <w:szCs w:val="28"/>
            <w:highlight w:val="green"/>
            <w:lang w:val="en-PH"/>
          </w:rPr>
          <w:t>from (iii) the Winning Bidder's own operational underperformance, which shall not be so eligible, with outages, deratings, Force Majeure Events, and outside-management-control outages classified in accordance with ERC Resolution No. 23, Series of 2026, as may be amended;</w:t>
        </w:r>
      </w:ins>
      <w:commentRangeEnd w:id="859"/>
      <w:r w:rsidRPr="008E1161">
        <w:rPr>
          <w:rStyle w:val="CommentReference"/>
          <w:rFonts w:ascii="Georgia" w:eastAsia="Georgia" w:hAnsi="Georgia" w:cs="Georgia"/>
          <w:sz w:val="28"/>
          <w:szCs w:val="28"/>
          <w:lang w:val="en-PH"/>
        </w:rPr>
        <w:commentReference w:id="859"/>
      </w:r>
    </w:p>
    <w:p w14:paraId="6CF7524F" w14:textId="77777777" w:rsidR="008E1161" w:rsidRPr="008E1161" w:rsidRDefault="008E1161" w:rsidP="00732D02">
      <w:pPr>
        <w:ind w:left="1134" w:hanging="414"/>
        <w:jc w:val="both"/>
        <w:rPr>
          <w:ins w:id="866" w:author="Claude" w:date="2026-08-26T00:10:00Z"/>
          <w:rFonts w:ascii="Georgia" w:eastAsia="Georgia" w:hAnsi="Georgia" w:cs="Georgia"/>
          <w:sz w:val="28"/>
          <w:szCs w:val="28"/>
          <w:lang w:val="en-PH"/>
        </w:rPr>
      </w:pPr>
      <w:ins w:id="867" w:author="Claude" w:date="2026-08-26T00:10:00Z">
        <w:r>
          <w:rPr>
            <w:rFonts w:ascii="Georgia" w:eastAsia="Georgia" w:hAnsi="Georgia" w:cs="Georgia"/>
            <w:sz w:val="28"/>
            <w:szCs w:val="28"/>
            <w:highlight w:val="green"/>
            <w:lang w:val="en-PH"/>
          </w:rPr>
          <w:t>(h) The treatment of Partial GAP Availment for a partially completed Mid-Merit Natural Gas Facility, under which the endorsed GAP shall be paid only with respect to the portion of the Awarded Gas Capacity corresponding to the specific portion of the Facility that has achieved Commercial Operation and is capable of reliably generating and delivering electricity to the grid, as validated by the DOE; the remaining, not-yet-completed portion of the Awarded Gas Capacity shall not be eligible for GAP-based settlement until the corresponding portion of the Facility likewise achieves Commercial Operation and satisfies the applicable technical, commercial, and regulatory requirements, consistent with the Terms of Reference for the applicable Auction Round;</w:t>
        </w:r>
      </w:ins>
    </w:p>
    <w:p w14:paraId="671D87F3" w14:textId="77777777" w:rsidR="008E1161" w:rsidRPr="008E1161" w:rsidRDefault="008E1161" w:rsidP="00732D02">
      <w:pPr>
        <w:ind w:left="1134" w:hanging="414"/>
        <w:jc w:val="both"/>
        <w:rPr>
          <w:rFonts w:ascii="Georgia" w:eastAsia="Georgia" w:hAnsi="Georgia" w:cs="Georgia"/>
          <w:sz w:val="28"/>
          <w:szCs w:val="28"/>
          <w:lang w:val="en-PH"/>
        </w:rPr>
      </w:pPr>
    </w:p>
    <w:p w14:paraId="72F55AA7" w14:textId="77777777" w:rsidR="008E1161" w:rsidRPr="008E1161" w:rsidRDefault="008E1161" w:rsidP="00732D02">
      <w:pPr>
        <w:ind w:left="1134" w:hanging="414"/>
        <w:jc w:val="both"/>
        <w:rPr>
          <w:del w:id="868" w:author="Claude" w:date="2026-08-25T13:15:00Z"/>
          <w:rFonts w:ascii="Georgia" w:eastAsia="Georgia" w:hAnsi="Georgia" w:cs="Georgia"/>
          <w:sz w:val="28"/>
          <w:szCs w:val="28"/>
          <w:lang w:val="en-PH"/>
        </w:rPr>
      </w:pPr>
      <w:del w:id="869" w:author="Claude" w:date="2026-08-25T13:15:00Z">
        <w:r>
          <w:rPr>
            <w:rFonts w:ascii="Georgia" w:eastAsia="Georgia" w:hAnsi="Georgia" w:cs="Georgia"/>
            <w:sz w:val="28"/>
            <w:szCs w:val="28"/>
            <w:highlight w:val="green"/>
            <w:lang w:val="en-PH"/>
          </w:rPr>
          <w:delText>(i) The treatment of the Carve-Out Mechanism pursuant to Section 33 of these Rules;</w:delText>
        </w:r>
      </w:del>
    </w:p>
    <w:p w14:paraId="49A3AFA7" w14:textId="77777777" w:rsidR="008E1161" w:rsidRPr="008E1161" w:rsidRDefault="008E1161" w:rsidP="00732D02">
      <w:pPr>
        <w:ind w:left="1134" w:hanging="414"/>
        <w:jc w:val="both"/>
        <w:rPr>
          <w:rFonts w:ascii="Georgia" w:eastAsia="Georgia" w:hAnsi="Georgia" w:cs="Georgia"/>
          <w:sz w:val="28"/>
          <w:szCs w:val="28"/>
          <w:lang w:val="en-PH"/>
        </w:rPr>
      </w:pPr>
    </w:p>
    <w:p w14:paraId="27968498" w14:textId="77777777" w:rsidR="008E1161" w:rsidRPr="008E1161" w:rsidRDefault="008E1161" w:rsidP="00732D02">
      <w:pPr>
        <w:ind w:left="1134" w:hanging="414"/>
        <w:jc w:val="both"/>
        <w:rPr>
          <w:rFonts w:ascii="Georgia" w:eastAsia="Georgia" w:hAnsi="Georgia" w:cs="Georgia"/>
          <w:sz w:val="28"/>
          <w:szCs w:val="28"/>
          <w:lang w:val="en-PH"/>
        </w:rPr>
      </w:pPr>
      <w:del w:id="870" w:author="Claude" w:date="2026-08-25T13:15:00Z">
        <w:r>
          <w:rPr>
            <w:rFonts w:ascii="Georgia" w:eastAsia="Georgia" w:hAnsi="Georgia" w:cs="Georgia"/>
            <w:sz w:val="28"/>
            <w:szCs w:val="28"/>
            <w:highlight w:val="green"/>
            <w:lang w:val="en-PH"/>
          </w:rPr>
          <w:delText>(j)</w:delText>
        </w:r>
      </w:del>
      <w:ins w:id="871" w:author="Claude" w:date="2026-08-25T13:15:00Z">
        <w:del w:id="872" w:author="Claude" w:date="2026-08-26T00:10:00Z">
          <w:r>
            <w:rPr>
              <w:rFonts w:ascii="Georgia" w:eastAsia="Georgia" w:hAnsi="Georgia" w:cs="Georgia"/>
              <w:sz w:val="28"/>
              <w:szCs w:val="28"/>
              <w:highlight w:val="green"/>
              <w:lang w:val="en-PH"/>
            </w:rPr>
            <w:delText>(h)</w:delText>
          </w:r>
        </w:del>
      </w:ins>
      <w:ins w:id="873" w:author="Claude" w:date="2026-08-26T00:10:00Z">
        <w:r>
          <w:rPr>
            <w:rFonts w:ascii="Georgia" w:eastAsia="Georgia" w:hAnsi="Georgia" w:cs="Georgia"/>
            <w:sz w:val="28"/>
            <w:szCs w:val="28"/>
            <w:highlight w:val="green"/>
            <w:lang w:val="en-PH"/>
          </w:rPr>
          <w:t>(i)</w:t>
        </w:r>
      </w:ins>
      <w:r>
        <w:rPr>
          <w:rFonts w:ascii="Georgia" w:eastAsia="Georgia" w:hAnsi="Georgia" w:cs="Georgia"/>
          <w:sz w:val="28"/>
          <w:szCs w:val="28"/>
          <w:lang w:val="en-PH"/>
        </w:rPr>
        <w:t xml:space="preserve"> The dispute resolution procedure for </w:t>
      </w:r>
      <w:del w:id="874" w:author="Claude" w:date="2026-10-08T15:00:00Z">
        <w:r>
          <w:rPr>
            <w:rFonts w:ascii="Georgia" w:eastAsia="Georgia" w:hAnsi="Georgia" w:cs="Georgia"/>
            <w:sz w:val="28"/>
            <w:szCs w:val="28"/>
            <w:highlight w:val="green"/>
            <w:lang w:val="en-PH"/>
          </w:rPr>
          <w:delText>Settlement Period disputes; and</w:delText>
        </w:r>
      </w:del>
      <w:ins w:id="875" w:author="Claude" w:date="2026-10-08T15:00:00Z">
        <w:r>
          <w:rPr>
            <w:rFonts w:ascii="Georgia" w:eastAsia="Georgia" w:hAnsi="Georgia" w:cs="Georgia"/>
            <w:sz w:val="28"/>
            <w:szCs w:val="28"/>
            <w:highlight w:val="green"/>
            <w:lang w:val="en-PH"/>
          </w:rPr>
          <w:t>Settlement Period disputes;</w:t>
        </w:r>
      </w:ins>
    </w:p>
    <w:p w14:paraId="54697669" w14:textId="77777777" w:rsidR="008E1161" w:rsidRPr="008E1161" w:rsidRDefault="008E1161" w:rsidP="00732D02">
      <w:pPr>
        <w:ind w:left="1134" w:hanging="414"/>
        <w:jc w:val="both"/>
        <w:rPr>
          <w:rFonts w:ascii="Georgia" w:eastAsia="Georgia" w:hAnsi="Georgia" w:cs="Georgia"/>
          <w:sz w:val="28"/>
          <w:szCs w:val="28"/>
          <w:lang w:val="en-PH"/>
        </w:rPr>
      </w:pPr>
    </w:p>
    <w:p w14:paraId="6CF08703" w14:textId="77777777" w:rsidR="008E1161" w:rsidRPr="008E1161" w:rsidRDefault="008E1161" w:rsidP="00732D02">
      <w:pPr>
        <w:ind w:left="1134" w:hanging="414"/>
        <w:jc w:val="both"/>
        <w:rPr>
          <w:rFonts w:ascii="Georgia" w:eastAsia="Georgia" w:hAnsi="Georgia" w:cs="Georgia"/>
          <w:sz w:val="28"/>
          <w:szCs w:val="28"/>
          <w:lang w:val="en-PH"/>
        </w:rPr>
      </w:pPr>
      <w:del w:id="876" w:author="Claude" w:date="2026-08-25T13:15:00Z">
        <w:r>
          <w:rPr>
            <w:rFonts w:ascii="Georgia" w:eastAsia="Georgia" w:hAnsi="Georgia" w:cs="Georgia"/>
            <w:sz w:val="28"/>
            <w:szCs w:val="28"/>
            <w:highlight w:val="green"/>
            <w:lang w:val="en-PH"/>
          </w:rPr>
          <w:delText>(k)</w:delText>
        </w:r>
      </w:del>
      <w:ins w:id="877" w:author="Claude" w:date="2026-08-25T13:15:00Z">
        <w:del w:id="878" w:author="Claude" w:date="2026-08-26T00:10:00Z">
          <w:r>
            <w:rPr>
              <w:rFonts w:ascii="Georgia" w:eastAsia="Georgia" w:hAnsi="Georgia" w:cs="Georgia"/>
              <w:sz w:val="28"/>
              <w:szCs w:val="28"/>
              <w:highlight w:val="green"/>
              <w:lang w:val="en-PH"/>
            </w:rPr>
            <w:delText>(i)</w:delText>
          </w:r>
        </w:del>
      </w:ins>
      <w:ins w:id="879" w:author="Claude" w:date="2026-08-26T00:10:00Z">
        <w:r>
          <w:rPr>
            <w:rFonts w:ascii="Georgia" w:eastAsia="Georgia" w:hAnsi="Georgia" w:cs="Georgia"/>
            <w:sz w:val="28"/>
            <w:szCs w:val="28"/>
            <w:highlight w:val="green"/>
            <w:lang w:val="en-PH"/>
          </w:rPr>
          <w:t>(j)</w:t>
        </w:r>
      </w:ins>
      <w:r>
        <w:rPr>
          <w:rFonts w:ascii="Georgia" w:eastAsia="Georgia" w:hAnsi="Georgia" w:cs="Georgia"/>
          <w:sz w:val="28"/>
          <w:szCs w:val="28"/>
          <w:lang w:val="en-PH"/>
        </w:rPr>
        <w:t xml:space="preserve"> The cost recovery mechanism for MO expenses incurred in administering the Settlement Mechanism, subject to Commission approval under </w:t>
      </w:r>
      <w:del w:id="880" w:author="Claude" w:date="2026-10-08T15:00:00Z">
        <w:r>
          <w:rPr>
            <w:rFonts w:ascii="Georgia" w:eastAsia="Georgia" w:hAnsi="Georgia" w:cs="Georgia"/>
            <w:sz w:val="28"/>
            <w:szCs w:val="28"/>
            <w:highlight w:val="green"/>
            <w:lang w:val="en-PH"/>
          </w:rPr>
          <w:delText xml:space="preserve">Section </w:delText>
        </w:r>
      </w:del>
      <w:del w:id="881" w:author="Claude" w:date="2026-10-08T09:00:00Z">
        <w:r>
          <w:rPr>
            <w:rFonts w:ascii="Georgia" w:eastAsia="Georgia" w:hAnsi="Georgia" w:cs="Georgia"/>
            <w:sz w:val="28"/>
            <w:szCs w:val="28"/>
            <w:highlight w:val="green"/>
            <w:lang w:val="en-PH"/>
          </w:rPr>
          <w:delText>34</w:delText>
        </w:r>
      </w:del>
      <w:ins w:id="882" w:author="Claude" w:date="2026-10-08T09:00:00Z">
        <w:del w:id="883" w:author="Claude" w:date="2026-10-08T15:00:00Z">
          <w:r>
            <w:rPr>
              <w:rFonts w:ascii="Georgia" w:eastAsia="Georgia" w:hAnsi="Georgia" w:cs="Georgia"/>
              <w:sz w:val="28"/>
              <w:szCs w:val="28"/>
              <w:highlight w:val="green"/>
              <w:lang w:val="en-PH"/>
            </w:rPr>
            <w:delText>32</w:delText>
          </w:r>
        </w:del>
      </w:ins>
      <w:del w:id="884" w:author="Claude" w:date="2026-10-08T15:00:00Z">
        <w:r>
          <w:rPr>
            <w:rFonts w:ascii="Georgia" w:eastAsia="Georgia" w:hAnsi="Georgia" w:cs="Georgia"/>
            <w:sz w:val="28"/>
            <w:szCs w:val="28"/>
            <w:highlight w:val="green"/>
            <w:lang w:val="en-PH"/>
          </w:rPr>
          <w:delText xml:space="preserve"> of these Rules.</w:delText>
        </w:r>
      </w:del>
      <w:ins w:id="885" w:author="Claude" w:date="2026-10-08T15:00:00Z">
        <w:r>
          <w:rPr>
            <w:rFonts w:ascii="Georgia" w:eastAsia="Georgia" w:hAnsi="Georgia" w:cs="Georgia"/>
            <w:sz w:val="28"/>
            <w:szCs w:val="28"/>
            <w:highlight w:val="green"/>
            <w:lang w:val="en-PH"/>
          </w:rPr>
          <w:t>Section 32 of these Rules; and</w:t>
        </w:r>
      </w:ins>
    </w:p>
    <w:p w14:paraId="62787B5E" w14:textId="77777777" w:rsidR="0008735A" w:rsidRDefault="00000000">
      <w:pPr>
        <w:spacing w:before="280"/>
        <w:ind w:left="1134" w:hanging="414"/>
        <w:jc w:val="both"/>
        <w:rPr/>
      </w:pPr>
      <w:commentRangeStart w:id="887"/>
      <w:ins w:id="888" w:author="Claude" w:date="2026-10-08T15:00:00Z">
        <w:r>
          <w:rPr>
            <w:rFonts w:ascii="Georgia" w:eastAsia="Georgia" w:hAnsi="Georgia" w:cs="Georgia"/>
            <w:sz w:val="28"/>
            <w:szCs w:val="28"/>
            <w:highlight w:val="green"/>
            <w:lang w:val="en-PH"/>
          </w:rPr>
          <w:t xml:space="preserve">(k) </w:t>
        </w:r>
        <w:commentRangeStart w:id="889"/>
        <w:commentRangeStart w:id="2515"/>
        <w:r>
          <w:rPr>
            <w:rFonts w:ascii="Georgia" w:eastAsia="Georgia" w:hAnsi="Georgia" w:cs="Georgia"/>
            <w:sz w:val="28"/>
            <w:szCs w:val="28"/>
            <w:highlight w:val="green"/>
            <w:lang w:val="en-PH"/>
          </w:rPr>
          <w:t xml:space="preserve">The withholding by the MO, as withholding agent, of the creditable withholding tax on gross remittances to each Winning Bidder for electricity sold through the WESM, including amounts remitted under Sections 29 to 31 of these Rules, its remittance to the Bureau of Internal Revenue, and the issuance of the corresponding certificates of tax withheld, </w:t>
        </w:r>
        <w:del w:id="32336" w:author="Claude" w:date="2026-10-19T09:00:00Z">
          <w:r>
            <w:rPr>
              <w:rFonts w:ascii="Georgia" w:eastAsia="Georgia" w:hAnsi="Georgia" w:cs="Georgia"/>
              <w:sz w:val="28"/>
              <w:szCs w:val="28"/>
              <w:highlight w:val="cyan"/>
              <w:lang w:val="en-PH"/>
            </w:rPr>
            <w:delText xml:space="preserve">in accordance with BIR Revenue Regulations No. 5-2026, as may be amended</w:delText>
          </w:r>
        </w:del>
      </w:ins>
      <w:ins w:id="32338" w:author="Claude" w:date="2026-10-19T09:00:00Z">
        <w:r>
          <w:rPr>
            <w:rFonts w:ascii="Georgia" w:eastAsia="Georgia" w:hAnsi="Georgia" w:cs="Georgia"/>
            <w:sz w:val="28"/>
            <w:szCs w:val="28"/>
            <w:highlight w:val="cyan"/>
            <w:lang w:val="en-PH"/>
          </w:rPr>
          <w:t xml:space="preserve">in accordance with the applicable revenue regulations and rulings of the Bureau of Internal Revenue</w:t>
        </w:r>
      </w:ins>
      <w:ins w:id="32337" w:author="Claude" w:date="2026-10-08T15:00:00Z">
        <w:r>
          <w:rPr>
            <w:rFonts w:ascii="Georgia" w:eastAsia="Georgia" w:hAnsi="Georgia" w:cs="Georgia"/>
            <w:sz w:val="28"/>
            <w:szCs w:val="28"/>
            <w:highlight w:val="green"/>
            <w:lang w:val="en-PH"/>
          </w:rPr>
          <w:t xml:space="preserve">; Provided, That the comparison of the MMSA and the ETA under Sections 29 to 31 shall be made on amounts before such withholding, and no GAP, Fuel Cost, or MMSA shall be grossed up on account of it, the amount withheld being an advance payment of the Winning Bidder's income tax.</w:t>
        </w:r>
      </w:ins>
      <w:commentRangeEnd w:id="887"/>
      <w:r>
        <w:rPr>
          <w:rStyle w:val="CommentReference"/>
          <w:sz w:val="24"/>
          <w:szCs w:val="24"/>
        </w:rPr>
        <w:commentReference w:id="887"/>
      </w:r>
      <w:commentRangeEnd w:id="2515"/>
      <w:commentRangeEnd w:id="889"/>
      <w:r w:rsidR="00295543">
        <w:rPr>
          <w:rStyle w:val="CommentReference"/>
          <w:sz w:val="24"/>
          <w:szCs w:val="24"/>
        </w:rPr>
        <w:commentReference w:id="889"/>
      </w:r>
      <w:r>
        <w:rPr>
          <w:rStyle w:val="CommentReference"/>
        </w:rPr>
        <w:commentReference w:id="2515"/>
      </w:r>
    </w:p>
    <w:p w14:paraId="4321B9F6" w14:textId="77777777" w:rsidR="008E1161" w:rsidRPr="008E1161" w:rsidRDefault="008E1161" w:rsidP="008E1161">
      <w:pPr>
        <w:ind w:firstLine="720"/>
        <w:jc w:val="both"/>
        <w:rPr>
          <w:rFonts w:ascii="Georgia" w:eastAsia="Georgia" w:hAnsi="Georgia" w:cs="Georgia"/>
          <w:sz w:val="28"/>
          <w:szCs w:val="28"/>
          <w:lang w:val="en-PH"/>
        </w:rPr>
      </w:pPr>
    </w:p>
    <w:p w14:paraId="7FE7F305" w14:textId="77777777" w:rsidR="008E1161" w:rsidRPr="008E1161" w:rsidRDefault="008E1161" w:rsidP="008E1161">
      <w:pPr>
        <w:ind w:firstLine="720"/>
        <w:jc w:val="both"/>
        <w:rPr>
          <w:rFonts w:ascii="Georgia" w:eastAsia="Georgia" w:hAnsi="Georgia" w:cs="Georgia"/>
          <w:sz w:val="28"/>
          <w:szCs w:val="28"/>
          <w:lang w:val="en-PH"/>
        </w:rPr>
      </w:pPr>
      <w:commentRangeStart w:id="890"/>
      <w:del w:id="891" w:author="Claude" w:date="2026-08-25T02:37:00Z">
        <w:r>
          <w:rPr>
            <w:rFonts w:ascii="Georgia" w:hAnsi="Georgia"/>
            <w:sz w:val="28"/>
            <w:highlight w:val="green"/>
          </w:rPr>
          <w:delText>For the avoidance of doubt, no Settlement Mechanism, Power Supply Agreement, or Pro-forma Auction Agreement approved or endorsed under these Rules shall provide for the recovery of a capacity fee or similar fixed charge that is payable to a Winning Bidder independently of, or is not directly proportional to, the Energy Delivered for the relevant Settlement Period, it being the policy of these Rules that Winning Bidders be compensated strictly on a per-kilowatt-hour-delivered basis at the endorsed GAP plus certified Fuel Cost.</w:delText>
        </w:r>
      </w:del>
      <w:commentRangeEnd w:id="890"/>
      <w:r>
        <w:rPr>
          <w:rStyle w:val="CommentReference"/>
          <w:rFonts w:ascii="Georgia" w:hAnsi="Georgia"/>
          <w:sz w:val="28"/>
          <w:szCs w:val="24"/>
          <w:highlight w:val="green"/>
        </w:rPr>
        <w:commentReference w:id="890"/>
      </w:r>
      <w:ins w:id="892" w:author="Claude" w:date="2026-08-25T02:37:00Z">
        <w:r>
          <w:rPr>
            <w:rFonts w:ascii="Georgia" w:hAnsi="Georgia"/>
            <w:sz w:val="28"/>
            <w:highlight w:val="green"/>
          </w:rPr>
          <w:t xml:space="preserve">For the avoidance of doubt, </w:t>
        </w:r>
        <w:del w:id="893" w:author="Claude" w:date="2026-10-08T15:00:00Z">
          <w:r>
            <w:rPr>
              <w:rFonts w:ascii="Georgia" w:hAnsi="Georgia"/>
              <w:sz w:val="28"/>
              <w:highlight w:val="green"/>
            </w:rPr>
            <w:delText>no Settlement Mechanism or Pro-forma Auction Agreement approved or endorsed under these Rules</w:delText>
          </w:r>
        </w:del>
      </w:ins>
      <w:commentRangeStart w:id="894"/>
      <w:ins w:id="895" w:author="Claude" w:date="2026-10-08T15:00:00Z">
        <w:r>
          <w:rPr>
            <w:rFonts w:ascii="Georgia" w:hAnsi="Georgia"/>
            <w:sz w:val="28"/>
            <w:highlight w:val="green"/>
          </w:rPr>
          <w:t xml:space="preserve">no Settlement Mechanism, Certificate of Award, or other Post-Auction Document approved, issued, or endorsed </w:t>
        </w:r>
        <w:r>
          <w:rPr>
            <w:rFonts w:ascii="Georgia" w:hAnsi="Georgia"/>
            <w:sz w:val="28"/>
            <w:highlight w:val="green"/>
          </w:rPr>
          <w:lastRenderedPageBreak/>
          <w:t>under these Rules or the Gas Auction Circular</w:t>
        </w:r>
      </w:ins>
      <w:commentRangeEnd w:id="894"/>
      <w:r>
        <w:rPr>
          <w:rStyle w:val="CommentReference"/>
          <w:rFonts w:ascii="Georgia" w:hAnsi="Georgia"/>
          <w:sz w:val="28"/>
          <w:szCs w:val="24"/>
          <w:highlight w:val="green"/>
        </w:rPr>
        <w:commentReference w:id="894"/>
      </w:r>
      <w:ins w:id="896" w:author="Claude" w:date="2026-08-25T02:37:00Z">
        <w:r>
          <w:rPr>
            <w:rFonts w:ascii="Georgia" w:hAnsi="Georgia"/>
            <w:sz w:val="28"/>
            <w:highlight w:val="green"/>
          </w:rPr>
          <w:t xml:space="preserve"> shall provide for the recovery of a capacity fee or similar fixed charge that is payable to a Winning Bidder independently of, or is not directly proportional to, the Energy Delivered for the relevant Settlement Period, it being the policy of these Rules that Winning Bidders be compensated strictly on a per-kilowatt-hour-delivered basis at the endorsed GAP plus certified Fuel Cost for Energy Delivered during the Mid-Merit Operating Period, and at Fuel Cost or the applicable WESM price for Energy Delivered during the Non-Mid-Merit Operating Period, in accordance with Section 29 of these Rules.</w:t>
        </w:r>
      </w:ins>
    </w:p>
    <w:p w14:paraId="00631329" w14:textId="77777777" w:rsidR="0008735A" w:rsidRDefault="0008735A">
      <w:pPr>
        <w:jc w:val="both"/>
        <w:rPr>
          <w:rFonts w:ascii="Georgia" w:eastAsia="Georgia" w:hAnsi="Georgia" w:cs="Georgia"/>
          <w:sz w:val="28"/>
          <w:szCs w:val="28"/>
          <w:lang w:val="en-PH"/>
        </w:rPr>
      </w:pPr>
    </w:p>
    <w:p w14:paraId="73E2C79C" w14:textId="77777777" w:rsidR="0008735A" w:rsidRDefault="00000000">
      <w:pPr>
        <w:ind w:firstLine="720"/>
        <w:jc w:val="both"/>
        <w:rPr>
          <w:ins w:id="897" w:author="Claude" w:date="2026-08-31T16:00:00Z"/>
          <w:rFonts w:ascii="Georgia" w:eastAsia="Georgia" w:hAnsi="Georgia" w:cs="Georgia"/>
          <w:sz w:val="28"/>
          <w:szCs w:val="28"/>
          <w:lang w:val="en-PH"/>
        </w:rPr>
      </w:pPr>
      <w:commentRangeStart w:id="898"/>
      <w:ins w:id="899" w:author="Claude" w:date="2026-08-31T16:00:00Z">
        <w:r>
          <w:rPr>
            <w:rFonts w:ascii="Georgia" w:eastAsia="Georgia" w:hAnsi="Georgia" w:cs="Georgia"/>
            <w:sz w:val="28"/>
            <w:szCs w:val="28"/>
            <w:highlight w:val="green"/>
            <w:lang w:val="en-PH"/>
          </w:rPr>
          <w:t>For the further avoidance of doubt, the Reference Equity Required Rate of Return embedded in the GAT Price under Section 8.2 is the only equity return available to a Winning Bidder under the Program. The Total Mid-Merit Settlement Amount, the Auction Shortfall Amount, the Auction Flowback Amount, and every other component of the Settlement Mechanism shall operate exclusively as a mechanism for reconciling actual WESM proceeds against the endorsed GAP and certified Fuel Cost, and shall not be construed or implemented in a manner that provides a Winning Bidder any return, margin, or compensation in addition to the equity return already embedded in the GAT Price.</w:t>
        </w:r>
      </w:ins>
      <w:ins w:id="33686" w:author="Claude" w:date="2026-10-19T09:00:00Z">
        <w:r>
          <w:rPr>
            <w:rFonts w:ascii="Georgia" w:eastAsia="Georgia" w:hAnsi="Georgia" w:cs="Georgia"/>
            <w:sz w:val="28"/>
            <w:szCs w:val="28"/>
            <w:highlight w:val="green"/>
            <w:lang w:val="en-PH"/>
          </w:rPr>
          <w:t xml:space="preserve"> No return, margin, or mark-up of the Winning Bidder shall be recovered through the CLLC component of the Fuel Cost.</w:t>
        </w:r>
      </w:ins>
      <w:commentRangeEnd w:id="898"/>
      <w:r>
        <w:rPr>
          <w:rStyle w:val="CommentReference"/>
          <w:rFonts w:ascii="Georgia" w:eastAsia="Georgia" w:hAnsi="Georgia" w:cs="Georgia"/>
          <w:sz w:val="28"/>
          <w:szCs w:val="28"/>
          <w:lang w:val="en-PH"/>
        </w:rPr>
        <w:commentReference w:id="898"/>
      </w:r>
    </w:p>
    <w:p w14:paraId="5E10A2F5" w14:textId="77777777" w:rsidR="008E1161" w:rsidRPr="008E1161" w:rsidRDefault="008E1161" w:rsidP="008E1161">
      <w:pPr>
        <w:ind w:firstLine="720"/>
        <w:jc w:val="both"/>
        <w:rPr>
          <w:rFonts w:ascii="Georgia" w:eastAsia="Georgia" w:hAnsi="Georgia" w:cs="Georgia"/>
          <w:sz w:val="28"/>
          <w:szCs w:val="28"/>
          <w:lang w:val="en-PH"/>
        </w:rPr>
      </w:pPr>
    </w:p>
    <w:p w14:paraId="3F487FD3" w14:textId="77777777" w:rsidR="008E1161" w:rsidRPr="008E1161" w:rsidRDefault="008E1161" w:rsidP="00732D02">
      <w:pPr>
        <w:jc w:val="both"/>
        <w:rPr>
          <w:rFonts w:ascii="Georgia" w:eastAsia="Georgia" w:hAnsi="Georgia" w:cs="Georgia"/>
          <w:sz w:val="28"/>
          <w:szCs w:val="28"/>
          <w:lang w:val="en-PH"/>
        </w:rPr>
      </w:pPr>
      <w:commentRangeStart w:id="900"/>
      <w:del w:id="901" w:author="Claude" w:date="2026-08-25T02:37:00Z">
        <w:r>
          <w:rPr>
            <w:rFonts w:ascii="Georgia" w:eastAsia="Georgia" w:hAnsi="Georgia" w:cs="Georgia"/>
            <w:b/>
            <w:bCs/>
            <w:sz w:val="28"/>
            <w:szCs w:val="28"/>
            <w:highlight w:val="green"/>
            <w:lang w:val="en-PH"/>
          </w:rPr>
          <w:delText>Section 29. Total Mid-Merit Settlement Amount (MMSA).</w:delText>
        </w:r>
        <w:commentRangeEnd w:id="900"/>
        <w:r>
          <w:rPr>
            <w:rStyle w:val="CommentReference"/>
            <w:rFonts w:ascii="Georgia" w:eastAsia="Georgia" w:hAnsi="Georgia" w:cs="Georgia"/>
            <w:sz w:val="28"/>
            <w:szCs w:val="28"/>
            <w:highlight w:val="green"/>
            <w:lang w:val="en-PH"/>
          </w:rPr>
          <w:commentReference w:id="900"/>
        </w:r>
        <w:r>
          <w:rPr>
            <w:rFonts w:ascii="Georgia" w:eastAsia="Georgia" w:hAnsi="Georgia" w:cs="Georgia"/>
            <w:sz w:val="28"/>
            <w:szCs w:val="28"/>
            <w:highlight w:val="green"/>
            <w:lang w:val="en-PH"/>
          </w:rPr>
          <w:delText xml:space="preserve"> For each Winning Bidder (g) and each Settlement Period, the Total Mid-Merit Settlement Amount shall be computed as:</w:delText>
        </w:r>
      </w:del>
      <w:ins w:id="902" w:author="Claude" w:date="2026-08-25T02:37:00Z">
        <w:r>
          <w:rPr>
            <w:rFonts w:ascii="Georgia" w:eastAsia="Georgia" w:hAnsi="Georgia" w:cs="Georgia"/>
            <w:b/>
            <w:bCs/>
            <w:sz w:val="28"/>
            <w:szCs w:val="28"/>
            <w:highlight w:val="green"/>
            <w:lang w:val="en-PH"/>
          </w:rPr>
          <w:t xml:space="preserve">Section 29. Total Mid-Merit Settlement Amount (MMSA). </w:t>
        </w:r>
        <w:r>
          <w:rPr>
            <w:rFonts w:ascii="Georgia" w:eastAsia="Georgia" w:hAnsi="Georgia" w:cs="Georgia"/>
            <w:bCs/>
            <w:sz w:val="28"/>
            <w:szCs w:val="28"/>
            <w:highlight w:val="green"/>
            <w:lang w:val="en-PH"/>
          </w:rPr>
          <w:t>For each Winning Bidder (g) and each Settlement Period, the Total Mid-Merit Settlement Amount shall be computed based on Energy Delivered during the Mid-Merit Operating Period, as follows:</w:t>
        </w:r>
      </w:ins>
    </w:p>
    <w:p w14:paraId="5B5C8DEE" w14:textId="77777777" w:rsidR="008E1161" w:rsidRPr="008E1161" w:rsidRDefault="008E1161" w:rsidP="008E1161">
      <w:pPr>
        <w:ind w:firstLine="720"/>
        <w:jc w:val="both"/>
        <w:rPr>
          <w:rFonts w:ascii="Georgia" w:eastAsia="Georgia" w:hAnsi="Georgia" w:cs="Georgia"/>
          <w:sz w:val="28"/>
          <w:szCs w:val="28"/>
          <w:lang w:val="en-PH"/>
        </w:rPr>
      </w:pPr>
    </w:p>
    <w:p w14:paraId="08BDB9DB" w14:textId="77777777" w:rsidR="008E1161" w:rsidRPr="008E1161" w:rsidRDefault="00000000" w:rsidP="008E1161">
      <w:pPr>
        <w:jc w:val="center"/>
        <w:rPr>
          <w:rFonts w:ascii="Georgia" w:eastAsia="Georgia" w:hAnsi="Georgia" w:cs="Georgia"/>
          <w:sz w:val="28"/>
          <w:szCs w:val="28"/>
          <w:lang w:val="en-PH"/>
        </w:rPr>
      </w:pPr>
      <m:oMathPara>
        <m:oMathParaPr>
          <m:jc m:val="center"/>
        </m:oMathParaPr>
        <m:oMath>
          <m:sSub>
            <m:sSubPr>
              <m:ctrlPr>
                <w:rPr>
                  <w:rFonts w:ascii="Cambria Math" w:hAnsi="Cambria Math"/>
                </w:rPr>
              </m:ctrlPr>
            </m:sSubPr>
            <m:e>
              <m:r>
                <m:rPr>
                  <m:sty m:val="p"/>
                </m:rPr>
                <w:rPr>
                  <w:rFonts w:ascii="Cambria Math" w:hAnsi="Cambria Math"/>
                  <w:sz w:val="28"/>
                  <w:szCs w:val="28"/>
                </w:rPr>
                <m:t>MMSA</m:t>
              </m:r>
            </m:e>
            <m:sub>
              <m:r>
                <w:rPr>
                  <w:rFonts w:ascii="Cambria Math" w:hAnsi="Cambria Math"/>
                  <w:sz w:val="28"/>
                  <w:szCs w:val="28"/>
                </w:rPr>
                <m:t>(g)</m:t>
              </m:r>
            </m:sub>
          </m:sSub>
          <m:r>
            <w:rPr>
              <w:rFonts w:ascii="Cambria Math" w:hAnsi="Cambria Math"/>
              <w:sz w:val="28"/>
              <w:szCs w:val="28"/>
            </w:rPr>
            <m:t>=</m:t>
          </m:r>
          <m:sSub>
            <m:sSubPr>
              <m:ctrlPr>
                <w:rPr>
                  <w:rFonts w:ascii="Cambria Math" w:hAnsi="Cambria Math"/>
                </w:rPr>
              </m:ctrlPr>
            </m:sSubPr>
            <m:e>
              <m:r>
                <m:rPr>
                  <m:sty m:val="p"/>
                </m:rPr>
                <w:rPr>
                  <w:rFonts w:ascii="Cambria Math" w:hAnsi="Cambria Math"/>
                  <w:sz w:val="28"/>
                  <w:szCs w:val="28"/>
                </w:rPr>
                <m:t>Energy Delivered</m:t>
              </m:r>
            </m:e>
            <m:sub>
              <m:r>
                <w:rPr>
                  <w:rFonts w:ascii="Cambria Math" w:hAnsi="Cambria Math"/>
                  <w:sz w:val="28"/>
                  <w:szCs w:val="28"/>
                </w:rPr>
                <m:t>(g)</m:t>
              </m:r>
            </m:sub>
          </m:sSub>
          <m:r>
            <w:rPr>
              <w:rFonts w:ascii="Cambria Math" w:hAnsi="Cambria Math"/>
              <w:sz w:val="28"/>
              <w:szCs w:val="28"/>
            </w:rPr>
            <m:t>×</m:t>
          </m:r>
          <m:d>
            <m:dPr>
              <m:ctrlPr>
                <w:rPr>
                  <w:rFonts w:ascii="Cambria Math" w:hAnsi="Cambria Math"/>
                </w:rPr>
              </m:ctrlPr>
            </m:dPr>
            <m:e>
              <m:sSub>
                <m:sSubPr>
                  <m:ctrlPr>
                    <w:rPr>
                      <w:rFonts w:ascii="Cambria Math" w:hAnsi="Cambria Math"/>
                    </w:rPr>
                  </m:ctrlPr>
                </m:sSubPr>
                <m:e>
                  <m:r>
                    <m:rPr>
                      <m:sty m:val="p"/>
                    </m:rPr>
                    <w:rPr>
                      <w:rFonts w:ascii="Cambria Math" w:hAnsi="Cambria Math"/>
                      <w:sz w:val="28"/>
                      <w:szCs w:val="28"/>
                    </w:rPr>
                    <m:t>GAP</m:t>
                  </m:r>
                </m:e>
                <m:sub>
                  <m:r>
                    <w:rPr>
                      <w:rFonts w:ascii="Cambria Math" w:hAnsi="Cambria Math"/>
                      <w:sz w:val="28"/>
                      <w:szCs w:val="28"/>
                    </w:rPr>
                    <m:t>(g)</m:t>
                  </m:r>
                </m:sub>
              </m:sSub>
              <m:r>
                <w:rPr>
                  <w:rFonts w:ascii="Cambria Math" w:hAnsi="Cambria Math"/>
                  <w:sz w:val="28"/>
                  <w:szCs w:val="28"/>
                </w:rPr>
                <m:t>+</m:t>
              </m:r>
              <m:sSub>
                <m:sSubPr>
                  <m:ctrlPr>
                    <w:rPr>
                      <w:rFonts w:ascii="Cambria Math" w:hAnsi="Cambria Math"/>
                    </w:rPr>
                  </m:ctrlPr>
                </m:sSubPr>
                <m:e>
                  <m:r>
                    <m:rPr>
                      <m:sty m:val="p"/>
                    </m:rPr>
                    <w:rPr>
                      <w:rFonts w:ascii="Cambria Math" w:hAnsi="Cambria Math"/>
                      <w:sz w:val="28"/>
                      <w:szCs w:val="28"/>
                    </w:rPr>
                    <m:t>FC</m:t>
                  </m:r>
                </m:e>
                <m:sub>
                  <m:r>
                    <w:rPr>
                      <w:rFonts w:ascii="Cambria Math" w:hAnsi="Cambria Math"/>
                      <w:sz w:val="28"/>
                      <w:szCs w:val="28"/>
                    </w:rPr>
                    <m:t>(g)</m:t>
                  </m:r>
                </m:sub>
              </m:sSub>
            </m:e>
          </m:d>
        </m:oMath>
      </m:oMathPara>
    </w:p>
    <w:p w14:paraId="718FCA97" w14:textId="77777777" w:rsidR="008E1161" w:rsidRPr="008E1161" w:rsidRDefault="008E1161" w:rsidP="008E1161">
      <w:pPr>
        <w:ind w:firstLine="720"/>
        <w:jc w:val="both"/>
        <w:rPr>
          <w:rFonts w:ascii="Georgia" w:eastAsia="Georgia" w:hAnsi="Georgia" w:cs="Georgia"/>
          <w:sz w:val="28"/>
          <w:szCs w:val="28"/>
          <w:lang w:val="en-PH"/>
        </w:rPr>
      </w:pPr>
    </w:p>
    <w:p w14:paraId="345C005D"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sz w:val="28"/>
          <w:szCs w:val="28"/>
          <w:lang w:val="en-PH"/>
        </w:rPr>
        <w:t>Where:</w:t>
      </w:r>
    </w:p>
    <w:p w14:paraId="4886ACDA" w14:textId="77777777" w:rsidR="008E1161" w:rsidRPr="008E1161" w:rsidRDefault="008E1161" w:rsidP="008E1161">
      <w:pPr>
        <w:ind w:firstLine="720"/>
        <w:jc w:val="both"/>
        <w:rPr>
          <w:rFonts w:ascii="Georgia" w:eastAsia="Georgia" w:hAnsi="Georgia" w:cs="Georgia"/>
          <w:sz w:val="28"/>
          <w:szCs w:val="28"/>
          <w:lang w:val="en-PH"/>
        </w:rPr>
      </w:pPr>
    </w:p>
    <w:p w14:paraId="71A20275" w14:textId="77777777" w:rsidR="008E1161" w:rsidRPr="008E1161" w:rsidRDefault="008E1161" w:rsidP="00732D02">
      <w:pPr>
        <w:ind w:left="1134" w:hanging="414"/>
        <w:jc w:val="both"/>
        <w:rPr>
          <w:rFonts w:ascii="Georgia" w:eastAsia="Georgia" w:hAnsi="Georgia" w:cs="Georgia"/>
          <w:sz w:val="28"/>
          <w:szCs w:val="28"/>
          <w:lang w:val="en-PH"/>
        </w:rPr>
      </w:pPr>
      <w:del w:id="903" w:author="Claude" w:date="2026-08-25T02:37:00Z">
        <w:r>
          <w:rPr>
            <w:rFonts w:ascii="Georgia" w:eastAsia="Georgia" w:hAnsi="Georgia" w:cs="Georgia"/>
            <w:sz w:val="28"/>
            <w:szCs w:val="28"/>
            <w:highlight w:val="green"/>
            <w:lang w:val="en-PH"/>
          </w:rPr>
          <w:delText xml:space="preserve">(a) </w:delText>
        </w:r>
        <w:r>
          <w:rPr>
            <w:rFonts w:ascii="Georgia" w:eastAsia="Georgia" w:hAnsi="Georgia" w:cs="Georgia"/>
            <w:b/>
            <w:bCs/>
            <w:sz w:val="28"/>
            <w:szCs w:val="28"/>
            <w:highlight w:val="green"/>
            <w:lang w:val="en-PH"/>
          </w:rPr>
          <w:delText>Energy Delivered (g)</w:delText>
        </w:r>
        <w:r>
          <w:rPr>
            <w:rFonts w:ascii="Georgia" w:eastAsia="Georgia" w:hAnsi="Georgia" w:cs="Georgia"/>
            <w:sz w:val="28"/>
            <w:szCs w:val="28"/>
            <w:highlight w:val="green"/>
            <w:lang w:val="en-PH"/>
          </w:rPr>
          <w:delText xml:space="preserve"> is the total net electrical energy (kWh) generated by Winning Bidder (g) and injected into the grid during the Settlement Period, as metered and verified by the MO in accordance with WESM metering standards;</w:delText>
        </w:r>
      </w:del>
      <w:ins w:id="904" w:author="Claude" w:date="2026-08-25T02:37:00Z">
        <w:r>
          <w:rPr>
            <w:rFonts w:ascii="Georgia" w:eastAsia="Georgia" w:hAnsi="Georgia" w:cs="Georgia"/>
            <w:sz w:val="28"/>
            <w:szCs w:val="28"/>
            <w:highlight w:val="green"/>
            <w:lang w:val="en-PH"/>
          </w:rPr>
          <w:t>(a) Energy Delivered (g) is the total net electrical energy (kWh) generated by Winning Bidder (g) and injected into the grid during the Mid-Merit Operating Period within the Settlement Period, as metered and verified by the MO in accordance with WESM metering standards;</w:t>
        </w:r>
      </w:ins>
    </w:p>
    <w:p w14:paraId="6F45257B" w14:textId="77777777" w:rsidR="008E1161" w:rsidRPr="008E1161" w:rsidRDefault="008E1161" w:rsidP="00732D02">
      <w:pPr>
        <w:ind w:left="1134" w:hanging="414"/>
        <w:jc w:val="both"/>
        <w:rPr>
          <w:rFonts w:ascii="Georgia" w:eastAsia="Georgia" w:hAnsi="Georgia" w:cs="Georgia"/>
          <w:sz w:val="28"/>
          <w:szCs w:val="28"/>
          <w:lang w:val="en-PH"/>
        </w:rPr>
      </w:pPr>
    </w:p>
    <w:p w14:paraId="4ABBDDF0"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(b) </w:t>
      </w:r>
      <w:r>
        <w:rPr>
          <w:rFonts w:ascii="Georgia" w:eastAsia="Georgia" w:hAnsi="Georgia" w:cs="Georgia"/>
          <w:b/>
          <w:bCs/>
          <w:sz w:val="28"/>
          <w:szCs w:val="28"/>
          <w:lang w:val="en-PH"/>
        </w:rPr>
        <w:t>GAP (g)</w:t>
      </w:r>
      <w:r>
        <w:rPr>
          <w:rFonts w:ascii="Georgia" w:eastAsia="Georgia" w:hAnsi="Georgia" w:cs="Georgia"/>
          <w:sz w:val="28"/>
          <w:szCs w:val="28"/>
          <w:lang w:val="en-PH"/>
        </w:rPr>
        <w:t xml:space="preserve"> is the Gas Auction Price of Winning Bidder (g), as </w:t>
      </w:r>
      <w:del w:id="905" w:author="Claude" w:date="2026-07-28T10:17:00Z">
        <w:r>
          <w:rPr>
            <w:rFonts w:ascii="Georgia" w:eastAsia="Georgia" w:hAnsi="Georgia" w:cs="Georgia"/>
            <w:sz w:val="28"/>
            <w:szCs w:val="28"/>
            <w:highlight w:val="green"/>
            <w:lang w:val="en-PH"/>
          </w:rPr>
          <w:delText>endorsed by the Commission in the Auction Proper</w:delText>
        </w:r>
      </w:del>
      <w:ins w:id="906" w:author="Claude" w:date="2026-07-28T10:17:00Z">
        <w:r>
          <w:rPr>
            <w:rFonts w:ascii="Georgia" w:eastAsia="Georgia" w:hAnsi="Georgia" w:cs="Georgia"/>
            <w:sz w:val="28"/>
            <w:szCs w:val="28"/>
            <w:highlight w:val="green"/>
            <w:lang w:val="en-PH"/>
          </w:rPr>
          <w:t>endorsed by the DOE and approved by the Commission</w:t>
        </w:r>
      </w:ins>
      <w:r>
        <w:rPr>
          <w:rFonts w:ascii="Georgia" w:eastAsia="Georgia" w:hAnsi="Georgia" w:cs="Georgia"/>
          <w:sz w:val="28"/>
          <w:szCs w:val="28"/>
          <w:lang w:val="en-PH"/>
        </w:rPr>
        <w:t xml:space="preserve"> pursuant to the Gas Auction Circular; and</w:t>
      </w:r>
    </w:p>
    <w:p w14:paraId="243E1C93" w14:textId="77777777" w:rsidR="008E1161" w:rsidRPr="008E1161" w:rsidRDefault="008E1161" w:rsidP="00732D02">
      <w:pPr>
        <w:ind w:left="1134" w:hanging="414"/>
        <w:jc w:val="both"/>
        <w:rPr>
          <w:rFonts w:ascii="Georgia" w:eastAsia="Georgia" w:hAnsi="Georgia" w:cs="Georgia"/>
          <w:sz w:val="28"/>
          <w:szCs w:val="28"/>
          <w:lang w:val="en-PH"/>
        </w:rPr>
      </w:pPr>
    </w:p>
    <w:p w14:paraId="7DDB0BD0"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(c) </w:t>
      </w:r>
      <w:r>
        <w:rPr>
          <w:rFonts w:ascii="Georgia" w:eastAsia="Georgia" w:hAnsi="Georgia" w:cs="Georgia"/>
          <w:b/>
          <w:bCs/>
          <w:sz w:val="28"/>
          <w:szCs w:val="28"/>
          <w:lang w:val="en-PH"/>
        </w:rPr>
        <w:t>FC (g)</w:t>
      </w:r>
      <w:r>
        <w:rPr>
          <w:rFonts w:ascii="Georgia" w:eastAsia="Georgia" w:hAnsi="Georgia" w:cs="Georgia"/>
          <w:sz w:val="28"/>
          <w:szCs w:val="28"/>
          <w:lang w:val="en-PH"/>
        </w:rPr>
        <w:t xml:space="preserve"> is the Fuel Cost of Winning Bidder (g) </w:t>
      </w:r>
      <w:del w:id="33687" w:author="Claude" w:date="2026-10-19T09:00:00Z">
        <w:r>
          <w:rPr>
            <w:rFonts w:ascii="Georgia" w:eastAsia="Georgia" w:hAnsi="Georgia" w:cs="Georgia"/>
            <w:sz w:val="28"/>
            <w:szCs w:val="28"/>
            <w:highlight w:val="green"/>
            <w:lang w:val="en-PH"/>
          </w:rPr>
          <w:delText xml:space="preserve">for the applicable Settlement Period, as certified</w:delText>
        </w:r>
      </w:del>
      <w:ins w:id="33688" w:author="Claude" w:date="2026-10-19T09:00:00Z">
        <w:r>
          <w:rPr>
            <w:rFonts w:ascii="Georgia" w:eastAsia="Georgia" w:hAnsi="Georgia" w:cs="Georgia"/>
            <w:sz w:val="28"/>
            <w:szCs w:val="28"/>
            <w:highlight w:val="green"/>
            <w:lang w:val="en-PH"/>
          </w:rPr>
          <w:t xml:space="preserve">for the applicable Settlement Period, comprising the FCC and CLLC components under Section 18, as certified</w:t>
        </w:r>
      </w:ins>
      <w:r>
        <w:rPr>
          <w:rFonts w:ascii="Georgia" w:eastAsia="Georgia" w:hAnsi="Georgia" w:cs="Georgia"/>
          <w:sz w:val="28"/>
          <w:szCs w:val="28"/>
          <w:lang w:val="en-PH"/>
        </w:rPr>
        <w:t xml:space="preserve"> by the Commission pursuant to Section 23 of these Rules.</w:t>
      </w:r>
    </w:p>
    <w:p w14:paraId="576137A7" w14:textId="77777777" w:rsidR="008E1161" w:rsidRPr="008E1161" w:rsidRDefault="008E1161" w:rsidP="008E1161">
      <w:pPr>
        <w:ind w:firstLine="720"/>
        <w:jc w:val="both"/>
        <w:rPr>
          <w:rFonts w:ascii="Georgia" w:eastAsia="Georgia" w:hAnsi="Georgia" w:cs="Georgia"/>
          <w:sz w:val="28"/>
          <w:szCs w:val="28"/>
          <w:lang w:val="en-PH"/>
        </w:rPr>
      </w:pPr>
    </w:p>
    <w:p w14:paraId="47A0DCB5" w14:textId="77777777" w:rsidR="008E1161" w:rsidRPr="008E1161" w:rsidRDefault="008E1161" w:rsidP="008E1161">
      <w:pPr>
        <w:ind w:firstLine="720"/>
        <w:jc w:val="both"/>
        <w:rPr>
          <w:rFonts w:ascii="Georgia" w:eastAsia="Georgia" w:hAnsi="Georgia" w:cs="Georgia"/>
          <w:sz w:val="28"/>
          <w:szCs w:val="28"/>
          <w:lang w:val="en-PH"/>
        </w:rPr>
      </w:pPr>
      <w:del w:id="907" w:author="Claude" w:date="2026-08-25T02:37:00Z">
        <w:r>
          <w:rPr>
            <w:rFonts w:ascii="Georgia" w:eastAsia="Georgia" w:hAnsi="Georgia" w:cs="Georgia"/>
            <w:sz w:val="28"/>
            <w:szCs w:val="28"/>
            <w:highlight w:val="green"/>
            <w:lang w:val="en-PH"/>
          </w:rPr>
          <w:delText>The MMSA represents the total revenue to which the Winning Bidder is entitled in a given Settlement Period from all settlement sources combined (WESM ETA plus shortfall collection or minus flowback).</w:delText>
        </w:r>
      </w:del>
      <w:ins w:id="908" w:author="Claude" w:date="2026-08-25T02:37:00Z">
        <w:r>
          <w:rPr>
            <w:rFonts w:ascii="Georgia" w:eastAsia="Georgia" w:hAnsi="Georgia" w:cs="Georgia"/>
            <w:sz w:val="28"/>
            <w:szCs w:val="28"/>
            <w:highlight w:val="green"/>
            <w:lang w:val="en-PH"/>
          </w:rPr>
          <w:t>The MMSA represents the total revenue to which the Winning Bidder is entitled in a given Settlement Period from all settlement sources combined (</w:t>
        </w:r>
        <w:commentRangeStart w:id="909"/>
        <w:commentRangeStart w:id="2523"/>
        <w:r>
          <w:rPr>
            <w:rFonts w:ascii="Georgia" w:eastAsia="Georgia" w:hAnsi="Georgia" w:cs="Georgia"/>
            <w:sz w:val="28"/>
            <w:szCs w:val="28"/>
            <w:highlight w:val="green"/>
            <w:lang w:val="en-PH"/>
          </w:rPr>
          <w:t>WESM ETA plus shortfall collection or minus flowback</w:t>
        </w:r>
      </w:ins>
      <w:commentRangeEnd w:id="2523"/>
      <w:commentRangeEnd w:id="909"/>
      <w:r w:rsidR="00B36DE3">
        <w:rPr>
          <w:rStyle w:val="CommentReference"/>
          <w:rFonts w:ascii="Georgia" w:eastAsia="Georgia" w:hAnsi="Georgia" w:cs="Georgia"/>
          <w:sz w:val="28"/>
          <w:szCs w:val="28"/>
          <w:highlight w:val="green"/>
          <w:lang w:val="en-PH"/>
        </w:rPr>
        <w:commentReference w:id="909"/>
      </w:r>
      <w:r>
        <w:rPr>
          <w:rStyle w:val="CommentReference"/>
        </w:rPr>
        <w:commentReference w:id="2523"/>
      </w:r>
      <w:ins w:id="910" w:author="Claude" w:date="2026-08-25T02:37:00Z">
        <w:r>
          <w:rPr>
            <w:rFonts w:ascii="Georgia" w:eastAsia="Georgia" w:hAnsi="Georgia" w:cs="Georgia"/>
            <w:sz w:val="28"/>
            <w:szCs w:val="28"/>
            <w:highlight w:val="green"/>
            <w:lang w:val="en-PH"/>
          </w:rPr>
          <w:t>), with respect to Energy Delivered during the Mid-Merit Operating Period only.</w:t>
        </w:r>
      </w:ins>
      <w:ins w:id="33689" w:author="Claude" w:date="2026-10-19T09:00:00Z">
        <w:r>
          <w:rPr>
            <w:rFonts w:ascii="Georgia" w:eastAsia="Georgia" w:hAnsi="Georgia" w:cs="Georgia"/>
            <w:sz w:val="28"/>
            <w:szCs w:val="28"/>
            <w:highlight w:val="green"/>
            <w:lang w:val="en-PH"/>
          </w:rPr>
          <w:t xml:space="preserve"> For the comparison of the MMSA against the Energy Trading Amount under Sections 30 and 31, ETA(g) shall be the Energy Trading Amount of Winning Bidder (g) for the trading intervals within the Mid-Merit Operating Period of the Settlement Period only.</w:t>
        </w:r>
      </w:ins>
    </w:p>
    <w:p w14:paraId="013FD9D5" w14:textId="77777777" w:rsidR="008E1161" w:rsidRPr="008E1161" w:rsidRDefault="008E1161" w:rsidP="008E1161">
      <w:pPr>
        <w:ind w:firstLine="720"/>
        <w:jc w:val="both"/>
        <w:rPr>
          <w:ins w:id="911" w:author="Claude" w:date="2026-08-25T02:37:00Z"/>
          <w:rFonts w:ascii="Georgia" w:eastAsia="Georgia" w:hAnsi="Georgia" w:cs="Georgia"/>
          <w:sz w:val="28"/>
          <w:szCs w:val="28"/>
          <w:lang w:val="en-PH"/>
        </w:rPr>
      </w:pPr>
      <w:ins w:id="912" w:author="Claude" w:date="2026-08-25T02:37:00Z">
        <w:r>
          <w:rPr>
            <w:rFonts w:ascii="Georgia" w:hAnsi="Georgia"/>
            <w:sz w:val="28"/>
            <w:szCs w:val="28"/>
            <w:highlight w:val="green"/>
            <w:lang w:val="en-US"/>
          </w:rPr>
          <w:lastRenderedPageBreak/>
          <w:t>Energy Delivered by a Winning Bidder during the Non-Mid-Merit Operating Period shall not form part of the MMSA and shall instead be settled as follows:</w:t>
        </w:r>
      </w:ins>
    </w:p>
    <w:p w14:paraId="09947E33" w14:textId="77777777" w:rsidR="008E1161" w:rsidRPr="008E1161" w:rsidRDefault="008E1161" w:rsidP="008E1161">
      <w:pPr>
        <w:ind w:left="1560" w:hanging="426"/>
        <w:jc w:val="both"/>
        <w:rPr>
          <w:ins w:id="913" w:author="Claude" w:date="2026-08-25T02:37:00Z"/>
          <w:rFonts w:ascii="Georgia" w:eastAsia="Georgia" w:hAnsi="Georgia" w:cs="Georgia"/>
          <w:sz w:val="28"/>
          <w:szCs w:val="28"/>
          <w:lang w:val="en-PH"/>
        </w:rPr>
      </w:pPr>
      <w:ins w:id="914" w:author="Claude" w:date="2026-08-25T02:37:00Z">
        <w:r>
          <w:rPr>
            <w:rFonts w:ascii="Georgia" w:hAnsi="Georgia"/>
            <w:sz w:val="28"/>
            <w:szCs w:val="28"/>
            <w:highlight w:val="green"/>
            <w:lang w:val="en-US"/>
          </w:rPr>
          <w:t xml:space="preserve">(i) </w:t>
        </w:r>
        <w:commentRangeStart w:id="915"/>
        <w:del w:id="916" w:author="Claude" w:date="2026-09-24T15:00:00Z">
          <w:r>
            <w:rPr>
              <w:rFonts w:ascii="Georgia" w:hAnsi="Georgia"/>
              <w:sz w:val="28"/>
              <w:szCs w:val="28"/>
              <w:highlight w:val="green"/>
              <w:lang w:val="en-US"/>
            </w:rPr>
            <w:delText>For existing Mid-Merit Natural Gas Facilities, such energy shall be paid</w:delText>
          </w:r>
        </w:del>
      </w:ins>
      <w:ins w:id="917" w:author="Claude" w:date="2026-09-24T15:00:00Z">
        <w:r>
          <w:rPr>
            <w:rFonts w:ascii="Georgia" w:hAnsi="Georgia"/>
            <w:sz w:val="28"/>
            <w:szCs w:val="28"/>
            <w:highlight w:val="green"/>
            <w:lang w:val="en-US"/>
          </w:rPr>
          <w:t xml:space="preserve">For Mid-Merit Natural Gas Facilities awarded under a lot for which the Terms of Reference for the applicable Auction Round prescribes an equivalent energy offtake during the Non-Mid-Merit Operating Period, such energy, up to that equivalent energy offtake, </w:t>
        </w:r>
        <w:commentRangeStart w:id="918"/>
        <w:commentRangeStart w:id="2524"/>
        <w:r>
          <w:rPr>
            <w:rFonts w:ascii="Georgia" w:hAnsi="Georgia"/>
            <w:sz w:val="28"/>
            <w:szCs w:val="28"/>
            <w:highlight w:val="green"/>
            <w:lang w:val="en-US"/>
          </w:rPr>
          <w:t>shall be paid</w:t>
        </w:r>
      </w:ins>
      <w:commentRangeEnd w:id="915"/>
      <w:r>
        <w:rPr>
          <w:rStyle w:val="CommentReference"/>
          <w:rFonts w:ascii="Georgia" w:hAnsi="Georgia"/>
          <w:sz w:val="28"/>
          <w:szCs w:val="28"/>
          <w:highlight w:val="green"/>
          <w:lang w:val="en-US"/>
        </w:rPr>
        <w:commentReference w:id="915"/>
      </w:r>
      <w:commentRangeEnd w:id="2524"/>
      <w:commentRangeEnd w:id="918"/>
      <w:r w:rsidR="00062B41">
        <w:rPr>
          <w:rStyle w:val="CommentReference"/>
          <w:rFonts w:ascii="Georgia" w:hAnsi="Georgia"/>
          <w:sz w:val="28"/>
          <w:szCs w:val="28"/>
          <w:highlight w:val="green"/>
          <w:lang w:val="en-US"/>
        </w:rPr>
        <w:commentReference w:id="918"/>
      </w:r>
      <w:r>
        <w:rPr>
          <w:rStyle w:val="CommentReference"/>
        </w:rPr>
        <w:commentReference w:id="2524"/>
      </w:r>
      <w:r>
        <w:rPr>
          <w:rFonts w:ascii="Georgia" w:hAnsi="Georgia"/>
          <w:sz w:val="28"/>
          <w:szCs w:val="28"/>
          <w:highlight w:val="green"/>
          <w:lang w:val="en-US"/>
        </w:rPr>
        <w:t xml:space="preserve"> based on the Fuel Cost (FC(g)) alone, without the GAP component, </w:t>
      </w:r>
      <w:del w:id="33690" w:author="Claude" w:date="2026-10-19T09:00:00Z">
        <w:r>
          <w:rPr>
            <w:rFonts w:ascii="Georgia" w:hAnsi="Georgia"/>
            <w:sz w:val="28"/>
            <w:szCs w:val="28"/>
            <w:highlight w:val="green"/>
            <w:lang w:val="en-US"/>
          </w:rPr>
          <w:delText xml:space="preserve">consistent with the Terms of Reference for the applicable Auction Round; and</w:delText>
        </w:r>
      </w:del>
      <w:ins w:id="33691" w:author="Claude" w:date="2026-10-19T09:00:00Z">
        <w:r>
          <w:rPr>
            <w:rFonts w:ascii="Georgia" w:hAnsi="Georgia"/>
            <w:sz w:val="28"/>
            <w:szCs w:val="28"/>
            <w:highlight w:val="green"/>
            <w:lang w:val="en-US"/>
          </w:rPr>
          <w:t xml:space="preserve">consistent with the Terms of Reference for the applicable Auction Round. The amount due for such energy shall be that Energy Delivered multiplied by FC(g). The MO shall compare that amount against the Energy Trading Amount of Winning Bidder (g) for the trading intervals in which that energy was delivered, and shall collect any shortfall from, or flow back any excess to, WESM customers in the same manner, and with the same GESQ pro-rating, as the Auction Shortfall Amount and Auction Flowback Amount under Sections 30 and 31; and</w:t>
        </w:r>
      </w:ins>
    </w:p>
    <w:p w14:paraId="20BA1863" w14:textId="77777777" w:rsidR="008E1161" w:rsidRPr="008E1161" w:rsidRDefault="008E1161" w:rsidP="008E1161">
      <w:pPr>
        <w:ind w:left="1560" w:hanging="426"/>
        <w:jc w:val="both"/>
        <w:rPr>
          <w:ins w:id="919" w:author="Claude" w:date="2026-08-25T02:37:00Z"/>
          <w:rFonts w:ascii="Georgia" w:eastAsia="Georgia" w:hAnsi="Georgia" w:cs="Georgia"/>
          <w:sz w:val="28"/>
          <w:szCs w:val="28"/>
          <w:lang w:val="en-PH"/>
        </w:rPr>
      </w:pPr>
      <w:commentRangeStart w:id="920"/>
      <w:ins w:id="921" w:author="Claude" w:date="2026-08-25T02:37:00Z">
        <w:r>
          <w:rPr>
            <w:rFonts w:ascii="Georgia" w:hAnsi="Georgia"/>
            <w:sz w:val="28"/>
            <w:szCs w:val="28"/>
            <w:highlight w:val="green"/>
            <w:lang w:val="en-US"/>
          </w:rPr>
          <w:t xml:space="preserve">(ii) </w:t>
        </w:r>
        <w:del w:id="922" w:author="Claude" w:date="2026-09-24T15:00:00Z">
          <w:r>
            <w:rPr>
              <w:rFonts w:ascii="Georgia" w:hAnsi="Georgia"/>
              <w:sz w:val="28"/>
              <w:szCs w:val="28"/>
              <w:highlight w:val="green"/>
              <w:lang w:val="en-US"/>
            </w:rPr>
            <w:delText>For new-build Mid-Merit Natural Gas Facilities</w:delText>
          </w:r>
        </w:del>
      </w:ins>
      <w:ins w:id="923" w:author="Claude" w:date="2026-09-24T15:00:00Z">
        <w:r>
          <w:rPr>
            <w:rFonts w:ascii="Georgia" w:hAnsi="Georgia"/>
            <w:sz w:val="28"/>
            <w:szCs w:val="28"/>
            <w:highlight w:val="green"/>
            <w:lang w:val="en-US"/>
          </w:rPr>
          <w:t>For all other Mid-Merit Natural Gas Facilities, including new-build facilities</w:t>
        </w:r>
      </w:ins>
      <w:r>
        <w:rPr>
          <w:rFonts w:ascii="Georgia" w:hAnsi="Georgia"/>
          <w:sz w:val="28"/>
          <w:szCs w:val="28"/>
          <w:highlight w:val="green"/>
          <w:lang w:val="en-US"/>
        </w:rPr>
        <w:t xml:space="preserve">, such energy shall be paid subject to the applicable provisions of the WESM Rules and Market Manuals, and not through the MMSA mechanism, </w:t>
      </w:r>
      <w:del w:id="924" w:author="Claude" w:date="2026-09-24T15:00:00Z">
        <w:r>
          <w:rPr>
            <w:rFonts w:ascii="Georgia" w:hAnsi="Georgia"/>
            <w:sz w:val="28"/>
            <w:szCs w:val="28"/>
            <w:highlight w:val="green"/>
            <w:lang w:val="en-US"/>
          </w:rPr>
          <w:delText>unless the Winning Bidder is subject to a valid redispatch instruction from the System Operator or</w:delText>
        </w:r>
      </w:del>
      <w:ins w:id="925" w:author="Claude" w:date="2026-09-24T15:00:00Z">
        <w:r>
          <w:rPr>
            <w:rFonts w:ascii="Georgia" w:hAnsi="Georgia"/>
            <w:sz w:val="28"/>
            <w:szCs w:val="28"/>
            <w:highlight w:val="green"/>
            <w:lang w:val="en-US"/>
          </w:rPr>
          <w:t>except that energy generated pursuant to a valid redispatch instruction of the System Operator may be compensated at the applicable Fuel Cost (FC(g)) alone, consistent with the Terms of Reference for the applicable Auction Round, or as</w:t>
        </w:r>
      </w:ins>
      <w:r>
        <w:rPr>
          <w:rFonts w:ascii="Georgia" w:hAnsi="Georgia"/>
          <w:sz w:val="28"/>
          <w:szCs w:val="28"/>
          <w:highlight w:val="green"/>
          <w:lang w:val="en-US"/>
        </w:rPr>
        <w:t xml:space="preserve"> the ERC-approved Settlement Mechanism otherwise provides</w:t>
      </w:r>
      <w:commentRangeEnd w:id="920"/>
      <w:r>
        <w:rPr>
          <w:rStyle w:val="CommentReference"/>
          <w:rFonts w:ascii="Georgia" w:hAnsi="Georgia"/>
          <w:sz w:val="28"/>
          <w:szCs w:val="28"/>
          <w:highlight w:val="green"/>
          <w:lang w:val="en-US"/>
        </w:rPr>
        <w:commentReference w:id="920"/>
      </w:r>
      <w:ins w:id="926" w:author="Claude" w:date="2026-08-25T15:29:00Z">
        <w:r>
          <w:rPr>
            <w:rFonts w:ascii="Georgia" w:hAnsi="Georgia"/>
            <w:sz w:val="28"/>
            <w:szCs w:val="28"/>
            <w:highlight w:val="green"/>
            <w:lang w:val="en-US"/>
          </w:rPr>
          <w:t xml:space="preserve"> in a manner consistent with, and without circumventing, the prohibition on capacity-fee-equivalent payments under Section 28 of these Rules and the per-kilowatt-hour-delivered compensation principle of this Section</w:t>
        </w:r>
      </w:ins>
      <w:ins w:id="927" w:author="Claude" w:date="2026-08-25T02:37:00Z">
        <w:r>
          <w:rPr>
            <w:rFonts w:ascii="Georgia" w:hAnsi="Georgia"/>
            <w:sz w:val="28"/>
            <w:szCs w:val="28"/>
            <w:highlight w:val="green"/>
            <w:lang w:val="en-US"/>
          </w:rPr>
          <w:t>.</w:t>
        </w:r>
      </w:ins>
    </w:p>
    <w:p w14:paraId="1E46533D" w14:textId="77777777" w:rsidR="008E1161" w:rsidRPr="008E1161" w:rsidRDefault="008E1161" w:rsidP="008E1161">
      <w:pPr>
        <w:ind w:firstLine="720"/>
        <w:jc w:val="both"/>
        <w:rPr>
          <w:rFonts w:ascii="Georgia" w:eastAsia="Georgia" w:hAnsi="Georgia" w:cs="Georgia"/>
          <w:sz w:val="28"/>
          <w:szCs w:val="28"/>
          <w:lang w:val="en-PH"/>
        </w:rPr>
      </w:pPr>
    </w:p>
    <w:p w14:paraId="0AF40F03" w14:textId="77777777" w:rsidR="008E1161" w:rsidRPr="008E1161" w:rsidRDefault="008E1161" w:rsidP="00732D02">
      <w:pPr>
        <w:jc w:val="both"/>
        <w:rPr>
          <w:rFonts w:ascii="Georgia" w:eastAsia="Georgia" w:hAnsi="Georgia" w:cs="Georgia"/>
          <w:sz w:val="28"/>
          <w:szCs w:val="28"/>
          <w:lang w:val="en-PH"/>
        </w:rPr>
      </w:pPr>
      <w:commentRangeStart w:id="928"/>
      <w:commentRangeStart w:id="929"/>
      <w:commentRangeStart w:id="930"/>
      <w:commentRangeStart w:id="931"/>
      <w:r>
        <w:rPr>
          <w:rFonts w:ascii="Georgia" w:eastAsia="Georgia" w:hAnsi="Georgia" w:cs="Georgia"/>
          <w:b/>
          <w:bCs/>
          <w:sz w:val="28"/>
          <w:szCs w:val="28"/>
          <w:lang w:val="en-PH"/>
        </w:rPr>
        <w:t>Section 30. WESM-Based Settlement — Collection of Auction Shortfall.</w:t>
      </w:r>
      <w:commentRangeEnd w:id="931"/>
      <w:r>
        <w:rPr>
          <w:rStyle w:val="CommentReference"/>
          <w:rFonts w:ascii="Georgia" w:eastAsia="Georgia" w:hAnsi="Georgia" w:cs="Georgia"/>
          <w:sz w:val="28"/>
          <w:szCs w:val="28"/>
          <w:lang w:val="en-PH"/>
        </w:rPr>
        <w:commentReference w:id="931"/>
      </w:r>
      <w:commentRangeEnd w:id="930"/>
      <w:r>
        <w:rPr>
          <w:rStyle w:val="CommentReference"/>
          <w:rFonts w:ascii="Georgia" w:eastAsia="Georgia" w:hAnsi="Georgia" w:cs="Georgia"/>
          <w:sz w:val="28"/>
          <w:szCs w:val="28"/>
          <w:lang w:val="en-PH"/>
        </w:rPr>
        <w:commentReference w:id="930"/>
      </w:r>
      <w:commentRangeEnd w:id="929"/>
      <w:r>
        <w:rPr>
          <w:rStyle w:val="CommentReference"/>
          <w:rFonts w:ascii="Georgia" w:eastAsia="Georgia" w:hAnsi="Georgia" w:cs="Georgia"/>
          <w:sz w:val="28"/>
          <w:szCs w:val="28"/>
          <w:lang w:val="en-PH"/>
        </w:rPr>
        <w:commentReference w:id="929"/>
      </w:r>
      <w:commentRangeEnd w:id="928"/>
      <w:r>
        <w:rPr>
          <w:rStyle w:val="CommentReference"/>
          <w:rFonts w:ascii="Georgia" w:eastAsia="Georgia" w:hAnsi="Georgia" w:cs="Georgia"/>
          <w:sz w:val="28"/>
          <w:szCs w:val="28"/>
          <w:lang w:val="en-PH"/>
        </w:rPr>
        <w:commentReference w:id="928"/>
      </w:r>
      <w:r>
        <w:rPr>
          <w:rFonts w:ascii="Georgia" w:eastAsia="Georgia" w:hAnsi="Georgia" w:cs="Georgia"/>
          <w:sz w:val="28"/>
          <w:szCs w:val="28"/>
          <w:lang w:val="en-PH"/>
        </w:rPr>
        <w:t xml:space="preserve"> For Winning Bidders in a PDP-Based Auction Round, where the Energy Trading Amount (ETA) received by a Winning Bidder (g) from normal WESM settlement in a given Settlement Period is less than the MMSA (g), an Auction Shortfall Amount arises. The MO shall collect this shortfall from all WESM customers</w:t>
      </w:r>
      <w:ins w:id="932" w:author="Claude" w:date="2026-08-26T00:02:00Z">
        <w:r>
          <w:rPr>
            <w:rFonts w:ascii="Georgia" w:eastAsia="Georgia" w:hAnsi="Georgia" w:cs="Georgia"/>
            <w:sz w:val="28"/>
            <w:szCs w:val="28"/>
            <w:highlight w:val="green"/>
            <w:lang w:val="en-PH"/>
          </w:rPr>
          <w:t xml:space="preserve"> (limited to WESM customers within the grid or grids covered by the Terms of Reference for the Auction Round that produced the shortfall)</w:t>
        </w:r>
      </w:ins>
      <w:r>
        <w:rPr>
          <w:rFonts w:ascii="Georgia" w:eastAsia="Georgia" w:hAnsi="Georgia" w:cs="Georgia"/>
          <w:sz w:val="28"/>
          <w:szCs w:val="28"/>
          <w:lang w:val="en-PH"/>
        </w:rPr>
        <w:t xml:space="preserve"> as follows:</w:t>
      </w:r>
    </w:p>
    <w:p w14:paraId="4FF098A1" w14:textId="77777777" w:rsidR="008E1161" w:rsidRPr="008E1161" w:rsidRDefault="008E1161" w:rsidP="008E1161">
      <w:pPr>
        <w:ind w:firstLine="720"/>
        <w:jc w:val="both"/>
        <w:rPr>
          <w:rFonts w:ascii="Georgia" w:eastAsia="Georgia" w:hAnsi="Georgia" w:cs="Georgia"/>
          <w:sz w:val="28"/>
          <w:szCs w:val="28"/>
          <w:lang w:val="en-PH"/>
        </w:rPr>
      </w:pPr>
    </w:p>
    <w:p w14:paraId="5C1C32F6" w14:textId="77777777" w:rsidR="008E1161" w:rsidRPr="008E1161" w:rsidRDefault="008E1161" w:rsidP="00732D02">
      <w:pPr>
        <w:ind w:left="720"/>
        <w:jc w:val="both"/>
        <w:rPr>
          <w:rFonts w:ascii="Georgia" w:eastAsia="Georgia" w:hAnsi="Georgia" w:cs="Georgia"/>
          <w:sz w:val="28"/>
          <w:szCs w:val="28"/>
          <w:lang w:val="en-PH"/>
        </w:rPr>
      </w:pPr>
      <w:r>
        <w:rPr>
          <w:rFonts w:ascii="Georgia" w:eastAsia="Georgia" w:hAnsi="Georgia" w:cs="Georgia"/>
          <w:sz w:val="28"/>
          <w:szCs w:val="28"/>
          <w:lang w:val="en-PH"/>
        </w:rPr>
        <w:t xml:space="preserve">30.1 </w:t>
      </w:r>
      <w:r>
        <w:rPr>
          <w:rFonts w:ascii="Georgia" w:eastAsia="Georgia" w:hAnsi="Georgia" w:cs="Georgia"/>
          <w:i/>
          <w:iCs/>
          <w:sz w:val="28"/>
          <w:szCs w:val="28"/>
          <w:lang w:val="en-PH"/>
        </w:rPr>
        <w:t>Auction Shortfall Amount:</w:t>
      </w:r>
    </w:p>
    <w:p w14:paraId="40DC0120" w14:textId="77777777" w:rsidR="008E1161" w:rsidRPr="008E1161" w:rsidRDefault="008E1161" w:rsidP="008E1161">
      <w:pPr>
        <w:ind w:firstLine="720"/>
        <w:jc w:val="both"/>
        <w:rPr>
          <w:rFonts w:ascii="Georgia" w:eastAsia="Georgia" w:hAnsi="Georgia" w:cs="Georgia"/>
          <w:sz w:val="28"/>
          <w:szCs w:val="28"/>
          <w:lang w:val="en-PH"/>
        </w:rPr>
      </w:pPr>
    </w:p>
    <w:p w14:paraId="532408D5" w14:textId="77777777" w:rsidR="008E1161" w:rsidRPr="008E1161" w:rsidRDefault="00000000" w:rsidP="008E1161">
      <w:pPr>
        <w:jc w:val="center"/>
        <w:rPr>
          <w:rFonts w:ascii="Georgia" w:eastAsia="Georgia" w:hAnsi="Georgia" w:cs="Georgia"/>
          <w:sz w:val="28"/>
          <w:szCs w:val="28"/>
          <w:lang w:val="en-PH"/>
        </w:rPr>
      </w:pPr>
      <m:oMathPara>
        <m:oMathParaPr>
          <m:jc m:val="center"/>
        </m:oMathParaPr>
        <m:oMath>
          <m:sSub>
            <m:sSubPr>
              <m:ctrlPr>
                <w:rPr>
                  <w:rFonts w:ascii="Cambria Math" w:hAnsi="Cambria Math"/>
                </w:rPr>
              </m:ctrlPr>
            </m:sSubPr>
            <m:e>
              <m:r>
                <m:rPr>
                  <m:sty m:val="p"/>
                </m:rPr>
                <w:rPr>
                  <w:rFonts w:ascii="Cambria Math" w:hAnsi="Cambria Math"/>
                  <w:sz w:val="28"/>
                  <w:szCs w:val="28"/>
                </w:rPr>
                <m:t>Shortfall Amount</m:t>
              </m:r>
            </m:e>
            <m:sub>
              <m:r>
                <w:rPr>
                  <w:rFonts w:ascii="Cambria Math" w:hAnsi="Cambria Math"/>
                  <w:sz w:val="28"/>
                  <w:szCs w:val="28"/>
                </w:rPr>
                <m:t>(g)</m:t>
              </m:r>
            </m:sub>
          </m:sSub>
          <m:r>
            <w:rPr>
              <w:rFonts w:ascii="Cambria Math" w:hAnsi="Cambria Math"/>
              <w:sz w:val="28"/>
              <w:szCs w:val="28"/>
            </w:rPr>
            <m:t>=</m:t>
          </m:r>
          <m:sSub>
            <m:sSubPr>
              <m:ctrlPr>
                <w:rPr>
                  <w:rFonts w:ascii="Cambria Math" w:hAnsi="Cambria Math"/>
                </w:rPr>
              </m:ctrlPr>
            </m:sSubPr>
            <m:e>
              <m:r>
                <m:rPr>
                  <m:sty m:val="p"/>
                </m:rPr>
                <w:rPr>
                  <w:rFonts w:ascii="Cambria Math" w:hAnsi="Cambria Math"/>
                  <w:sz w:val="28"/>
                  <w:szCs w:val="28"/>
                </w:rPr>
                <m:t>MMSA</m:t>
              </m:r>
            </m:e>
            <m:sub>
              <m:r>
                <w:rPr>
                  <w:rFonts w:ascii="Cambria Math" w:hAnsi="Cambria Math"/>
                  <w:sz w:val="28"/>
                  <w:szCs w:val="28"/>
                </w:rPr>
                <m:t>(g)</m:t>
              </m:r>
            </m:sub>
          </m:sSub>
          <m:r>
            <w:rPr>
              <w:rFonts w:ascii="Cambria Math" w:hAnsi="Cambria Math"/>
              <w:sz w:val="28"/>
              <w:szCs w:val="28"/>
            </w:rPr>
            <m:t>-</m:t>
          </m:r>
          <m:sSub>
            <m:sSubPr>
              <m:ctrlPr>
                <w:rPr>
                  <w:rFonts w:ascii="Cambria Math" w:hAnsi="Cambria Math"/>
                </w:rPr>
              </m:ctrlPr>
            </m:sSubPr>
            <m:e>
              <m:r>
                <m:rPr>
                  <m:sty m:val="p"/>
                </m:rPr>
                <w:rPr>
                  <w:rFonts w:ascii="Cambria Math" w:hAnsi="Cambria Math"/>
                  <w:sz w:val="28"/>
                  <w:szCs w:val="28"/>
                </w:rPr>
                <m:t>ETA</m:t>
              </m:r>
            </m:e>
            <m:sub>
              <m:r>
                <w:rPr>
                  <w:rFonts w:ascii="Cambria Math" w:hAnsi="Cambria Math"/>
                  <w:sz w:val="28"/>
                  <w:szCs w:val="28"/>
                </w:rPr>
                <m:t>(g)</m:t>
              </m:r>
            </m:sub>
          </m:sSub>
        </m:oMath>
      </m:oMathPara>
    </w:p>
    <w:p w14:paraId="2873B5E9" w14:textId="77777777" w:rsidR="008E1161" w:rsidRPr="008E1161" w:rsidRDefault="008E1161" w:rsidP="008E1161">
      <w:pPr>
        <w:ind w:firstLine="720"/>
        <w:jc w:val="both"/>
        <w:rPr>
          <w:rFonts w:ascii="Georgia" w:eastAsia="Georgia" w:hAnsi="Georgia" w:cs="Georgia"/>
          <w:sz w:val="28"/>
          <w:szCs w:val="28"/>
          <w:lang w:val="en-PH"/>
        </w:rPr>
      </w:pPr>
    </w:p>
    <w:p w14:paraId="7A168003" w14:textId="77777777" w:rsidR="008E1161" w:rsidRPr="008E1161" w:rsidRDefault="008E1161" w:rsidP="00732D02">
      <w:pPr>
        <w:ind w:left="720"/>
        <w:jc w:val="both"/>
        <w:rPr>
          <w:rFonts w:ascii="Georgia" w:eastAsia="Georgia" w:hAnsi="Georgia" w:cs="Georgia"/>
          <w:sz w:val="28"/>
          <w:szCs w:val="28"/>
          <w:lang w:val="en-PH"/>
        </w:rPr>
      </w:pPr>
      <w:r>
        <w:rPr>
          <w:rFonts w:ascii="Georgia" w:eastAsia="Georgia" w:hAnsi="Georgia" w:cs="Georgia"/>
          <w:sz w:val="28"/>
          <w:szCs w:val="28"/>
          <w:lang w:val="en-PH"/>
        </w:rPr>
        <w:t xml:space="preserve">30.2 </w:t>
      </w:r>
      <w:r>
        <w:rPr>
          <w:rFonts w:ascii="Georgia" w:eastAsia="Georgia" w:hAnsi="Georgia" w:cs="Georgia"/>
          <w:i/>
          <w:iCs/>
          <w:sz w:val="28"/>
          <w:szCs w:val="28"/>
          <w:lang w:val="en-PH"/>
        </w:rPr>
        <w:t>Collection Allocation per WESM Customer (c):</w:t>
      </w:r>
    </w:p>
    <w:p w14:paraId="4C39E129" w14:textId="77777777" w:rsidR="008E1161" w:rsidRPr="008E1161" w:rsidRDefault="008E1161" w:rsidP="008E1161">
      <w:pPr>
        <w:ind w:firstLine="720"/>
        <w:jc w:val="both"/>
        <w:rPr>
          <w:rFonts w:ascii="Georgia" w:eastAsia="Georgia" w:hAnsi="Georgia" w:cs="Georgia"/>
          <w:sz w:val="28"/>
          <w:szCs w:val="28"/>
          <w:lang w:val="en-PH"/>
        </w:rPr>
      </w:pPr>
    </w:p>
    <w:p w14:paraId="637FB54A" w14:textId="77777777" w:rsidR="008E1161" w:rsidRPr="008E1161" w:rsidRDefault="00000000" w:rsidP="008E1161">
      <w:pPr>
        <w:jc w:val="center"/>
        <w:rPr>
          <w:rFonts w:ascii="Georgia" w:eastAsia="Georgia" w:hAnsi="Georgia" w:cs="Georgia"/>
          <w:sz w:val="28"/>
          <w:szCs w:val="28"/>
          <w:lang w:val="en-PH"/>
        </w:rPr>
      </w:pPr>
      <m:oMathPara>
        <m:oMathParaPr>
          <m:jc m:val="center"/>
        </m:oMathParaPr>
        <m:oMath>
          <m:sSub>
            <m:sSubPr>
              <m:ctrlPr>
                <w:rPr>
                  <w:rFonts w:ascii="Cambria Math" w:hAnsi="Cambria Math"/>
                </w:rPr>
              </m:ctrlPr>
            </m:sSubPr>
            <m:e>
              <m:r>
                <m:rPr>
                  <m:sty m:val="p"/>
                </m:rPr>
                <w:rPr>
                  <w:rFonts w:ascii="Cambria Math" w:hAnsi="Cambria Math"/>
                  <w:sz w:val="28"/>
                  <w:szCs w:val="28"/>
                </w:rPr>
                <m:t>Collection Allocation</m:t>
              </m:r>
            </m:e>
            <m:sub>
              <m:r>
                <w:rPr>
                  <w:rFonts w:ascii="Cambria Math" w:hAnsi="Cambria Math"/>
                  <w:sz w:val="28"/>
                  <w:szCs w:val="28"/>
                </w:rPr>
                <m:t>(c,g)</m:t>
              </m:r>
            </m:sub>
          </m:sSub>
          <m:r>
            <w:rPr>
              <w:rFonts w:ascii="Cambria Math" w:hAnsi="Cambria Math"/>
              <w:sz w:val="28"/>
              <w:szCs w:val="28"/>
            </w:rPr>
            <m:t>=</m:t>
          </m:r>
          <m:sSub>
            <m:sSubPr>
              <m:ctrlPr>
                <w:rPr>
                  <w:rFonts w:ascii="Cambria Math" w:hAnsi="Cambria Math"/>
                </w:rPr>
              </m:ctrlPr>
            </m:sSubPr>
            <m:e>
              <m:r>
                <m:rPr>
                  <m:sty m:val="p"/>
                </m:rPr>
                <w:rPr>
                  <w:rFonts w:ascii="Cambria Math" w:hAnsi="Cambria Math"/>
                  <w:sz w:val="28"/>
                  <w:szCs w:val="28"/>
                </w:rPr>
                <m:t>Shortfall Amount</m:t>
              </m:r>
            </m:e>
            <m:sub>
              <m:r>
                <w:rPr>
                  <w:rFonts w:ascii="Cambria Math" w:hAnsi="Cambria Math"/>
                  <w:sz w:val="28"/>
                  <w:szCs w:val="28"/>
                </w:rPr>
                <m:t>(g)</m:t>
              </m:r>
            </m:sub>
          </m:sSub>
          <m:r>
            <w:rPr>
              <w:rFonts w:ascii="Cambria Math" w:hAnsi="Cambria Math"/>
              <w:sz w:val="28"/>
              <w:szCs w:val="28"/>
            </w:rPr>
            <m:t>×</m:t>
          </m:r>
          <m:f>
            <m:fPr>
              <m:ctrlPr>
                <w:rPr>
                  <w:rFonts w:ascii="Cambria Math" w:hAnsi="Cambria Math"/>
                </w:rPr>
              </m:ctrlPr>
            </m:fPr>
            <m:num>
              <m:sSub>
                <m:sSubPr>
                  <m:ctrlPr>
                    <w:rPr>
                      <w:rFonts w:ascii="Cambria Math" w:hAnsi="Cambria Math"/>
                    </w:rPr>
                  </m:ctrlPr>
                </m:sSubPr>
                <m:e>
                  <m:r>
                    <m:rPr>
                      <m:sty m:val="p"/>
                    </m:rPr>
                    <w:rPr>
                      <w:rFonts w:ascii="Cambria Math" w:hAnsi="Cambria Math"/>
                      <w:sz w:val="28"/>
                      <w:szCs w:val="28"/>
                    </w:rPr>
                    <m:t>GESQ</m:t>
                  </m:r>
                </m:e>
                <m:sub>
                  <m:r>
                    <w:rPr>
                      <w:rFonts w:ascii="Cambria Math" w:hAnsi="Cambria Math"/>
                      <w:sz w:val="28"/>
                      <w:szCs w:val="28"/>
                    </w:rPr>
                    <m:t>(c)</m:t>
                  </m:r>
                </m:sub>
              </m:sSub>
            </m:num>
            <m:den>
              <m:sSub>
                <m:sSubPr>
                  <m:ctrlPr>
                    <w:rPr>
                      <w:rFonts w:ascii="Cambria Math" w:hAnsi="Cambria Math"/>
                    </w:rPr>
                  </m:ctrlPr>
                </m:sSubPr>
                <m:e>
                  <m:r>
                    <m:rPr>
                      <m:sty m:val="p"/>
                    </m:rPr>
                    <w:rPr>
                      <w:rFonts w:ascii="Cambria Math" w:hAnsi="Cambria Math"/>
                      <w:sz w:val="28"/>
                      <w:szCs w:val="28"/>
                    </w:rPr>
                    <m:t>GESQ</m:t>
                  </m:r>
                </m:e>
                <m:sub>
                  <m:r>
                    <w:rPr>
                      <w:rFonts w:ascii="Cambria Math" w:hAnsi="Cambria Math"/>
                      <w:sz w:val="28"/>
                      <w:szCs w:val="28"/>
                    </w:rPr>
                    <m:t>(total)</m:t>
                  </m:r>
                </m:sub>
              </m:sSub>
            </m:den>
          </m:f>
        </m:oMath>
      </m:oMathPara>
    </w:p>
    <w:p w14:paraId="355AB817" w14:textId="77777777" w:rsidR="008E1161" w:rsidRPr="008E1161" w:rsidRDefault="008E1161" w:rsidP="008E1161">
      <w:pPr>
        <w:ind w:firstLine="720"/>
        <w:jc w:val="both"/>
        <w:rPr>
          <w:rFonts w:ascii="Georgia" w:eastAsia="Georgia" w:hAnsi="Georgia" w:cs="Georgia"/>
          <w:sz w:val="28"/>
          <w:szCs w:val="28"/>
          <w:lang w:val="en-PH"/>
        </w:rPr>
      </w:pPr>
    </w:p>
    <w:p w14:paraId="74552CE2" w14:textId="77777777" w:rsidR="008E1161" w:rsidRPr="008E1161" w:rsidRDefault="008E1161" w:rsidP="008E1161">
      <w:pPr>
        <w:ind w:firstLine="720"/>
        <w:jc w:val="both"/>
        <w:rPr>
          <w:rFonts w:ascii="Georgia" w:eastAsia="Georgia" w:hAnsi="Georgia" w:cs="Georgia"/>
          <w:sz w:val="28"/>
          <w:szCs w:val="28"/>
          <w:lang w:val="en-PH"/>
        </w:rPr>
      </w:pPr>
      <w:r>
        <w:rPr>
          <w:rFonts w:ascii="Georgia" w:eastAsia="Georgia" w:hAnsi="Georgia" w:cs="Georgia"/>
          <w:sz w:val="28"/>
          <w:szCs w:val="28"/>
          <w:lang w:val="en-PH"/>
        </w:rPr>
        <w:t>Where:</w:t>
      </w:r>
    </w:p>
    <w:p w14:paraId="02A7D4D7" w14:textId="77777777" w:rsidR="008E1161" w:rsidRPr="008E1161" w:rsidRDefault="008E1161" w:rsidP="008E1161">
      <w:pPr>
        <w:ind w:firstLine="720"/>
        <w:jc w:val="both"/>
        <w:rPr>
          <w:rFonts w:ascii="Georgia" w:eastAsia="Georgia" w:hAnsi="Georgia" w:cs="Georgia"/>
          <w:sz w:val="28"/>
          <w:szCs w:val="28"/>
          <w:lang w:val="en-PH"/>
        </w:rPr>
      </w:pPr>
    </w:p>
    <w:p w14:paraId="7B9CDD72" w14:textId="77777777" w:rsidR="008E1161" w:rsidRPr="008E1161" w:rsidRDefault="008E1161" w:rsidP="008E1161">
      <w:pPr>
        <w:numPr>
          <w:ilvl w:val="0"/>
          <w:numId w:val="26"/>
        </w:numPr>
        <w:jc w:val="both"/>
        <w:rPr>
          <w:rFonts w:ascii="Georgia" w:eastAsia="Georgia" w:hAnsi="Georgia" w:cs="Georgia"/>
          <w:sz w:val="28"/>
          <w:szCs w:val="28"/>
          <w:lang w:val="en-PH"/>
        </w:rPr>
      </w:pPr>
      <w:r>
        <w:rPr>
          <w:rFonts w:ascii="Georgia" w:eastAsia="Georgia" w:hAnsi="Georgia" w:cs="Georgia"/>
          <w:b/>
          <w:bCs/>
          <w:sz w:val="28"/>
          <w:szCs w:val="28"/>
          <w:lang w:val="en-PH"/>
        </w:rPr>
        <w:t>GESQ(c)</w:t>
      </w:r>
      <w:r>
        <w:rPr>
          <w:rFonts w:ascii="Georgia" w:eastAsia="Georgia" w:hAnsi="Georgia" w:cs="Georgia"/>
          <w:sz w:val="28"/>
          <w:szCs w:val="28"/>
          <w:lang w:val="en-PH"/>
        </w:rPr>
        <w:t xml:space="preserve"> is the Gross Energy Settlement Quantity of WESM customer (c) during the same Settlement Period;</w:t>
      </w:r>
    </w:p>
    <w:p w14:paraId="4BE85819" w14:textId="1FDADE61" w:rsidR="008E1161" w:rsidRPr="008E1161" w:rsidRDefault="008E1161" w:rsidP="008E1161">
      <w:pPr>
        <w:numPr>
          <w:ilvl w:val="0"/>
          <w:numId w:val="26"/>
        </w:numPr>
        <w:jc w:val="both"/>
        <w:rPr>
          <w:rFonts w:ascii="Georgia" w:eastAsia="Georgia" w:hAnsi="Georgia" w:cs="Georgia"/>
          <w:sz w:val="28"/>
          <w:szCs w:val="28"/>
          <w:lang w:val="en-PH"/>
        </w:rPr>
      </w:pPr>
      <w:r>
        <w:rPr>
          <w:rFonts w:ascii="Georgia" w:eastAsia="Georgia" w:hAnsi="Georgia" w:cs="Georgia"/>
          <w:b/>
          <w:bCs/>
          <w:sz w:val="28"/>
          <w:szCs w:val="28"/>
          <w:lang w:val="en-PH"/>
        </w:rPr>
        <w:t>GESQ(total)</w:t>
      </w:r>
      <w:r>
        <w:rPr>
          <w:rFonts w:ascii="Georgia" w:eastAsia="Georgia" w:hAnsi="Georgia" w:cs="Georgia"/>
          <w:sz w:val="28"/>
          <w:szCs w:val="28"/>
          <w:lang w:val="en-PH"/>
        </w:rPr>
        <w:t xml:space="preserve"> is the total Gross Energy Settlement Quantity of all WESM customers </w:t>
      </w:r>
      <w:commentRangeStart w:id="933"/>
      <w:commentRangeStart w:id="2525"/>
      <w:r w:rsidR="00062B41" w:rsidRPr="00062B41">
        <w:rPr>
          <w:rFonts w:ascii="Georgia" w:eastAsia="Georgia" w:hAnsi="Georgia" w:cs="Georgia"/>
          <w:sz w:val="28"/>
          <w:szCs w:val="28"/>
          <w:highlight w:val="yellow"/>
          <w:lang w:val="en-PH"/>
        </w:rPr>
        <w:t xml:space="preserve">within the grid or grids covered by the Terms of </w:t>
      </w:r>
      <w:r w:rsidR="00062B41" w:rsidRPr="00062B41">
        <w:rPr>
          <w:rFonts w:ascii="Georgia" w:eastAsia="Georgia" w:hAnsi="Georgia" w:cs="Georgia"/>
          <w:sz w:val="28"/>
          <w:szCs w:val="28"/>
          <w:highlight w:val="yellow"/>
          <w:lang w:val="en-PH"/>
        </w:rPr>
        <w:lastRenderedPageBreak/>
        <w:t>Reference for the Auction Round that produced the shortfall</w:t>
      </w:r>
      <w:commentRangeEnd w:id="2525"/>
      <w:commentRangeEnd w:id="933"/>
      <w:r w:rsidR="00062B41">
        <w:rPr>
          <w:rStyle w:val="CommentReference"/>
          <w:rFonts w:ascii="Georgia" w:eastAsia="Georgia" w:hAnsi="Georgia" w:cs="Georgia"/>
          <w:sz w:val="28"/>
          <w:szCs w:val="28"/>
          <w:lang w:val="en-PH"/>
        </w:rPr>
        <w:commentReference w:id="933"/>
      </w:r>
      <w:r>
        <w:rPr>
          <w:rStyle w:val="CommentReference"/>
        </w:rPr>
        <w:commentReference w:id="2525"/>
      </w:r>
      <w:r w:rsidR="00062B41">
        <w:rPr>
          <w:rFonts w:ascii="Georgia" w:eastAsia="Georgia" w:hAnsi="Georgia" w:cs="Georgia"/>
          <w:sz w:val="28"/>
          <w:szCs w:val="28"/>
          <w:lang w:val="en-PH"/>
        </w:rPr>
        <w:t xml:space="preserve">, </w:t>
      </w:r>
      <w:r>
        <w:rPr>
          <w:rFonts w:ascii="Georgia" w:eastAsia="Georgia" w:hAnsi="Georgia" w:cs="Georgia"/>
          <w:sz w:val="28"/>
          <w:szCs w:val="28"/>
          <w:lang w:val="en-PH"/>
        </w:rPr>
        <w:t>during the same Settlement Period.</w:t>
      </w:r>
    </w:p>
    <w:p w14:paraId="2B88A740" w14:textId="77777777" w:rsidR="008E1161" w:rsidRPr="008E1161" w:rsidRDefault="008E1161" w:rsidP="008E1161">
      <w:pPr>
        <w:ind w:firstLine="720"/>
        <w:jc w:val="both"/>
        <w:rPr>
          <w:rFonts w:ascii="Georgia" w:eastAsia="Georgia" w:hAnsi="Georgia" w:cs="Georgia"/>
          <w:sz w:val="28"/>
          <w:szCs w:val="28"/>
          <w:lang w:val="en-PH"/>
        </w:rPr>
      </w:pPr>
    </w:p>
    <w:p w14:paraId="348518DE" w14:textId="77777777" w:rsidR="008E1161" w:rsidRPr="008E1161" w:rsidRDefault="008E1161" w:rsidP="00732D02">
      <w:pPr>
        <w:ind w:left="720"/>
        <w:jc w:val="both"/>
        <w:rPr>
          <w:rFonts w:ascii="Georgia" w:eastAsia="Georgia" w:hAnsi="Georgia" w:cs="Georgia"/>
          <w:sz w:val="28"/>
          <w:szCs w:val="28"/>
          <w:lang w:val="en-PH"/>
        </w:rPr>
      </w:pPr>
      <w:r>
        <w:rPr>
          <w:rFonts w:ascii="Georgia" w:eastAsia="Georgia" w:hAnsi="Georgia" w:cs="Georgia"/>
          <w:sz w:val="28"/>
          <w:szCs w:val="28"/>
          <w:lang w:val="en-PH"/>
        </w:rPr>
        <w:t>30.3 The MO shall include the Collection Allocation in the WESM bill of each applicable customer. Collected amounts shall be remitted to the Winning Bidder (g) to make up the difference between the ETA and the MMSA.</w:t>
      </w:r>
    </w:p>
    <w:p w14:paraId="7117D596" w14:textId="77777777" w:rsidR="008E1161" w:rsidRPr="008E1161" w:rsidRDefault="008E1161" w:rsidP="008E1161">
      <w:pPr>
        <w:ind w:firstLine="720"/>
        <w:jc w:val="both"/>
        <w:rPr>
          <w:rFonts w:ascii="Georgia" w:eastAsia="Georgia" w:hAnsi="Georgia" w:cs="Georgia"/>
          <w:sz w:val="28"/>
          <w:szCs w:val="28"/>
          <w:lang w:val="en-PH"/>
        </w:rPr>
      </w:pPr>
    </w:p>
    <w:p w14:paraId="3A69CCA2" w14:textId="77777777" w:rsidR="008E1161" w:rsidRPr="008E1161" w:rsidRDefault="008E1161" w:rsidP="00732D02">
      <w:pPr>
        <w:ind w:left="720"/>
        <w:jc w:val="both"/>
        <w:rPr>
          <w:rFonts w:ascii="Georgia" w:eastAsia="Georgia" w:hAnsi="Georgia" w:cs="Georgia"/>
          <w:sz w:val="28"/>
          <w:szCs w:val="28"/>
          <w:lang w:val="en-PH"/>
        </w:rPr>
      </w:pPr>
      <w:r>
        <w:rPr>
          <w:rFonts w:ascii="Georgia" w:eastAsia="Georgia" w:hAnsi="Georgia" w:cs="Georgia"/>
          <w:sz w:val="28"/>
          <w:szCs w:val="28"/>
          <w:lang w:val="en-PH"/>
        </w:rPr>
        <w:t>30.4 Where multiple Winning Bidders have Auction Shortfall Amounts in the same Settlement Period, the Collection Allocations of all Winning Bidders shall be aggregated in the customer’s WESM bill, with each Winning Bidder’s collection component identified separately.</w:t>
      </w:r>
    </w:p>
    <w:p w14:paraId="07DC4756" w14:textId="77777777" w:rsidR="0008735A" w:rsidRDefault="0008735A">
      <w:pPr>
        <w:jc w:val="both"/>
        <w:rPr>
          <w:rFonts w:ascii="Georgia" w:eastAsia="Georgia" w:hAnsi="Georgia" w:cs="Georgia"/>
          <w:sz w:val="28"/>
          <w:szCs w:val="28"/>
          <w:lang w:val="en-PH"/>
        </w:rPr>
      </w:pPr>
    </w:p>
    <w:p w14:paraId="28A9519C" w14:textId="77777777" w:rsidR="0008735A" w:rsidRDefault="00000000">
      <w:pPr>
        <w:ind w:left="720"/>
        <w:jc w:val="both"/>
        <w:rPr>
          <w:ins w:id="934" w:author="Claude" w:date="2026-08-31T15:00:00Z"/>
          <w:rFonts w:ascii="Georgia" w:eastAsia="Georgia" w:hAnsi="Georgia" w:cs="Georgia"/>
          <w:sz w:val="28"/>
          <w:szCs w:val="28"/>
          <w:lang w:val="en-PH"/>
        </w:rPr>
      </w:pPr>
      <w:commentRangeStart w:id="935"/>
      <w:ins w:id="936" w:author="Claude" w:date="2026-08-31T15:00:00Z">
        <w:r>
          <w:rPr>
            <w:rFonts w:ascii="Georgia" w:eastAsia="Georgia" w:hAnsi="Georgia" w:cs="Georgia"/>
            <w:b/>
            <w:bCs/>
            <w:sz w:val="28"/>
            <w:szCs w:val="28"/>
            <w:highlight w:val="green"/>
            <w:lang w:val="en-PH"/>
          </w:rPr>
          <w:t>30.5 Settlement Guarantee Period.</w:t>
        </w:r>
        <w:r>
          <w:rPr>
            <w:rFonts w:ascii="Georgia" w:eastAsia="Georgia" w:hAnsi="Georgia" w:cs="Georgia"/>
            <w:sz w:val="28"/>
            <w:szCs w:val="28"/>
            <w:highlight w:val="green"/>
            <w:lang w:val="en-PH"/>
          </w:rPr>
          <w:t xml:space="preserve"> The Auction Shortfall Amount recovery mechanism under this Section shall apply only during a Winning Bidder’s Settlement Guarantee Period, which shall be coterminous with the Winning Bidder’s Supply Delivery Period under the Terms of Reference for the applicable Auction Round, as reflected in its Certificate of Award and as may be extended pursuant to Section 11 of these Rules, notwithstanding that the Operating Period applied for capital recovery purposes under Section 8.7 may be longer. Expiry of the Settlement Guarantee Period shall not, by itself, give rise to any entitlement to an extension of the Auction Shortfall Amount recovery mechanism under this Section or to compensation for any remaining undepreciated capital or unexpired Operating Period; the Winning Bidder may thereafter continue to operate and sell electricity into the WESM at prevailing market prices, or secure such other revenue arrangements as may be permitted under applicable law and regulation.</w:t>
        </w:r>
      </w:ins>
      <w:commentRangeEnd w:id="935"/>
      <w:r>
        <w:rPr>
          <w:rStyle w:val="CommentReference"/>
          <w:rFonts w:ascii="Georgia" w:eastAsia="Georgia" w:hAnsi="Georgia" w:cs="Georgia"/>
          <w:sz w:val="28"/>
          <w:szCs w:val="28"/>
          <w:lang w:val="en-PH"/>
        </w:rPr>
        <w:commentReference w:id="935"/>
      </w:r>
    </w:p>
    <w:p w14:paraId="02AC9D53" w14:textId="77777777" w:rsidR="008E1161" w:rsidRPr="008E1161" w:rsidRDefault="008E1161" w:rsidP="008E1161">
      <w:pPr>
        <w:ind w:firstLine="720"/>
        <w:jc w:val="both"/>
        <w:rPr>
          <w:rFonts w:ascii="Georgia" w:eastAsia="Georgia" w:hAnsi="Georgia" w:cs="Georgia"/>
          <w:sz w:val="28"/>
          <w:szCs w:val="28"/>
          <w:lang w:val="en-PH"/>
        </w:rPr>
      </w:pPr>
    </w:p>
    <w:p w14:paraId="331C2FDA" w14:textId="77777777" w:rsidR="008E1161" w:rsidRPr="008E1161" w:rsidRDefault="008E1161" w:rsidP="00732D02">
      <w:pPr>
        <w:jc w:val="both"/>
        <w:rPr>
          <w:rFonts w:ascii="Georgia" w:eastAsia="Georgia" w:hAnsi="Georgia" w:cs="Georgia"/>
          <w:sz w:val="28"/>
          <w:szCs w:val="28"/>
          <w:lang w:val="en-PH"/>
        </w:rPr>
      </w:pPr>
      <w:commentRangeStart w:id="937"/>
      <w:r>
        <w:rPr>
          <w:rFonts w:ascii="Georgia" w:eastAsia="Georgia" w:hAnsi="Georgia" w:cs="Georgia"/>
          <w:b/>
          <w:bCs/>
          <w:sz w:val="28"/>
          <w:szCs w:val="28"/>
          <w:lang w:val="en-PH"/>
        </w:rPr>
        <w:t>Section 31. WESM-Based Settlement — Flowback of Auction Excess.</w:t>
      </w:r>
      <w:commentRangeEnd w:id="937"/>
      <w:r>
        <w:rPr>
          <w:rStyle w:val="CommentReference"/>
          <w:rFonts w:ascii="Georgia" w:eastAsia="Georgia" w:hAnsi="Georgia" w:cs="Georgia"/>
          <w:sz w:val="28"/>
          <w:szCs w:val="28"/>
          <w:lang w:val="en-PH"/>
        </w:rPr>
        <w:commentReference w:id="937"/>
      </w:r>
      <w:r>
        <w:rPr>
          <w:rFonts w:ascii="Georgia" w:eastAsia="Georgia" w:hAnsi="Georgia" w:cs="Georgia"/>
          <w:sz w:val="28"/>
          <w:szCs w:val="28"/>
          <w:lang w:val="en-PH"/>
        </w:rPr>
        <w:t xml:space="preserve"> For Winning Bidders in a PDP-Based Auction Round, where the Energy Trading Amount (ETA) received by a Winning Bidder (g) from normal WESM settlement exceeds the MMSA (g) in a given Settlement Period, an Auction Flowback Amount arises. The MO shall flow back this excess to WESM customers</w:t>
      </w:r>
      <w:ins w:id="938" w:author="Claude" w:date="2026-08-26T00:02:00Z">
        <w:r>
          <w:rPr>
            <w:rFonts w:ascii="Georgia" w:eastAsia="Georgia" w:hAnsi="Georgia" w:cs="Georgia"/>
            <w:sz w:val="28"/>
            <w:szCs w:val="28"/>
            <w:highlight w:val="green"/>
            <w:lang w:val="en-PH"/>
          </w:rPr>
          <w:t xml:space="preserve"> (limited to WESM customers within the grid or grids covered by the Terms of Reference for the Auction Round that produced the excess)</w:t>
        </w:r>
      </w:ins>
      <w:r>
        <w:rPr>
          <w:rFonts w:ascii="Georgia" w:eastAsia="Georgia" w:hAnsi="Georgia" w:cs="Georgia"/>
          <w:sz w:val="28"/>
          <w:szCs w:val="28"/>
          <w:lang w:val="en-PH"/>
        </w:rPr>
        <w:t xml:space="preserve"> as follows:</w:t>
      </w:r>
    </w:p>
    <w:p w14:paraId="5B64889A" w14:textId="77777777" w:rsidR="008E1161" w:rsidRPr="008E1161" w:rsidRDefault="008E1161" w:rsidP="008E1161">
      <w:pPr>
        <w:ind w:firstLine="720"/>
        <w:jc w:val="both"/>
        <w:rPr>
          <w:rFonts w:ascii="Georgia" w:eastAsia="Georgia" w:hAnsi="Georgia" w:cs="Georgia"/>
          <w:sz w:val="28"/>
          <w:szCs w:val="28"/>
          <w:lang w:val="en-PH"/>
        </w:rPr>
      </w:pPr>
    </w:p>
    <w:p w14:paraId="3AD95496" w14:textId="77777777" w:rsidR="008E1161" w:rsidRPr="008E1161" w:rsidRDefault="008E1161" w:rsidP="00732D02">
      <w:pPr>
        <w:ind w:left="720"/>
        <w:jc w:val="both"/>
        <w:rPr>
          <w:rFonts w:ascii="Georgia" w:eastAsia="Georgia" w:hAnsi="Georgia" w:cs="Georgia"/>
          <w:sz w:val="28"/>
          <w:szCs w:val="28"/>
          <w:lang w:val="en-PH"/>
        </w:rPr>
      </w:pPr>
      <w:r>
        <w:rPr>
          <w:rFonts w:ascii="Georgia" w:eastAsia="Georgia" w:hAnsi="Georgia" w:cs="Georgia"/>
          <w:sz w:val="28"/>
          <w:szCs w:val="28"/>
          <w:lang w:val="en-PH"/>
        </w:rPr>
        <w:t xml:space="preserve">31.1 </w:t>
      </w:r>
      <w:r>
        <w:rPr>
          <w:rFonts w:ascii="Georgia" w:eastAsia="Georgia" w:hAnsi="Georgia" w:cs="Georgia"/>
          <w:i/>
          <w:iCs/>
          <w:sz w:val="28"/>
          <w:szCs w:val="28"/>
          <w:lang w:val="en-PH"/>
        </w:rPr>
        <w:t>Auction Flowback Amount:</w:t>
      </w:r>
    </w:p>
    <w:p w14:paraId="3E8ED3C3" w14:textId="77777777" w:rsidR="008E1161" w:rsidRPr="008E1161" w:rsidRDefault="008E1161" w:rsidP="008E1161">
      <w:pPr>
        <w:ind w:firstLine="720"/>
        <w:jc w:val="both"/>
        <w:rPr>
          <w:rFonts w:ascii="Georgia" w:eastAsia="Georgia" w:hAnsi="Georgia" w:cs="Georgia"/>
          <w:sz w:val="28"/>
          <w:szCs w:val="28"/>
          <w:lang w:val="en-PH"/>
        </w:rPr>
      </w:pPr>
    </w:p>
    <w:p w14:paraId="085EAE71" w14:textId="77777777" w:rsidR="008E1161" w:rsidRPr="008E1161" w:rsidRDefault="00000000" w:rsidP="008E1161">
      <w:pPr>
        <w:jc w:val="center"/>
        <w:rPr>
          <w:rFonts w:ascii="Georgia" w:eastAsia="Georgia" w:hAnsi="Georgia" w:cs="Georgia"/>
          <w:sz w:val="28"/>
          <w:szCs w:val="28"/>
          <w:lang w:val="en-PH"/>
        </w:rPr>
      </w:pPr>
      <m:oMathPara>
        <m:oMathParaPr>
          <m:jc m:val="center"/>
        </m:oMathParaPr>
        <m:oMath>
          <m:sSub>
            <m:sSubPr>
              <m:ctrlPr>
                <w:rPr>
                  <w:rFonts w:ascii="Cambria Math" w:hAnsi="Cambria Math"/>
                </w:rPr>
              </m:ctrlPr>
            </m:sSubPr>
            <m:e>
              <m:r>
                <m:rPr>
                  <m:sty m:val="p"/>
                </m:rPr>
                <w:rPr>
                  <w:rFonts w:ascii="Cambria Math" w:hAnsi="Cambria Math"/>
                  <w:sz w:val="28"/>
                  <w:szCs w:val="28"/>
                </w:rPr>
                <m:t>Flowback Amount</m:t>
              </m:r>
            </m:e>
            <m:sub>
              <m:r>
                <w:rPr>
                  <w:rFonts w:ascii="Cambria Math" w:hAnsi="Cambria Math"/>
                  <w:sz w:val="28"/>
                  <w:szCs w:val="28"/>
                </w:rPr>
                <m:t>(g)</m:t>
              </m:r>
            </m:sub>
          </m:sSub>
          <m:r>
            <w:rPr>
              <w:rFonts w:ascii="Cambria Math" w:hAnsi="Cambria Math"/>
              <w:sz w:val="28"/>
              <w:szCs w:val="28"/>
            </w:rPr>
            <m:t>=</m:t>
          </m:r>
          <m:sSub>
            <m:sSubPr>
              <m:ctrlPr>
                <w:rPr>
                  <w:rFonts w:ascii="Cambria Math" w:hAnsi="Cambria Math"/>
                </w:rPr>
              </m:ctrlPr>
            </m:sSubPr>
            <m:e>
              <m:r>
                <m:rPr>
                  <m:sty m:val="p"/>
                </m:rPr>
                <w:rPr>
                  <w:rFonts w:ascii="Cambria Math" w:hAnsi="Cambria Math"/>
                  <w:sz w:val="28"/>
                  <w:szCs w:val="28"/>
                </w:rPr>
                <m:t>ETA</m:t>
              </m:r>
            </m:e>
            <m:sub>
              <m:r>
                <w:rPr>
                  <w:rFonts w:ascii="Cambria Math" w:hAnsi="Cambria Math"/>
                  <w:sz w:val="28"/>
                  <w:szCs w:val="28"/>
                </w:rPr>
                <m:t>(g)</m:t>
              </m:r>
            </m:sub>
          </m:sSub>
          <m:r>
            <w:rPr>
              <w:rFonts w:ascii="Cambria Math" w:hAnsi="Cambria Math"/>
              <w:sz w:val="28"/>
              <w:szCs w:val="28"/>
            </w:rPr>
            <m:t>-</m:t>
          </m:r>
          <m:sSub>
            <m:sSubPr>
              <m:ctrlPr>
                <w:rPr>
                  <w:rFonts w:ascii="Cambria Math" w:hAnsi="Cambria Math"/>
                </w:rPr>
              </m:ctrlPr>
            </m:sSubPr>
            <m:e>
              <m:r>
                <m:rPr>
                  <m:sty m:val="p"/>
                </m:rPr>
                <w:rPr>
                  <w:rFonts w:ascii="Cambria Math" w:hAnsi="Cambria Math"/>
                  <w:sz w:val="28"/>
                  <w:szCs w:val="28"/>
                </w:rPr>
                <m:t>MMSA</m:t>
              </m:r>
            </m:e>
            <m:sub>
              <m:r>
                <w:rPr>
                  <w:rFonts w:ascii="Cambria Math" w:hAnsi="Cambria Math"/>
                  <w:sz w:val="28"/>
                  <w:szCs w:val="28"/>
                </w:rPr>
                <m:t>(g)</m:t>
              </m:r>
            </m:sub>
          </m:sSub>
        </m:oMath>
      </m:oMathPara>
    </w:p>
    <w:p w14:paraId="3356ED48" w14:textId="77777777" w:rsidR="008E1161" w:rsidRPr="008E1161" w:rsidRDefault="008E1161" w:rsidP="008E1161">
      <w:pPr>
        <w:ind w:firstLine="720"/>
        <w:jc w:val="both"/>
        <w:rPr>
          <w:rFonts w:ascii="Georgia" w:eastAsia="Georgia" w:hAnsi="Georgia" w:cs="Georgia"/>
          <w:sz w:val="28"/>
          <w:szCs w:val="28"/>
          <w:lang w:val="en-PH"/>
        </w:rPr>
      </w:pPr>
    </w:p>
    <w:p w14:paraId="28D9C0E5" w14:textId="77777777" w:rsidR="008E1161" w:rsidRPr="008E1161" w:rsidRDefault="008E1161" w:rsidP="00732D02">
      <w:pPr>
        <w:ind w:left="720"/>
        <w:jc w:val="both"/>
        <w:rPr>
          <w:rFonts w:ascii="Georgia" w:eastAsia="Georgia" w:hAnsi="Georgia" w:cs="Georgia"/>
          <w:sz w:val="28"/>
          <w:szCs w:val="28"/>
          <w:lang w:val="en-PH"/>
        </w:rPr>
      </w:pPr>
      <w:r>
        <w:rPr>
          <w:rFonts w:ascii="Georgia" w:eastAsia="Georgia" w:hAnsi="Georgia" w:cs="Georgia"/>
          <w:sz w:val="28"/>
          <w:szCs w:val="28"/>
          <w:lang w:val="en-PH"/>
        </w:rPr>
        <w:t xml:space="preserve">31.2 </w:t>
      </w:r>
      <w:r>
        <w:rPr>
          <w:rFonts w:ascii="Georgia" w:eastAsia="Georgia" w:hAnsi="Georgia" w:cs="Georgia"/>
          <w:i/>
          <w:iCs/>
          <w:sz w:val="28"/>
          <w:szCs w:val="28"/>
          <w:lang w:val="en-PH"/>
        </w:rPr>
        <w:t>Flowback Allocation per WESM Customer (c):</w:t>
      </w:r>
    </w:p>
    <w:p w14:paraId="44C9CD95" w14:textId="77777777" w:rsidR="008E1161" w:rsidRPr="008E1161" w:rsidRDefault="008E1161" w:rsidP="008E1161">
      <w:pPr>
        <w:ind w:firstLine="720"/>
        <w:jc w:val="both"/>
        <w:rPr>
          <w:rFonts w:ascii="Georgia" w:eastAsia="Georgia" w:hAnsi="Georgia" w:cs="Georgia"/>
          <w:sz w:val="28"/>
          <w:szCs w:val="28"/>
          <w:lang w:val="en-PH"/>
        </w:rPr>
      </w:pPr>
    </w:p>
    <w:p w14:paraId="0CE0B668" w14:textId="77777777" w:rsidR="008E1161" w:rsidRPr="008E1161" w:rsidRDefault="00000000" w:rsidP="008E1161">
      <w:pPr>
        <w:jc w:val="center"/>
        <w:rPr>
          <w:rFonts w:ascii="Georgia" w:eastAsia="Georgia" w:hAnsi="Georgia" w:cs="Georgia"/>
          <w:sz w:val="28"/>
          <w:szCs w:val="28"/>
          <w:lang w:val="en-PH"/>
        </w:rPr>
      </w:pPr>
      <m:oMathPara>
        <m:oMathParaPr>
          <m:jc m:val="center"/>
        </m:oMathParaPr>
        <m:oMath>
          <m:sSub>
            <m:sSubPr>
              <m:ctrlPr>
                <w:rPr>
                  <w:rFonts w:ascii="Cambria Math" w:hAnsi="Cambria Math"/>
                </w:rPr>
              </m:ctrlPr>
            </m:sSubPr>
            <m:e>
              <m:r>
                <m:rPr>
                  <m:sty m:val="p"/>
                </m:rPr>
                <w:rPr>
                  <w:rFonts w:ascii="Cambria Math" w:hAnsi="Cambria Math"/>
                  <w:sz w:val="28"/>
                  <w:szCs w:val="28"/>
                </w:rPr>
                <m:t>Flowback Allocation</m:t>
              </m:r>
            </m:e>
            <m:sub>
              <m:r>
                <w:rPr>
                  <w:rFonts w:ascii="Cambria Math" w:hAnsi="Cambria Math"/>
                  <w:sz w:val="28"/>
                  <w:szCs w:val="28"/>
                </w:rPr>
                <m:t>(c,g)</m:t>
              </m:r>
            </m:sub>
          </m:sSub>
          <m:r>
            <w:rPr>
              <w:rFonts w:ascii="Cambria Math" w:hAnsi="Cambria Math"/>
              <w:sz w:val="28"/>
              <w:szCs w:val="28"/>
            </w:rPr>
            <m:t>=</m:t>
          </m:r>
          <m:sSub>
            <m:sSubPr>
              <m:ctrlPr>
                <w:rPr>
                  <w:rFonts w:ascii="Cambria Math" w:hAnsi="Cambria Math"/>
                </w:rPr>
              </m:ctrlPr>
            </m:sSubPr>
            <m:e>
              <m:r>
                <m:rPr>
                  <m:sty m:val="p"/>
                </m:rPr>
                <w:rPr>
                  <w:rFonts w:ascii="Cambria Math" w:hAnsi="Cambria Math"/>
                  <w:sz w:val="28"/>
                  <w:szCs w:val="28"/>
                </w:rPr>
                <m:t>Flowback Amount</m:t>
              </m:r>
            </m:e>
            <m:sub>
              <m:r>
                <w:rPr>
                  <w:rFonts w:ascii="Cambria Math" w:hAnsi="Cambria Math"/>
                  <w:sz w:val="28"/>
                  <w:szCs w:val="28"/>
                </w:rPr>
                <m:t>(g)</m:t>
              </m:r>
            </m:sub>
          </m:sSub>
          <m:r>
            <w:rPr>
              <w:rFonts w:ascii="Cambria Math" w:hAnsi="Cambria Math"/>
              <w:sz w:val="28"/>
              <w:szCs w:val="28"/>
            </w:rPr>
            <m:t>×</m:t>
          </m:r>
          <m:f>
            <m:fPr>
              <m:ctrlPr>
                <w:rPr>
                  <w:rFonts w:ascii="Cambria Math" w:hAnsi="Cambria Math"/>
                </w:rPr>
              </m:ctrlPr>
            </m:fPr>
            <m:num>
              <m:sSub>
                <m:sSubPr>
                  <m:ctrlPr>
                    <w:rPr>
                      <w:rFonts w:ascii="Cambria Math" w:hAnsi="Cambria Math"/>
                    </w:rPr>
                  </m:ctrlPr>
                </m:sSubPr>
                <m:e>
                  <m:r>
                    <m:rPr>
                      <m:sty m:val="p"/>
                    </m:rPr>
                    <w:rPr>
                      <w:rFonts w:ascii="Cambria Math" w:hAnsi="Cambria Math"/>
                      <w:sz w:val="28"/>
                      <w:szCs w:val="28"/>
                    </w:rPr>
                    <m:t>GESQ</m:t>
                  </m:r>
                </m:e>
                <m:sub>
                  <m:r>
                    <w:rPr>
                      <w:rFonts w:ascii="Cambria Math" w:hAnsi="Cambria Math"/>
                      <w:sz w:val="28"/>
                      <w:szCs w:val="28"/>
                    </w:rPr>
                    <m:t>(c)</m:t>
                  </m:r>
                </m:sub>
              </m:sSub>
            </m:num>
            <m:den>
              <m:sSub>
                <m:sSubPr>
                  <m:ctrlPr>
                    <w:rPr>
                      <w:rFonts w:ascii="Cambria Math" w:hAnsi="Cambria Math"/>
                    </w:rPr>
                  </m:ctrlPr>
                </m:sSubPr>
                <m:e>
                  <m:r>
                    <m:rPr>
                      <m:sty m:val="p"/>
                    </m:rPr>
                    <w:rPr>
                      <w:rFonts w:ascii="Cambria Math" w:hAnsi="Cambria Math"/>
                      <w:sz w:val="28"/>
                      <w:szCs w:val="28"/>
                    </w:rPr>
                    <m:t>GESQ</m:t>
                  </m:r>
                </m:e>
                <m:sub>
                  <m:r>
                    <w:rPr>
                      <w:rFonts w:ascii="Cambria Math" w:hAnsi="Cambria Math"/>
                      <w:sz w:val="28"/>
                      <w:szCs w:val="28"/>
                    </w:rPr>
                    <m:t>(total)</m:t>
                  </m:r>
                </m:sub>
              </m:sSub>
            </m:den>
          </m:f>
        </m:oMath>
      </m:oMathPara>
    </w:p>
    <w:p w14:paraId="23C26F20" w14:textId="77777777" w:rsidR="008E1161" w:rsidRPr="008E1161" w:rsidRDefault="008E1161" w:rsidP="008E1161">
      <w:pPr>
        <w:ind w:firstLine="720"/>
        <w:jc w:val="both"/>
        <w:rPr>
          <w:rFonts w:ascii="Georgia" w:eastAsia="Georgia" w:hAnsi="Georgia" w:cs="Georgia"/>
          <w:sz w:val="28"/>
          <w:szCs w:val="28"/>
          <w:lang w:val="en-PH"/>
        </w:rPr>
      </w:pPr>
    </w:p>
    <w:p w14:paraId="752DF311" w14:textId="77777777" w:rsidR="008E1161" w:rsidRPr="008E1161" w:rsidRDefault="008E1161" w:rsidP="00732D02">
      <w:pPr>
        <w:ind w:left="720"/>
        <w:jc w:val="both"/>
        <w:rPr>
          <w:rFonts w:ascii="Georgia" w:eastAsia="Georgia" w:hAnsi="Georgia" w:cs="Georgia"/>
          <w:sz w:val="28"/>
          <w:szCs w:val="28"/>
          <w:lang w:val="en-PH"/>
        </w:rPr>
      </w:pPr>
      <w:r>
        <w:rPr>
          <w:rFonts w:ascii="Georgia" w:eastAsia="Georgia" w:hAnsi="Georgia" w:cs="Georgia"/>
          <w:sz w:val="28"/>
          <w:szCs w:val="28"/>
          <w:lang w:val="en-PH"/>
        </w:rPr>
        <w:t>31.3 The MO shall credit the Flowback Allocation to each applicable WESM customer’s bill in the same Settlement Period as the excess arises, or in the immediately succeeding Settlement Period.</w:t>
      </w:r>
    </w:p>
    <w:p w14:paraId="7ED2C836" w14:textId="77777777" w:rsidR="008E1161" w:rsidRPr="008E1161" w:rsidRDefault="008E1161" w:rsidP="008E1161">
      <w:pPr>
        <w:ind w:firstLine="720"/>
        <w:jc w:val="both"/>
        <w:rPr>
          <w:rFonts w:ascii="Georgia" w:eastAsia="Georgia" w:hAnsi="Georgia" w:cs="Georgia"/>
          <w:sz w:val="28"/>
          <w:szCs w:val="28"/>
          <w:lang w:val="en-PH"/>
        </w:rPr>
      </w:pPr>
    </w:p>
    <w:p w14:paraId="7757B52D" w14:textId="77777777" w:rsidR="008E1161" w:rsidRPr="008E1161" w:rsidRDefault="008E1161" w:rsidP="00732D02">
      <w:pPr>
        <w:ind w:left="720"/>
        <w:jc w:val="both"/>
        <w:rPr>
          <w:rFonts w:ascii="Georgia" w:eastAsia="Georgia" w:hAnsi="Georgia" w:cs="Georgia"/>
          <w:sz w:val="28"/>
          <w:szCs w:val="28"/>
          <w:lang w:val="en-PH"/>
        </w:rPr>
      </w:pPr>
      <w:r>
        <w:rPr>
          <w:rFonts w:ascii="Georgia" w:eastAsia="Georgia" w:hAnsi="Georgia" w:cs="Georgia"/>
          <w:sz w:val="28"/>
          <w:szCs w:val="28"/>
          <w:lang w:val="en-PH"/>
        </w:rPr>
        <w:t>31.4 Where Flowback Amounts co-exist with Shortfall Amounts from different Winning Bidders in the same Settlement Period, the MO may net the respective Collection Allocations and Flowback Allocations at the customer level.</w:t>
      </w:r>
    </w:p>
    <w:p w14:paraId="7ACE7F66" w14:textId="77777777" w:rsidR="0008735A" w:rsidRDefault="0008735A">
      <w:pPr>
        <w:jc w:val="both"/>
        <w:rPr>
          <w:rFonts w:ascii="Georgia" w:eastAsia="Georgia" w:hAnsi="Georgia" w:cs="Georgia"/>
          <w:sz w:val="28"/>
          <w:szCs w:val="28"/>
          <w:lang w:val="en-PH"/>
        </w:rPr>
      </w:pPr>
    </w:p>
    <w:p w14:paraId="5EFA563A" w14:textId="77777777" w:rsidR="0008735A" w:rsidRDefault="00000000">
      <w:pPr>
        <w:ind w:left="720"/>
        <w:jc w:val="both"/>
        <w:rPr>
          <w:ins w:id="939" w:author="Claude" w:date="2026-08-31T15:00:00Z"/>
          <w:rFonts w:ascii="Georgia" w:eastAsia="Georgia" w:hAnsi="Georgia" w:cs="Georgia"/>
          <w:sz w:val="28"/>
          <w:szCs w:val="28"/>
          <w:lang w:val="en-PH"/>
        </w:rPr>
      </w:pPr>
      <w:ins w:id="940" w:author="Claude" w:date="2026-08-31T15:00:00Z">
        <w:r>
          <w:rPr>
            <w:rFonts w:ascii="Georgia" w:eastAsia="Georgia" w:hAnsi="Georgia" w:cs="Georgia"/>
            <w:sz w:val="28"/>
            <w:szCs w:val="28"/>
            <w:highlight w:val="green"/>
            <w:lang w:val="en-PH"/>
          </w:rPr>
          <w:t>31.5 No Auction Flowback Amount shall arise or be computed for any Settlement Period falling outside a Winning Bidder’s Settlement Guarantee Period under Section 30.5 of these Rules.</w:t>
        </w:r>
      </w:ins>
    </w:p>
    <w:p w14:paraId="44CAD7BF" w14:textId="77777777" w:rsidR="0008735A" w:rsidRDefault="0008735A">
      <w:pPr>
        <w:jc w:val="both"/>
        <w:rPr>
          <w:rFonts w:ascii="Georgia" w:eastAsia="Georgia" w:hAnsi="Georgia" w:cs="Georgia"/>
          <w:sz w:val="28"/>
          <w:szCs w:val="28"/>
          <w:lang w:val="en-PH"/>
        </w:rPr>
      </w:pPr>
    </w:p>
    <w:p w14:paraId="34C38AB6" w14:textId="77777777" w:rsidR="0008735A" w:rsidRDefault="00000000">
      <w:pPr>
        <w:ind w:left="720"/>
        <w:jc w:val="both"/>
        <w:rPr>
          <w:ins w:id="941" w:author="Claude" w:date="2026-09-01T09:08:00Z"/>
          <w:rFonts w:ascii="Georgia" w:eastAsia="Georgia" w:hAnsi="Georgia" w:cs="Georgia"/>
          <w:sz w:val="28"/>
          <w:szCs w:val="28"/>
          <w:lang w:val="en-PH"/>
        </w:rPr>
      </w:pPr>
      <w:commentRangeStart w:id="942"/>
      <w:ins w:id="943" w:author="Claude" w:date="2026-09-01T09:08:00Z">
        <w:r>
          <w:rPr>
            <w:rFonts w:ascii="Georgia" w:eastAsia="Georgia" w:hAnsi="Georgia" w:cs="Georgia"/>
            <w:sz w:val="28"/>
            <w:szCs w:val="28"/>
            <w:highlight w:val="green"/>
            <w:lang w:val="en-PH"/>
          </w:rPr>
          <w:t>31.6 No WESM Customer or other Withdrawing Trading Participant shall be entitled to receive or claim any compensation, credit, or amount under this Section or Section 30 in addition to, or independent of, its Collection Allocation or Flowback Allocation as computed above, consistent with Section 28 of these Rules.</w:t>
        </w:r>
      </w:ins>
      <w:commentRangeEnd w:id="942"/>
      <w:r>
        <w:rPr>
          <w:rStyle w:val="CommentReference"/>
          <w:rFonts w:ascii="Georgia" w:eastAsia="Georgia" w:hAnsi="Georgia" w:cs="Georgia"/>
          <w:sz w:val="28"/>
          <w:szCs w:val="28"/>
          <w:lang w:val="en-PH"/>
        </w:rPr>
        <w:commentReference w:id="942"/>
      </w:r>
    </w:p>
    <w:p w14:paraId="4CAD372B" w14:textId="77777777" w:rsidR="008E1161" w:rsidRPr="008E1161" w:rsidRDefault="008E1161" w:rsidP="008E1161">
      <w:pPr>
        <w:ind w:firstLine="720"/>
        <w:jc w:val="both"/>
        <w:rPr>
          <w:rFonts w:ascii="Georgia" w:eastAsia="Georgia" w:hAnsi="Georgia" w:cs="Georgia"/>
          <w:sz w:val="28"/>
          <w:szCs w:val="28"/>
          <w:lang w:val="en-PH"/>
        </w:rPr>
      </w:pPr>
    </w:p>
    <w:p w14:paraId="2C2A384D" w14:textId="77777777" w:rsidR="008E1161" w:rsidRPr="008E1161" w:rsidRDefault="008E1161" w:rsidP="00732D02">
      <w:pPr>
        <w:jc w:val="both"/>
        <w:rPr>
          <w:del w:id="944" w:author="Claude" w:date="2026-08-25T13:15:00Z"/>
          <w:rFonts w:ascii="Georgia" w:eastAsia="Georgia" w:hAnsi="Georgia" w:cs="Georgia"/>
          <w:sz w:val="28"/>
          <w:szCs w:val="28"/>
          <w:lang w:val="en-PH"/>
        </w:rPr>
      </w:pPr>
      <w:del w:id="945" w:author="Claude" w:date="2026-08-25T13:15:00Z">
        <w:r>
          <w:rPr>
            <w:rFonts w:ascii="Georgia" w:eastAsia="Georgia" w:hAnsi="Georgia" w:cs="Georgia"/>
            <w:b/>
            <w:bCs/>
            <w:sz w:val="28"/>
            <w:szCs w:val="28"/>
            <w:highlight w:val="green"/>
            <w:lang w:val="en-PH"/>
          </w:rPr>
          <w:delText>Section 32. PSPP-Based Settlement.</w:delText>
        </w:r>
        <w:r>
          <w:rPr>
            <w:rFonts w:ascii="Georgia" w:eastAsia="Georgia" w:hAnsi="Georgia" w:cs="Georgia"/>
            <w:sz w:val="28"/>
            <w:szCs w:val="28"/>
            <w:highlight w:val="green"/>
            <w:lang w:val="en-PH"/>
          </w:rPr>
          <w:delText xml:space="preserve"> For Winning Bidders in a PSPP-Based Auction Round:</w:delText>
        </w:r>
      </w:del>
    </w:p>
    <w:p w14:paraId="6ABEA6FB" w14:textId="77777777" w:rsidR="008E1161" w:rsidRPr="008E1161" w:rsidRDefault="008E1161" w:rsidP="008E1161">
      <w:pPr>
        <w:ind w:firstLine="720"/>
        <w:jc w:val="both"/>
        <w:rPr>
          <w:del w:id="946" w:author="Claude" w:date="2026-10-08T09:00:00Z"/>
          <w:rFonts w:ascii="Georgia" w:eastAsia="Georgia" w:hAnsi="Georgia" w:cs="Georgia"/>
          <w:sz w:val="28"/>
          <w:szCs w:val="28"/>
          <w:lang w:val="en-PH"/>
        </w:rPr>
      </w:pPr>
    </w:p>
    <w:p w14:paraId="2F18D030" w14:textId="77777777" w:rsidR="008E1161" w:rsidRPr="008E1161" w:rsidRDefault="008E1161" w:rsidP="00732D02">
      <w:pPr>
        <w:jc w:val="both"/>
        <w:rPr>
          <w:del w:id="947" w:author="Claude" w:date="2026-08-25T13:15:00Z"/>
          <w:rFonts w:ascii="Georgia" w:eastAsia="Georgia" w:hAnsi="Georgia" w:cs="Georgia"/>
          <w:sz w:val="28"/>
          <w:szCs w:val="28"/>
          <w:lang w:val="en-PH"/>
        </w:rPr>
      </w:pPr>
      <w:del w:id="948" w:author="Claude" w:date="2026-08-25T13:15:00Z">
        <w:r>
          <w:rPr>
            <w:rFonts w:ascii="Georgia" w:eastAsia="Georgia" w:hAnsi="Georgia" w:cs="Georgia"/>
            <w:sz w:val="28"/>
            <w:szCs w:val="28"/>
            <w:highlight w:val="green"/>
            <w:lang w:val="en-PH"/>
          </w:rPr>
          <w:delText xml:space="preserve">32.1 </w:delText>
        </w:r>
        <w:r>
          <w:rPr>
            <w:rFonts w:ascii="Georgia" w:eastAsia="Georgia" w:hAnsi="Georgia" w:cs="Georgia"/>
            <w:i/>
            <w:iCs/>
            <w:sz w:val="28"/>
            <w:szCs w:val="28"/>
            <w:highlight w:val="green"/>
            <w:lang w:val="en-PH"/>
          </w:rPr>
          <w:delText>Power Supply Agreement.</w:delText>
        </w:r>
        <w:r>
          <w:rPr>
            <w:rFonts w:ascii="Georgia" w:eastAsia="Georgia" w:hAnsi="Georgia" w:cs="Georgia"/>
            <w:sz w:val="28"/>
            <w:szCs w:val="28"/>
            <w:highlight w:val="green"/>
            <w:lang w:val="en-PH"/>
          </w:rPr>
          <w:delText xml:space="preserve"> Each Winning Bidder shall execute a Power Supply Agreement (PSA) with each designated off-taker DU. The PSA shall provide for the supply of a contracted energy quantity (BCQ) at the endorsed GAP plus applicable Fuel Cost, in accordance with the approved Settlement Mechanism.</w:delText>
        </w:r>
      </w:del>
    </w:p>
    <w:p w14:paraId="65F79594" w14:textId="77777777" w:rsidR="008E1161" w:rsidRPr="008E1161" w:rsidRDefault="008E1161" w:rsidP="008E1161">
      <w:pPr>
        <w:ind w:firstLine="720"/>
        <w:jc w:val="both"/>
        <w:rPr>
          <w:del w:id="949" w:author="Claude" w:date="2026-10-08T09:00:00Z"/>
          <w:rFonts w:ascii="Georgia" w:eastAsia="Georgia" w:hAnsi="Georgia" w:cs="Georgia"/>
          <w:sz w:val="28"/>
          <w:szCs w:val="28"/>
          <w:lang w:val="en-PH"/>
        </w:rPr>
      </w:pPr>
    </w:p>
    <w:p w14:paraId="66324E4B" w14:textId="77777777" w:rsidR="008E1161" w:rsidRPr="008E1161" w:rsidRDefault="008E1161" w:rsidP="00732D02">
      <w:pPr>
        <w:jc w:val="both"/>
        <w:rPr>
          <w:del w:id="950" w:author="Claude" w:date="2026-08-25T13:15:00Z"/>
          <w:rFonts w:ascii="Georgia" w:eastAsia="Georgia" w:hAnsi="Georgia" w:cs="Georgia"/>
          <w:sz w:val="28"/>
          <w:szCs w:val="28"/>
          <w:lang w:val="en-PH"/>
        </w:rPr>
      </w:pPr>
      <w:del w:id="951" w:author="Claude" w:date="2026-08-25T13:15:00Z">
        <w:r>
          <w:rPr>
            <w:rFonts w:ascii="Georgia" w:eastAsia="Georgia" w:hAnsi="Georgia" w:cs="Georgia"/>
            <w:sz w:val="28"/>
            <w:szCs w:val="28"/>
            <w:highlight w:val="green"/>
            <w:lang w:val="en-PH"/>
          </w:rPr>
          <w:delText xml:space="preserve">32.2 </w:delText>
        </w:r>
        <w:r>
          <w:rPr>
            <w:rFonts w:ascii="Georgia" w:eastAsia="Georgia" w:hAnsi="Georgia" w:cs="Georgia"/>
            <w:i/>
            <w:iCs/>
            <w:sz w:val="28"/>
            <w:szCs w:val="28"/>
            <w:highlight w:val="green"/>
            <w:lang w:val="en-PH"/>
          </w:rPr>
          <w:delText>BCQ Declaration.</w:delText>
        </w:r>
        <w:r>
          <w:rPr>
            <w:rFonts w:ascii="Georgia" w:eastAsia="Georgia" w:hAnsi="Georgia" w:cs="Georgia"/>
            <w:sz w:val="28"/>
            <w:szCs w:val="28"/>
            <w:highlight w:val="green"/>
            <w:lang w:val="en-PH"/>
          </w:rPr>
          <w:delText xml:space="preserve"> The Winning Bidder shall declare its energy deliveries to each designated off-taker DU as Bilateral Contract Quantity (BCQ) in the WESM, in accordance with applicable WESM Rules on BCQ registration and declaration procedures. The BCQ shall correspond to the energy quantity actually deliverable to the DU under the PSA.</w:delText>
        </w:r>
      </w:del>
    </w:p>
    <w:p w14:paraId="32F272EE" w14:textId="77777777" w:rsidR="008E1161" w:rsidRPr="008E1161" w:rsidRDefault="008E1161" w:rsidP="008E1161">
      <w:pPr>
        <w:ind w:firstLine="720"/>
        <w:jc w:val="both"/>
        <w:rPr>
          <w:del w:id="952" w:author="Claude" w:date="2026-10-08T09:00:00Z"/>
          <w:rFonts w:ascii="Georgia" w:eastAsia="Georgia" w:hAnsi="Georgia" w:cs="Georgia"/>
          <w:sz w:val="28"/>
          <w:szCs w:val="28"/>
          <w:lang w:val="en-PH"/>
        </w:rPr>
      </w:pPr>
    </w:p>
    <w:p w14:paraId="1A2FEC94" w14:textId="77777777" w:rsidR="008E1161" w:rsidRPr="008E1161" w:rsidRDefault="008E1161" w:rsidP="00732D02">
      <w:pPr>
        <w:jc w:val="both"/>
        <w:rPr>
          <w:del w:id="953" w:author="Claude" w:date="2026-08-25T13:15:00Z"/>
          <w:rFonts w:ascii="Georgia" w:eastAsia="Georgia" w:hAnsi="Georgia" w:cs="Georgia"/>
          <w:sz w:val="28"/>
          <w:szCs w:val="28"/>
          <w:lang w:val="en-PH"/>
        </w:rPr>
      </w:pPr>
      <w:del w:id="954" w:author="Claude" w:date="2026-08-25T13:15:00Z">
        <w:r>
          <w:rPr>
            <w:rFonts w:ascii="Georgia" w:eastAsia="Georgia" w:hAnsi="Georgia" w:cs="Georgia"/>
            <w:sz w:val="28"/>
            <w:szCs w:val="28"/>
            <w:highlight w:val="green"/>
            <w:lang w:val="en-PH"/>
          </w:rPr>
          <w:delText xml:space="preserve">32.3 </w:delText>
        </w:r>
        <w:r>
          <w:rPr>
            <w:rFonts w:ascii="Georgia" w:eastAsia="Georgia" w:hAnsi="Georgia" w:cs="Georgia"/>
            <w:i/>
            <w:iCs/>
            <w:sz w:val="28"/>
            <w:szCs w:val="28"/>
            <w:highlight w:val="green"/>
            <w:lang w:val="en-PH"/>
          </w:rPr>
          <w:delText>DU Direct Settlement.</w:delText>
        </w:r>
        <w:r>
          <w:rPr>
            <w:rFonts w:ascii="Georgia" w:eastAsia="Georgia" w:hAnsi="Georgia" w:cs="Georgia"/>
            <w:sz w:val="28"/>
            <w:szCs w:val="28"/>
            <w:highlight w:val="green"/>
            <w:lang w:val="en-PH"/>
          </w:rPr>
          <w:delText xml:space="preserve"> The designated off-taker DU shall pay the Winning Bidder directly for the BCQ energy delivered, at the rate equal to the endorsed GAP plus the Commission-certified Fuel Cost per kWh for the applicable Settlement Period, in accordance with the terms of the PSA.</w:delText>
        </w:r>
      </w:del>
    </w:p>
    <w:p w14:paraId="3B93B49F" w14:textId="77777777" w:rsidR="008E1161" w:rsidRPr="008E1161" w:rsidRDefault="008E1161" w:rsidP="008E1161">
      <w:pPr>
        <w:ind w:firstLine="720"/>
        <w:jc w:val="both"/>
        <w:rPr>
          <w:del w:id="955" w:author="Claude" w:date="2026-10-08T09:00:00Z"/>
          <w:rFonts w:ascii="Georgia" w:eastAsia="Georgia" w:hAnsi="Georgia" w:cs="Georgia"/>
          <w:sz w:val="28"/>
          <w:szCs w:val="28"/>
          <w:lang w:val="en-PH"/>
        </w:rPr>
      </w:pPr>
    </w:p>
    <w:p w14:paraId="2C84FCD9" w14:textId="77777777" w:rsidR="008E1161" w:rsidRPr="008E1161" w:rsidRDefault="008E1161" w:rsidP="00732D02">
      <w:pPr>
        <w:jc w:val="both"/>
        <w:rPr>
          <w:del w:id="956" w:author="Claude" w:date="2026-08-25T13:15:00Z"/>
          <w:rFonts w:ascii="Georgia" w:eastAsia="Georgia" w:hAnsi="Georgia" w:cs="Georgia"/>
          <w:sz w:val="28"/>
          <w:szCs w:val="28"/>
          <w:lang w:val="en-PH"/>
        </w:rPr>
      </w:pPr>
      <w:del w:id="957" w:author="Claude" w:date="2026-08-25T13:15:00Z">
        <w:r>
          <w:rPr>
            <w:rFonts w:ascii="Georgia" w:eastAsia="Georgia" w:hAnsi="Georgia" w:cs="Georgia"/>
            <w:sz w:val="28"/>
            <w:szCs w:val="28"/>
            <w:highlight w:val="green"/>
            <w:lang w:val="en-PH"/>
          </w:rPr>
          <w:delText xml:space="preserve">32.4 </w:delText>
        </w:r>
        <w:r>
          <w:rPr>
            <w:rFonts w:ascii="Georgia" w:eastAsia="Georgia" w:hAnsi="Georgia" w:cs="Georgia"/>
            <w:i/>
            <w:iCs/>
            <w:sz w:val="28"/>
            <w:szCs w:val="28"/>
            <w:highlight w:val="green"/>
            <w:lang w:val="en-PH"/>
          </w:rPr>
          <w:delText>Billing and Collection.</w:delText>
        </w:r>
        <w:r>
          <w:rPr>
            <w:rFonts w:ascii="Georgia" w:eastAsia="Georgia" w:hAnsi="Georgia" w:cs="Georgia"/>
            <w:sz w:val="28"/>
            <w:szCs w:val="28"/>
            <w:highlight w:val="green"/>
            <w:lang w:val="en-PH"/>
          </w:rPr>
          <w:delText xml:space="preserve"> The DU shall recover the costs paid to the Winning Bidder through its generation cost component as approved by the Commission under the DU’s regulatory framework, subject to such pass-through conditions and review mechanisms as the Commission may prescribe.</w:delText>
        </w:r>
      </w:del>
    </w:p>
    <w:p w14:paraId="04E4D672" w14:textId="77777777" w:rsidR="008E1161" w:rsidRPr="008E1161" w:rsidRDefault="008E1161" w:rsidP="008E1161">
      <w:pPr>
        <w:ind w:firstLine="720"/>
        <w:jc w:val="both"/>
        <w:rPr>
          <w:del w:id="958" w:author="Claude" w:date="2026-10-08T09:00:00Z"/>
          <w:rFonts w:ascii="Georgia" w:eastAsia="Georgia" w:hAnsi="Georgia" w:cs="Georgia"/>
          <w:sz w:val="28"/>
          <w:szCs w:val="28"/>
          <w:lang w:val="en-PH"/>
        </w:rPr>
      </w:pPr>
    </w:p>
    <w:p w14:paraId="5A037D13" w14:textId="77777777" w:rsidR="008E1161" w:rsidRPr="008E1161" w:rsidRDefault="008E1161" w:rsidP="00732D02">
      <w:pPr>
        <w:jc w:val="both"/>
        <w:rPr>
          <w:del w:id="959" w:author="Claude" w:date="2026-08-25T13:15:00Z"/>
          <w:rFonts w:ascii="Georgia" w:eastAsia="Georgia" w:hAnsi="Georgia" w:cs="Georgia"/>
          <w:sz w:val="28"/>
          <w:szCs w:val="28"/>
          <w:lang w:val="en-PH"/>
        </w:rPr>
      </w:pPr>
      <w:del w:id="960" w:author="Claude" w:date="2026-08-25T13:15:00Z">
        <w:r>
          <w:rPr>
            <w:rFonts w:ascii="Georgia" w:eastAsia="Georgia" w:hAnsi="Georgia" w:cs="Georgia"/>
            <w:sz w:val="28"/>
            <w:szCs w:val="28"/>
            <w:highlight w:val="green"/>
            <w:lang w:val="en-PH"/>
          </w:rPr>
          <w:delText xml:space="preserve">32.5 </w:delText>
        </w:r>
        <w:r>
          <w:rPr>
            <w:rFonts w:ascii="Georgia" w:eastAsia="Georgia" w:hAnsi="Georgia" w:cs="Georgia"/>
            <w:i/>
            <w:iCs/>
            <w:sz w:val="28"/>
            <w:szCs w:val="28"/>
            <w:highlight w:val="green"/>
            <w:lang w:val="en-PH"/>
          </w:rPr>
          <w:delText>WESM Top-Up or Shortfall Mechanism.</w:delText>
        </w:r>
        <w:r>
          <w:rPr>
            <w:rFonts w:ascii="Georgia" w:eastAsia="Georgia" w:hAnsi="Georgia" w:cs="Georgia"/>
            <w:sz w:val="28"/>
            <w:szCs w:val="28"/>
            <w:highlight w:val="green"/>
            <w:lang w:val="en-PH"/>
          </w:rPr>
          <w:delText xml:space="preserve"> The Settlement Mechanism shall provide for a reconciliation between the BCQ energy quantities and the actual metered output of the Winning Bidder. Where actual output exceeds the DU’s BCQ, the excess energy shall be settled through the normal WESM market. Where actual output falls below the DU’s BCQ, the Winning Bidder shall be liable for any deficiency costs in accordance with the PSA and the WESM Rules.</w:delText>
        </w:r>
      </w:del>
    </w:p>
    <w:p w14:paraId="52E21B71" w14:textId="77777777" w:rsidR="008E1161" w:rsidRPr="008E1161" w:rsidRDefault="008E1161" w:rsidP="008E1161">
      <w:pPr>
        <w:ind w:firstLine="720"/>
        <w:jc w:val="both"/>
        <w:rPr>
          <w:del w:id="961" w:author="Claude" w:date="2026-10-08T09:00:00Z"/>
          <w:rFonts w:ascii="Georgia" w:eastAsia="Georgia" w:hAnsi="Georgia" w:cs="Georgia"/>
          <w:sz w:val="28"/>
          <w:szCs w:val="28"/>
          <w:lang w:val="en-PH"/>
        </w:rPr>
      </w:pPr>
    </w:p>
    <w:p w14:paraId="47439A36" w14:textId="77777777" w:rsidR="008E1161" w:rsidRPr="008E1161" w:rsidRDefault="008E1161" w:rsidP="00732D02">
      <w:pPr>
        <w:jc w:val="both"/>
        <w:rPr>
          <w:del w:id="962" w:author="Claude" w:date="2026-08-25T13:15:00Z"/>
          <w:rFonts w:ascii="Georgia" w:eastAsia="Georgia" w:hAnsi="Georgia" w:cs="Georgia"/>
          <w:sz w:val="28"/>
          <w:szCs w:val="28"/>
          <w:lang w:val="en-PH"/>
        </w:rPr>
      </w:pPr>
      <w:del w:id="963" w:author="Claude" w:date="2026-08-25T13:15:00Z">
        <w:r>
          <w:rPr>
            <w:rFonts w:ascii="Georgia" w:eastAsia="Georgia" w:hAnsi="Georgia" w:cs="Georgia"/>
            <w:b/>
            <w:bCs/>
            <w:sz w:val="28"/>
            <w:szCs w:val="28"/>
            <w:highlight w:val="green"/>
            <w:lang w:val="en-PH"/>
          </w:rPr>
          <w:delText>Section 33. Carve-Out Mechanism.</w:delText>
        </w:r>
        <w:r>
          <w:rPr>
            <w:rFonts w:ascii="Georgia" w:eastAsia="Georgia" w:hAnsi="Georgia" w:cs="Georgia"/>
            <w:sz w:val="28"/>
            <w:szCs w:val="28"/>
            <w:highlight w:val="green"/>
            <w:lang w:val="en-PH"/>
          </w:rPr>
          <w:delText xml:space="preserve"> Where a designated off-taker DU experiences migration of its captive customers to the Customer Choice Program in the Retail Market, the contracted BCQ of each Winning Bidder/s supplying that DU shall be proportionally reduced, in proportion to each Winning Bidder/s’ respective share of the DU’s total contracted BCQ, to reflect the reduction in the DU’s customer load, in accordance with the following:</w:delText>
        </w:r>
      </w:del>
    </w:p>
    <w:p w14:paraId="077FF37F" w14:textId="77777777" w:rsidR="008E1161" w:rsidRPr="008E1161" w:rsidRDefault="008E1161" w:rsidP="008E1161">
      <w:pPr>
        <w:ind w:firstLine="720"/>
        <w:jc w:val="both"/>
        <w:rPr>
          <w:del w:id="964" w:author="Claude" w:date="2026-10-08T09:00:00Z"/>
          <w:rFonts w:ascii="Georgia" w:eastAsia="Georgia" w:hAnsi="Georgia" w:cs="Georgia"/>
          <w:sz w:val="28"/>
          <w:szCs w:val="28"/>
          <w:lang w:val="en-PH"/>
        </w:rPr>
      </w:pPr>
    </w:p>
    <w:p w14:paraId="52ACF580" w14:textId="77777777" w:rsidR="008E1161" w:rsidRPr="008E1161" w:rsidRDefault="008E1161" w:rsidP="00732D02">
      <w:pPr>
        <w:jc w:val="both"/>
        <w:rPr>
          <w:del w:id="965" w:author="Claude" w:date="2026-08-25T13:15:00Z"/>
          <w:rFonts w:ascii="Georgia" w:eastAsia="Georgia" w:hAnsi="Georgia" w:cs="Georgia"/>
          <w:sz w:val="28"/>
          <w:szCs w:val="28"/>
          <w:lang w:val="en-PH"/>
        </w:rPr>
      </w:pPr>
      <w:del w:id="966" w:author="Claude" w:date="2026-08-25T13:15:00Z">
        <w:r>
          <w:rPr>
            <w:rFonts w:ascii="Georgia" w:eastAsia="Georgia" w:hAnsi="Georgia" w:cs="Georgia"/>
            <w:sz w:val="28"/>
            <w:szCs w:val="28"/>
            <w:highlight w:val="green"/>
            <w:lang w:val="en-PH"/>
          </w:rPr>
          <w:delText xml:space="preserve">33.1 The DU shall notify each affected Winning Bidder/s and the MO of the volume of customer migration and the effective date of the reduction in its captive load; </w:delText>
        </w:r>
      </w:del>
    </w:p>
    <w:p w14:paraId="50530957" w14:textId="77777777" w:rsidR="008E1161" w:rsidRPr="008E1161" w:rsidRDefault="008E1161" w:rsidP="008E1161">
      <w:pPr>
        <w:ind w:firstLine="720"/>
        <w:jc w:val="both"/>
        <w:rPr>
          <w:del w:id="967" w:author="Claude" w:date="2026-10-08T09:00:00Z"/>
          <w:rFonts w:ascii="Georgia" w:eastAsia="Georgia" w:hAnsi="Georgia" w:cs="Georgia"/>
          <w:sz w:val="28"/>
          <w:szCs w:val="28"/>
          <w:lang w:val="en-PH"/>
        </w:rPr>
      </w:pPr>
    </w:p>
    <w:p w14:paraId="1C9A2048" w14:textId="77777777" w:rsidR="008E1161" w:rsidRPr="008E1161" w:rsidRDefault="008E1161" w:rsidP="00732D02">
      <w:pPr>
        <w:jc w:val="both"/>
        <w:rPr>
          <w:del w:id="968" w:author="Claude" w:date="2026-08-25T13:15:00Z"/>
          <w:rFonts w:ascii="Georgia" w:eastAsia="Georgia" w:hAnsi="Georgia" w:cs="Georgia"/>
          <w:sz w:val="28"/>
          <w:szCs w:val="28"/>
          <w:lang w:val="en-PH"/>
        </w:rPr>
      </w:pPr>
      <w:del w:id="969" w:author="Claude" w:date="2026-08-25T13:15:00Z">
        <w:r>
          <w:rPr>
            <w:rFonts w:ascii="Georgia" w:eastAsia="Georgia" w:hAnsi="Georgia" w:cs="Georgia"/>
            <w:sz w:val="28"/>
            <w:szCs w:val="28"/>
            <w:highlight w:val="green"/>
            <w:lang w:val="en-PH"/>
          </w:rPr>
          <w:delText>33.2 The BCQ attributable to the migrated load shall be released from the DU’s contracted quantity on a pro rata basis across all affected Winning Bidders, and each affected Winning Bidder shall be entitled to sell its corresponding freed-up capacity and energy in the WESM as uncontracted spot quantity, or to execute supply agreements with the migrating customers (whether as retail electricity suppliers or otherwise);</w:delText>
        </w:r>
      </w:del>
    </w:p>
    <w:p w14:paraId="5FD51D2E" w14:textId="77777777" w:rsidR="008E1161" w:rsidRPr="008E1161" w:rsidRDefault="008E1161" w:rsidP="008E1161">
      <w:pPr>
        <w:ind w:firstLine="720"/>
        <w:jc w:val="both"/>
        <w:rPr>
          <w:del w:id="970" w:author="Claude" w:date="2026-10-08T09:00:00Z"/>
          <w:rFonts w:ascii="Georgia" w:eastAsia="Georgia" w:hAnsi="Georgia" w:cs="Georgia"/>
          <w:sz w:val="28"/>
          <w:szCs w:val="28"/>
          <w:lang w:val="en-PH"/>
        </w:rPr>
      </w:pPr>
    </w:p>
    <w:p w14:paraId="0DCD624E" w14:textId="77777777" w:rsidR="008E1161" w:rsidRPr="008E1161" w:rsidRDefault="008E1161" w:rsidP="00732D02">
      <w:pPr>
        <w:jc w:val="both"/>
        <w:rPr>
          <w:del w:id="971" w:author="Claude" w:date="2026-08-25T13:15:00Z"/>
          <w:rFonts w:ascii="Georgia" w:eastAsia="Georgia" w:hAnsi="Georgia" w:cs="Georgia"/>
          <w:sz w:val="28"/>
          <w:szCs w:val="28"/>
          <w:lang w:val="en-PH"/>
        </w:rPr>
      </w:pPr>
      <w:del w:id="972" w:author="Claude" w:date="2026-08-25T13:15:00Z">
        <w:r>
          <w:rPr>
            <w:rFonts w:ascii="Georgia" w:eastAsia="Georgia" w:hAnsi="Georgia" w:cs="Georgia"/>
            <w:sz w:val="28"/>
            <w:szCs w:val="28"/>
            <w:highlight w:val="green"/>
            <w:lang w:val="en-PH"/>
          </w:rPr>
          <w:delText>33.3 The Commission and the MO shall include the carve-out adjustment formula in the Settlement Mechanism, ensuring that neither the DU’s remaining captive customers nor any affected Winning Bidder is prejudiced by the carve-out process.</w:delText>
        </w:r>
      </w:del>
    </w:p>
    <w:p w14:paraId="1B40EFBA" w14:textId="77777777" w:rsidR="008E1161" w:rsidRPr="008E1161" w:rsidRDefault="008E1161" w:rsidP="008E1161">
      <w:pPr>
        <w:ind w:firstLine="720"/>
        <w:jc w:val="both"/>
        <w:rPr>
          <w:del w:id="973" w:author="Claude" w:date="2026-10-08T09:00:00Z"/>
          <w:rFonts w:ascii="Georgia" w:eastAsia="Georgia" w:hAnsi="Georgia" w:cs="Georgia"/>
          <w:sz w:val="28"/>
          <w:szCs w:val="28"/>
          <w:lang w:val="en-PH"/>
        </w:rPr>
      </w:pPr>
    </w:p>
    <w:p w14:paraId="25397E8D" w14:textId="77777777" w:rsidR="00E2556F" w:rsidRDefault="00000000" w:rsidP="00732D02">
      <w:pPr>
        <w:jc w:val="both"/>
        <w:rPr>
          <w:del w:id="974" w:author="Claude" w:date="2026-08-25T13:15:00Z"/>
          <w:rFonts w:ascii="Georgia" w:eastAsia="Georgia" w:hAnsi="Georgia" w:cs="Georgia"/>
          <w:sz w:val="28"/>
          <w:szCs w:val="28"/>
          <w:lang w:val="en-PH"/>
        </w:rPr>
      </w:pPr>
      <w:del w:id="975" w:author="Claude" w:date="2026-08-25T13:15:00Z">
        <w:r>
          <w:rPr>
            <w:rFonts w:ascii="Georgia" w:eastAsia="Georgia" w:hAnsi="Georgia" w:cs="Georgia"/>
            <w:sz w:val="28"/>
            <w:szCs w:val="28"/>
            <w:highlight w:val="green"/>
            <w:lang w:val="en-PH"/>
          </w:rPr>
          <w:delText>33.4 Application to Demand Response Programs and RPS Compliance. The carve-out mechanism under this Section shall likewise apply, on the same proportionate basis among affected Winning Bidder/s and subject to the same notice, release, and settlement mechanics prescribed in Sections 33.1 to 33.3 herein, to reductions in a DU’s captive customer load arising from the DU’s implementation of Demand Response Programs — including but not limited to Net Metering and Distributed Energy Resources (DER) programs — as well as from customer compliance with the Renewable Portfolio Standards (RPS).</w:delText>
        </w:r>
      </w:del>
    </w:p>
    <w:p w14:paraId="29B8A1BE" w14:textId="77777777" w:rsidR="008E1161" w:rsidRPr="008E1161" w:rsidRDefault="008E1161" w:rsidP="008E1161">
      <w:pPr>
        <w:ind w:firstLine="720"/>
        <w:jc w:val="both"/>
        <w:rPr>
          <w:del w:id="976" w:author="Claude" w:date="2026-10-08T09:00:00Z"/>
          <w:rFonts w:ascii="Georgia" w:eastAsia="Georgia" w:hAnsi="Georgia" w:cs="Georgia"/>
          <w:sz w:val="28"/>
          <w:szCs w:val="28"/>
          <w:lang w:val="en-PH"/>
        </w:rPr>
      </w:pPr>
    </w:p>
    <w:p w14:paraId="2B21CA8B" w14:textId="77777777" w:rsidR="008E1161" w:rsidRPr="008E1161" w:rsidRDefault="008E1161" w:rsidP="00732D02">
      <w:pPr>
        <w:jc w:val="both"/>
        <w:rPr>
          <w:rFonts w:ascii="Georgia" w:eastAsia="Georgia" w:hAnsi="Georgia" w:cs="Georgia"/>
          <w:sz w:val="28"/>
          <w:szCs w:val="28"/>
          <w:lang w:val="en-PH"/>
        </w:rPr>
      </w:pPr>
      <w:commentRangeStart w:id="977"/>
      <w:commentRangeStart w:id="978"/>
      <w:r>
        <w:rPr>
          <w:rFonts w:ascii="Georgia" w:eastAsia="Georgia" w:hAnsi="Georgia" w:cs="Georgia"/>
          <w:b/>
          <w:bCs/>
          <w:sz w:val="28"/>
          <w:szCs w:val="28"/>
          <w:lang w:val="en-PH"/>
        </w:rPr>
        <w:t xml:space="preserve">Section </w:t>
      </w:r>
      <w:del w:id="979" w:author="Claude" w:date="2026-10-08T09:00:00Z">
        <w:r>
          <w:rPr>
            <w:rFonts w:ascii="Georgia" w:eastAsia="Georgia" w:hAnsi="Georgia" w:cs="Georgia"/>
            <w:b/>
            <w:bCs/>
            <w:sz w:val="28"/>
            <w:szCs w:val="28"/>
            <w:highlight w:val="green"/>
            <w:lang w:val="en-PH"/>
          </w:rPr>
          <w:delText>34</w:delText>
        </w:r>
      </w:del>
      <w:ins w:id="980" w:author="Claude" w:date="2026-10-08T09:00:00Z">
        <w:r>
          <w:rPr>
            <w:rFonts w:ascii="Georgia" w:eastAsia="Georgia" w:hAnsi="Georgia" w:cs="Georgia"/>
            <w:b/>
            <w:bCs/>
            <w:sz w:val="28"/>
            <w:szCs w:val="28"/>
            <w:highlight w:val="green"/>
            <w:lang w:val="en-PH"/>
          </w:rPr>
          <w:t>32</w:t>
        </w:r>
      </w:ins>
      <w:r>
        <w:rPr>
          <w:rFonts w:ascii="Georgia" w:eastAsia="Georgia" w:hAnsi="Georgia" w:cs="Georgia"/>
          <w:b/>
          <w:bCs/>
          <w:sz w:val="28"/>
          <w:szCs w:val="28"/>
          <w:lang w:val="en-PH"/>
        </w:rPr>
        <w:t>. Market Operator Cost Recovery.</w:t>
      </w:r>
      <w:commentRangeEnd w:id="978"/>
      <w:r>
        <w:rPr>
          <w:rStyle w:val="CommentReference"/>
          <w:rFonts w:ascii="Georgia" w:eastAsia="Georgia" w:hAnsi="Georgia" w:cs="Georgia"/>
          <w:sz w:val="28"/>
          <w:szCs w:val="28"/>
          <w:lang w:val="en-PH"/>
        </w:rPr>
        <w:commentReference w:id="978"/>
      </w:r>
      <w:commentRangeEnd w:id="977"/>
      <w:r>
        <w:rPr>
          <w:rStyle w:val="CommentReference"/>
          <w:rFonts w:ascii="Georgia" w:eastAsia="Georgia" w:hAnsi="Georgia" w:cs="Georgia"/>
          <w:sz w:val="28"/>
          <w:szCs w:val="28"/>
          <w:lang w:val="en-PH"/>
        </w:rPr>
        <w:commentReference w:id="977"/>
      </w:r>
      <w:r>
        <w:rPr>
          <w:rFonts w:ascii="Georgia" w:eastAsia="Georgia" w:hAnsi="Georgia" w:cs="Georgia"/>
          <w:sz w:val="28"/>
          <w:szCs w:val="28"/>
          <w:lang w:val="en-PH"/>
        </w:rPr>
        <w:t xml:space="preserve"> Pursuant to Section 19.2.4 of the Gas Auction Circular, the MO may apply to the Commission for the recovery of prudent and reasonable costs incurred in administering the Settlement Mechanism, including system development costs, information technology upgrades, personnel, and administrative overhead directly attributable to the Mid-Merit Natural Gas Capacity Auction Program. Such application shall be supported by a detailed cost justification and shall be subject to Commission review and approval before any cost recovery is allowed.</w:t>
      </w:r>
    </w:p>
    <w:p w14:paraId="4A640C24" w14:textId="77777777" w:rsidR="008E1161" w:rsidRPr="008E1161" w:rsidRDefault="008E1161" w:rsidP="008E1161">
      <w:pPr>
        <w:ind w:firstLine="720"/>
        <w:jc w:val="both"/>
        <w:rPr>
          <w:rFonts w:ascii="Georgia" w:eastAsia="Georgia" w:hAnsi="Georgia" w:cs="Georgia"/>
          <w:sz w:val="28"/>
          <w:szCs w:val="28"/>
          <w:lang w:val="en-PH"/>
        </w:rPr>
      </w:pPr>
    </w:p>
    <w:p w14:paraId="7B328C27" w14:textId="77777777" w:rsidR="008E1161" w:rsidRPr="008E1161" w:rsidRDefault="008E1161" w:rsidP="00732D02">
      <w:pPr>
        <w:jc w:val="both"/>
        <w:rPr>
          <w:rFonts w:ascii="Georgia" w:eastAsia="Georgia" w:hAnsi="Georgia" w:cs="Georgia"/>
          <w:sz w:val="28"/>
          <w:szCs w:val="28"/>
          <w:lang w:val="en-PH"/>
        </w:rPr>
      </w:pPr>
      <w:r>
        <w:rPr>
          <w:rFonts w:ascii="Georgia" w:eastAsia="Georgia" w:hAnsi="Georgia" w:cs="Georgia"/>
          <w:b/>
          <w:bCs/>
          <w:sz w:val="28"/>
          <w:szCs w:val="28"/>
          <w:lang w:val="en-PH"/>
        </w:rPr>
        <w:t xml:space="preserve">Section </w:t>
      </w:r>
      <w:del w:id="981" w:author="Claude" w:date="2026-10-08T09:00:00Z">
        <w:r>
          <w:rPr>
            <w:rFonts w:ascii="Georgia" w:eastAsia="Georgia" w:hAnsi="Georgia" w:cs="Georgia"/>
            <w:b/>
            <w:bCs/>
            <w:sz w:val="28"/>
            <w:szCs w:val="28"/>
            <w:highlight w:val="green"/>
            <w:lang w:val="en-PH"/>
          </w:rPr>
          <w:delText>35</w:delText>
        </w:r>
      </w:del>
      <w:ins w:id="982" w:author="Claude" w:date="2026-10-08T09:00:00Z">
        <w:r>
          <w:rPr>
            <w:rFonts w:ascii="Georgia" w:eastAsia="Georgia" w:hAnsi="Georgia" w:cs="Georgia"/>
            <w:b/>
            <w:bCs/>
            <w:sz w:val="28"/>
            <w:szCs w:val="28"/>
            <w:highlight w:val="green"/>
            <w:lang w:val="en-PH"/>
          </w:rPr>
          <w:t>33</w:t>
        </w:r>
      </w:ins>
      <w:r>
        <w:rPr>
          <w:rFonts w:ascii="Georgia" w:eastAsia="Georgia" w:hAnsi="Georgia" w:cs="Georgia"/>
          <w:b/>
          <w:bCs/>
          <w:sz w:val="28"/>
          <w:szCs w:val="28"/>
          <w:lang w:val="en-PH"/>
        </w:rPr>
        <w:t>. ERC Approval Condition.</w:t>
      </w:r>
      <w:r>
        <w:rPr>
          <w:rFonts w:ascii="Georgia" w:eastAsia="Georgia" w:hAnsi="Georgia" w:cs="Georgia"/>
          <w:sz w:val="28"/>
          <w:szCs w:val="28"/>
          <w:lang w:val="en-PH"/>
        </w:rPr>
        <w:t xml:space="preserve"> The MO shall not commence settlement transactions under these Rules, until all of the following conditions have been satisfied:</w:t>
      </w:r>
    </w:p>
    <w:p w14:paraId="5D37B485" w14:textId="77777777" w:rsidR="008E1161" w:rsidRPr="008E1161" w:rsidRDefault="008E1161" w:rsidP="008E1161">
      <w:pPr>
        <w:ind w:firstLine="720"/>
        <w:jc w:val="both"/>
        <w:rPr>
          <w:rFonts w:ascii="Georgia" w:eastAsia="Georgia" w:hAnsi="Georgia" w:cs="Georgia"/>
          <w:sz w:val="28"/>
          <w:szCs w:val="28"/>
          <w:lang w:val="en-PH"/>
        </w:rPr>
      </w:pPr>
    </w:p>
    <w:p w14:paraId="3D153200" w14:textId="77777777" w:rsidR="008E1161" w:rsidRPr="008E1161" w:rsidRDefault="008E1161" w:rsidP="00732D02">
      <w:pPr>
        <w:ind w:left="720"/>
        <w:jc w:val="both"/>
        <w:rPr>
          <w:rFonts w:ascii="Georgia" w:eastAsia="Georgia" w:hAnsi="Georgia" w:cs="Georgia"/>
          <w:sz w:val="28"/>
          <w:szCs w:val="28"/>
          <w:lang w:val="en-PH"/>
        </w:rPr>
      </w:pPr>
      <w:del w:id="983" w:author="Claude" w:date="2026-10-08T09:00:00Z">
        <w:r>
          <w:rPr>
            <w:rFonts w:ascii="Georgia" w:eastAsia="Georgia" w:hAnsi="Georgia" w:cs="Georgia"/>
            <w:sz w:val="28"/>
            <w:szCs w:val="28"/>
            <w:highlight w:val="green"/>
            <w:lang w:val="en-PH"/>
          </w:rPr>
          <w:delText>35.1</w:delText>
        </w:r>
      </w:del>
      <w:ins w:id="984" w:author="Claude" w:date="2026-10-08T09:00:00Z">
        <w:r>
          <w:rPr>
            <w:rFonts w:ascii="Georgia" w:eastAsia="Georgia" w:hAnsi="Georgia" w:cs="Georgia"/>
            <w:sz w:val="28"/>
            <w:szCs w:val="28"/>
            <w:highlight w:val="green"/>
            <w:lang w:val="en-PH"/>
          </w:rPr>
          <w:t>33.1</w:t>
        </w:r>
      </w:ins>
      <w:r>
        <w:rPr>
          <w:rFonts w:ascii="Georgia" w:eastAsia="Georgia" w:hAnsi="Georgia" w:cs="Georgia"/>
          <w:sz w:val="28"/>
          <w:szCs w:val="28"/>
          <w:lang w:val="en-PH"/>
        </w:rPr>
        <w:t xml:space="preserve"> The Commission has reviewed and issued its approval of the Settlement Mechanism submitted pursuant to Section 27 of these Rules; and</w:t>
      </w:r>
    </w:p>
    <w:p w14:paraId="712C021D" w14:textId="77777777" w:rsidR="008E1161" w:rsidRPr="008E1161" w:rsidRDefault="008E1161" w:rsidP="008E1161">
      <w:pPr>
        <w:ind w:firstLine="720"/>
        <w:jc w:val="both"/>
        <w:rPr>
          <w:rFonts w:ascii="Georgia" w:eastAsia="Georgia" w:hAnsi="Georgia" w:cs="Georgia"/>
          <w:sz w:val="28"/>
          <w:szCs w:val="28"/>
          <w:lang w:val="en-PH"/>
        </w:rPr>
      </w:pPr>
    </w:p>
    <w:p w14:paraId="405A03C1" w14:textId="77777777" w:rsidR="008E1161" w:rsidRPr="008E1161" w:rsidRDefault="008E1161" w:rsidP="00732D02">
      <w:pPr>
        <w:ind w:left="720"/>
        <w:jc w:val="both"/>
        <w:rPr>
          <w:rFonts w:ascii="Georgia" w:eastAsia="Georgia" w:hAnsi="Georgia" w:cs="Georgia"/>
          <w:sz w:val="28"/>
          <w:szCs w:val="28"/>
          <w:lang w:val="en-PH"/>
        </w:rPr>
      </w:pPr>
      <w:commentRangeStart w:id="985"/>
      <w:commentRangeStart w:id="986"/>
      <w:del w:id="987" w:author="Claude" w:date="2026-10-08T09:00:00Z">
        <w:r>
          <w:rPr>
            <w:rFonts w:ascii="Georgia" w:eastAsia="Georgia" w:hAnsi="Georgia" w:cs="Georgia"/>
            <w:sz w:val="28"/>
            <w:szCs w:val="28"/>
            <w:highlight w:val="green"/>
            <w:lang w:val="en-PH"/>
          </w:rPr>
          <w:delText>35.2</w:delText>
        </w:r>
      </w:del>
      <w:ins w:id="988" w:author="Claude" w:date="2026-10-08T09:00:00Z">
        <w:r>
          <w:rPr>
            <w:rFonts w:ascii="Georgia" w:eastAsia="Georgia" w:hAnsi="Georgia" w:cs="Georgia"/>
            <w:sz w:val="28"/>
            <w:szCs w:val="28"/>
            <w:highlight w:val="green"/>
            <w:lang w:val="en-PH"/>
          </w:rPr>
          <w:t>33.2</w:t>
        </w:r>
      </w:ins>
      <w:r>
        <w:rPr>
          <w:rFonts w:ascii="Georgia" w:eastAsia="Georgia" w:hAnsi="Georgia" w:cs="Georgia"/>
          <w:sz w:val="28"/>
          <w:szCs w:val="28"/>
          <w:lang w:val="en-PH"/>
        </w:rPr>
        <w:t xml:space="preserve"> The WESM Governance Arm has issued a written certification that the market systems and information technology infrastructure of the WESM </w:t>
      </w:r>
      <w:commentRangeEnd w:id="986"/>
      <w:r>
        <w:rPr>
          <w:rStyle w:val="CommentReference"/>
          <w:rFonts w:ascii="Georgia" w:eastAsia="Georgia" w:hAnsi="Georgia" w:cs="Georgia"/>
          <w:sz w:val="28"/>
          <w:szCs w:val="28"/>
          <w:lang w:val="en-PH"/>
        </w:rPr>
        <w:commentReference w:id="986"/>
      </w:r>
      <w:r>
        <w:rPr>
          <w:rFonts w:ascii="Georgia" w:eastAsia="Georgia" w:hAnsi="Georgia" w:cs="Georgia"/>
          <w:sz w:val="28"/>
          <w:szCs w:val="28"/>
          <w:lang w:val="en-PH"/>
        </w:rPr>
        <w:t>are compliant with the Settlement Mechanism and are capable of accurately computing, processing, and auditing the relevant settlements</w:t>
      </w:r>
      <w:ins w:id="989" w:author="Claude" w:date="2026-08-25T23:45:00Z">
        <w:r>
          <w:rPr>
            <w:rFonts w:ascii="Georgia" w:eastAsia="Georgia" w:hAnsi="Georgia" w:cs="Georgia"/>
            <w:sz w:val="28"/>
            <w:szCs w:val="28"/>
            <w:highlight w:val="green"/>
            <w:lang w:val="en-PH"/>
          </w:rPr>
          <w:t>, such certification to be based on the successful results of a software certification audit of the Settlement Mechanism market system conducted by an independent third-party auditor</w:t>
        </w:r>
      </w:ins>
      <w:r>
        <w:rPr>
          <w:rFonts w:ascii="Georgia" w:eastAsia="Georgia" w:hAnsi="Georgia" w:cs="Georgia"/>
          <w:sz w:val="28"/>
          <w:szCs w:val="28"/>
          <w:lang w:val="en-PH"/>
        </w:rPr>
        <w:t>.</w:t>
      </w:r>
      <w:commentRangeEnd w:id="985"/>
      <w:r w:rsidRPr="008E1161">
        <w:rPr>
          <w:rStyle w:val="CommentReference"/>
          <w:rFonts w:ascii="Georgia" w:eastAsia="Georgia" w:hAnsi="Georgia" w:cs="Georgia"/>
          <w:sz w:val="28"/>
          <w:szCs w:val="28"/>
          <w:lang w:val="en-PH"/>
        </w:rPr>
        <w:commentReference w:id="985"/>
      </w:r>
    </w:p>
    <w:p w14:paraId="584EC845" w14:textId="77777777" w:rsidR="008E1161" w:rsidRPr="008E1161" w:rsidRDefault="008E1161" w:rsidP="008E1161">
      <w:pPr>
        <w:ind w:firstLine="720"/>
        <w:jc w:val="both"/>
        <w:rPr>
          <w:rFonts w:ascii="Georgia" w:eastAsia="Georgia" w:hAnsi="Georgia" w:cs="Georgia"/>
          <w:sz w:val="28"/>
          <w:szCs w:val="28"/>
          <w:lang w:val="en-PH"/>
        </w:rPr>
      </w:pPr>
    </w:p>
    <w:p w14:paraId="6165F201" w14:textId="77777777" w:rsidR="008E1161" w:rsidRPr="008E1161" w:rsidRDefault="008E1161" w:rsidP="00732D02">
      <w:pPr>
        <w:ind w:left="720"/>
        <w:jc w:val="both"/>
        <w:rPr>
          <w:rFonts w:ascii="Georgia" w:eastAsia="Georgia" w:hAnsi="Georgia" w:cs="Georgia"/>
          <w:sz w:val="28"/>
          <w:szCs w:val="28"/>
          <w:lang w:val="en-PH"/>
        </w:rPr>
      </w:pPr>
      <w:del w:id="990" w:author="Claude" w:date="2026-10-08T09:00:00Z">
        <w:r>
          <w:rPr>
            <w:rFonts w:ascii="Georgia" w:hAnsi="Georgia"/>
            <w:sz w:val="28"/>
            <w:highlight w:val="green"/>
          </w:rPr>
          <w:delText>35.3</w:delText>
        </w:r>
      </w:del>
      <w:ins w:id="991" w:author="Claude" w:date="2026-10-08T09:00:00Z">
        <w:r>
          <w:rPr>
            <w:rFonts w:ascii="Georgia" w:hAnsi="Georgia"/>
            <w:sz w:val="28"/>
            <w:highlight w:val="green"/>
          </w:rPr>
          <w:t>33.3</w:t>
        </w:r>
      </w:ins>
      <w:r>
        <w:rPr>
          <w:rFonts w:ascii="Georgia" w:hAnsi="Georgia"/>
          <w:sz w:val="28"/>
        </w:rPr>
        <w:t xml:space="preserve"> Any settlement or payment made under interim arrangements prescribed by the DOE pursuant to Section 22 of the Gas Auction </w:t>
      </w:r>
      <w:r>
        <w:rPr>
          <w:rFonts w:ascii="Georgia" w:hAnsi="Georgia"/>
          <w:sz w:val="28"/>
        </w:rPr>
        <w:lastRenderedPageBreak/>
        <w:t xml:space="preserve">Circular, prior to the satisfaction of the conditions under Sections </w:t>
      </w:r>
      <w:del w:id="992" w:author="Claude" w:date="2026-10-08T09:00:00Z">
        <w:r>
          <w:rPr>
            <w:rFonts w:ascii="Georgia" w:hAnsi="Georgia"/>
            <w:sz w:val="28"/>
            <w:highlight w:val="green"/>
          </w:rPr>
          <w:delText>35.1</w:delText>
        </w:r>
      </w:del>
      <w:ins w:id="993" w:author="Claude" w:date="2026-10-08T09:00:00Z">
        <w:r>
          <w:rPr>
            <w:rFonts w:ascii="Georgia" w:hAnsi="Georgia"/>
            <w:sz w:val="28"/>
            <w:highlight w:val="green"/>
          </w:rPr>
          <w:t>33.1</w:t>
        </w:r>
      </w:ins>
      <w:r>
        <w:rPr>
          <w:rFonts w:ascii="Georgia" w:hAnsi="Georgia"/>
          <w:sz w:val="28"/>
        </w:rPr>
        <w:t xml:space="preserve"> and </w:t>
      </w:r>
      <w:del w:id="994" w:author="Claude" w:date="2026-10-08T09:00:00Z">
        <w:r>
          <w:rPr>
            <w:rFonts w:ascii="Georgia" w:hAnsi="Georgia"/>
            <w:sz w:val="28"/>
            <w:highlight w:val="green"/>
          </w:rPr>
          <w:delText>35.2</w:delText>
        </w:r>
      </w:del>
      <w:ins w:id="995" w:author="Claude" w:date="2026-10-08T09:00:00Z">
        <w:r>
          <w:rPr>
            <w:rFonts w:ascii="Georgia" w:hAnsi="Georgia"/>
            <w:sz w:val="28"/>
            <w:highlight w:val="green"/>
          </w:rPr>
          <w:t>33.2</w:t>
        </w:r>
      </w:ins>
      <w:r>
        <w:rPr>
          <w:rFonts w:ascii="Georgia" w:hAnsi="Georgia"/>
          <w:sz w:val="28"/>
        </w:rPr>
        <w:t>, shall be reconciled against the Settlement Mechanism approved by the Commission and the Fuel Cost certified under Rule 4 of these Rules, once implemented, and any resulting over- or under-recovery shall be adjusted in the manner provided in the applicable provisions of the WESM Manual.</w:t>
      </w:r>
    </w:p>
    <w:p w14:paraId="1F0202A2" w14:textId="77777777" w:rsidR="008E1161" w:rsidRPr="008E1161" w:rsidRDefault="008E1161" w:rsidP="008E1161">
      <w:pPr>
        <w:ind w:firstLine="720"/>
        <w:jc w:val="both"/>
        <w:rPr>
          <w:rFonts w:ascii="Georgia" w:eastAsia="Georgia" w:hAnsi="Georgia" w:cs="Georgia"/>
          <w:sz w:val="28"/>
          <w:szCs w:val="28"/>
          <w:lang w:val="en-PH"/>
        </w:rPr>
      </w:pPr>
    </w:p>
    <w:p w14:paraId="2B2BB467" w14:textId="77777777" w:rsidR="008E1161" w:rsidRPr="008E1161" w:rsidRDefault="008E1161" w:rsidP="008E1161">
      <w:pPr>
        <w:ind w:firstLine="720"/>
        <w:jc w:val="both"/>
        <w:rPr>
          <w:rFonts w:ascii="Georgia" w:eastAsia="Georgia" w:hAnsi="Georgia" w:cs="Georgia"/>
          <w:sz w:val="28"/>
          <w:szCs w:val="28"/>
          <w:lang w:val="en-PH"/>
        </w:rPr>
      </w:pPr>
      <w:commentRangeStart w:id="996"/>
      <w:commentRangeStart w:id="2516"/>
      <w:del w:id="32339" w:author="Claude" w:date="2026-10-19T09:00:00Z">
        <w:r>
          <w:rPr>
            <w:rFonts w:ascii="Georgia" w:eastAsia="Georgia" w:hAnsi="Georgia" w:cs="Georgia"/>
            <w:sz w:val="28"/>
            <w:szCs w:val="28"/>
            <w:highlight w:val="cyan"/>
            <w:lang w:val="en-PH"/>
          </w:rPr>
          <w:delText xml:space="preserve">The Commission shall act on the MO’s submission within</w:delText>
        </w:r>
      </w:del>
      <w:ins w:id="32340" w:author="Claude" w:date="2026-10-19T09:00:00Z">
        <w:r>
          <w:rPr>
            <w:rFonts w:ascii="Georgia" w:eastAsia="Georgia" w:hAnsi="Georgia" w:cs="Georgia"/>
            <w:sz w:val="28"/>
            <w:szCs w:val="28"/>
            <w:highlight w:val="cyan"/>
            <w:lang w:val="en-PH"/>
          </w:rPr>
          <w:t xml:space="preserve">The Commission shall act on the MO’s proposed Settlement Mechanism submitted under Section 27 of these Rules within</w:t>
        </w:r>
      </w:ins>
      <w:r>
        <w:rPr>
          <w:rFonts w:ascii="Georgia" w:eastAsia="Georgia" w:hAnsi="Georgia" w:cs="Georgia"/>
          <w:sz w:val="28"/>
          <w:szCs w:val="28"/>
          <w:lang w:val="en-PH"/>
        </w:rPr>
        <w:t xml:space="preserve"> forty-five (45) calendar days of receipt of a complete submission. If the Commission requires clarifications or modifications, it shall notify the MO within this period, and the MO shall respond within fifteen (15) calendar days. The Commission shall issue its final approval or denial within thirty (30) calendar days from receipt of the MO's response.</w:t>
      </w:r>
      <w:commentRangeEnd w:id="2516"/>
      <w:commentRangeEnd w:id="996"/>
      <w:r w:rsidR="001F537F" w:rsidRPr="008E1161">
        <w:rPr>
          <w:rStyle w:val="CommentReference"/>
          <w:rFonts w:ascii="Georgia" w:eastAsia="Georgia" w:hAnsi="Georgia" w:cs="Georgia"/>
          <w:sz w:val="28"/>
          <w:szCs w:val="28"/>
          <w:lang w:val="en-PH"/>
        </w:rPr>
        <w:commentReference w:id="996"/>
      </w:r>
      <w:r>
        <w:rPr>
          <w:rStyle w:val="CommentReference"/>
        </w:rPr>
        <w:commentReference w:id="2516"/>
      </w:r>
    </w:p>
    <w:p w14:paraId="46B4AC0F" w14:textId="77777777" w:rsidR="008E1161" w:rsidRPr="008E1161" w:rsidRDefault="008E1161" w:rsidP="008E1161">
      <w:pPr>
        <w:ind w:firstLine="720"/>
        <w:jc w:val="both"/>
        <w:rPr>
          <w:rFonts w:ascii="Georgia" w:eastAsia="Georgia" w:hAnsi="Georgia" w:cs="Georgia"/>
          <w:sz w:val="28"/>
          <w:szCs w:val="28"/>
          <w:lang w:val="en-PH"/>
        </w:rPr>
      </w:pPr>
    </w:p>
    <w:p w14:paraId="1C3990B8" w14:textId="77777777" w:rsidR="008E1161" w:rsidRPr="008E1161" w:rsidRDefault="008E1161" w:rsidP="00290476">
      <w:pPr>
        <w:jc w:val="center"/>
        <w:rPr>
          <w:rFonts w:ascii="Georgia" w:eastAsia="Georgia" w:hAnsi="Georgia" w:cs="Georgia"/>
          <w:b/>
          <w:bCs/>
          <w:sz w:val="28"/>
          <w:szCs w:val="28"/>
          <w:lang w:val="en-PH"/>
        </w:rPr>
      </w:pPr>
      <w:bookmarkStart w:id="997" w:name="_zhi8plcnljes" w:colFirst="0" w:colLast="0"/>
      <w:bookmarkEnd w:id="997"/>
      <w:r>
        <w:rPr>
          <w:rFonts w:ascii="Georgia" w:eastAsia="Georgia" w:hAnsi="Georgia" w:cs="Georgia"/>
          <w:b/>
          <w:bCs/>
          <w:sz w:val="28"/>
          <w:szCs w:val="28"/>
          <w:lang w:val="en-PH"/>
        </w:rPr>
        <w:t>RULE 6</w:t>
      </w:r>
    </w:p>
    <w:p w14:paraId="6771B171" w14:textId="77777777" w:rsidR="00290476" w:rsidRDefault="008E1161" w:rsidP="00290476">
      <w:pPr>
        <w:jc w:val="center"/>
        <w:rPr>
          <w:rFonts w:ascii="Georgia" w:eastAsia="Georgia" w:hAnsi="Georgia" w:cs="Georgia"/>
          <w:b/>
          <w:bCs/>
          <w:sz w:val="28"/>
          <w:szCs w:val="28"/>
          <w:lang w:val="en-PH"/>
        </w:rPr>
      </w:pPr>
      <w:bookmarkStart w:id="998" w:name="_6j7ai42hha0g" w:colFirst="0" w:colLast="0"/>
      <w:bookmarkEnd w:id="998"/>
      <w:r>
        <w:rPr>
          <w:rFonts w:ascii="Georgia" w:eastAsia="Georgia" w:hAnsi="Georgia" w:cs="Georgia"/>
          <w:b/>
          <w:bCs/>
          <w:sz w:val="28"/>
          <w:szCs w:val="28"/>
          <w:lang w:val="en-PH"/>
        </w:rPr>
        <w:t xml:space="preserve">POST-AWARD MONITORING AND </w:t>
      </w:r>
    </w:p>
    <w:p w14:paraId="0FB12AA6" w14:textId="77777777" w:rsidR="008E1161" w:rsidRPr="00290476" w:rsidRDefault="008E1161" w:rsidP="00290476">
      <w:pPr>
        <w:jc w:val="center"/>
        <w:rPr>
          <w:rFonts w:ascii="Georgia" w:eastAsia="Georgia" w:hAnsi="Georgia" w:cs="Georgia"/>
          <w:b/>
          <w:bCs/>
          <w:sz w:val="28"/>
          <w:szCs w:val="28"/>
          <w:lang w:val="en-PH"/>
        </w:rPr>
      </w:pPr>
      <w:r>
        <w:rPr>
          <w:rFonts w:ascii="Georgia" w:eastAsia="Georgia" w:hAnsi="Georgia" w:cs="Georgia"/>
          <w:b/>
          <w:bCs/>
          <w:sz w:val="28"/>
          <w:szCs w:val="28"/>
          <w:lang w:val="en-PH"/>
        </w:rPr>
        <w:t>COMPLIANCE VERIFICATION</w:t>
      </w:r>
    </w:p>
    <w:p w14:paraId="1ABDD9AE" w14:textId="77777777" w:rsidR="00290476" w:rsidRPr="008E1161" w:rsidRDefault="00290476" w:rsidP="008E1161">
      <w:pPr>
        <w:ind w:firstLine="720"/>
        <w:jc w:val="both"/>
        <w:rPr>
          <w:rFonts w:ascii="Georgia" w:eastAsia="Georgia" w:hAnsi="Georgia" w:cs="Georgia"/>
          <w:sz w:val="28"/>
          <w:szCs w:val="28"/>
          <w:lang w:val="en-PH"/>
        </w:rPr>
      </w:pPr>
    </w:p>
    <w:p w14:paraId="0054A49B" w14:textId="77777777" w:rsidR="008E1161" w:rsidRPr="008E1161" w:rsidRDefault="008E1161" w:rsidP="00732D02">
      <w:pPr>
        <w:jc w:val="both"/>
        <w:rPr>
          <w:rFonts w:ascii="Georgia" w:eastAsia="Georgia" w:hAnsi="Georgia" w:cs="Georgia"/>
          <w:sz w:val="28"/>
          <w:szCs w:val="28"/>
          <w:lang w:val="en-PH"/>
        </w:rPr>
      </w:pPr>
      <w:r>
        <w:rPr>
          <w:rFonts w:ascii="Georgia" w:eastAsia="Georgia" w:hAnsi="Georgia" w:cs="Georgia"/>
          <w:b/>
          <w:bCs/>
          <w:sz w:val="28"/>
          <w:szCs w:val="28"/>
          <w:lang w:val="en-PH"/>
        </w:rPr>
        <w:t xml:space="preserve">Section </w:t>
      </w:r>
      <w:del w:id="999" w:author="Claude" w:date="2026-10-08T09:00:00Z">
        <w:r>
          <w:rPr>
            <w:rFonts w:ascii="Georgia" w:eastAsia="Georgia" w:hAnsi="Georgia" w:cs="Georgia"/>
            <w:b/>
            <w:bCs/>
            <w:sz w:val="28"/>
            <w:szCs w:val="28"/>
            <w:highlight w:val="green"/>
            <w:lang w:val="en-PH"/>
          </w:rPr>
          <w:delText>36</w:delText>
        </w:r>
      </w:del>
      <w:ins w:id="1000" w:author="Claude" w:date="2026-10-08T09:00:00Z">
        <w:r>
          <w:rPr>
            <w:rFonts w:ascii="Georgia" w:eastAsia="Georgia" w:hAnsi="Georgia" w:cs="Georgia"/>
            <w:b/>
            <w:bCs/>
            <w:sz w:val="28"/>
            <w:szCs w:val="28"/>
            <w:highlight w:val="green"/>
            <w:lang w:val="en-PH"/>
          </w:rPr>
          <w:t>34</w:t>
        </w:r>
      </w:ins>
      <w:r>
        <w:rPr>
          <w:rFonts w:ascii="Georgia" w:eastAsia="Georgia" w:hAnsi="Georgia" w:cs="Georgia"/>
          <w:b/>
          <w:bCs/>
          <w:sz w:val="28"/>
          <w:szCs w:val="28"/>
          <w:lang w:val="en-PH"/>
        </w:rPr>
        <w:t>. Periodic Reports.</w:t>
      </w:r>
      <w:r>
        <w:rPr>
          <w:rFonts w:ascii="Georgia" w:eastAsia="Georgia" w:hAnsi="Georgia" w:cs="Georgia"/>
          <w:sz w:val="28"/>
          <w:szCs w:val="28"/>
          <w:lang w:val="en-PH"/>
        </w:rPr>
        <w:t xml:space="preserve"> Each Winning Bidder shall submit the following reports to the Commission,</w:t>
      </w:r>
      <w:ins w:id="1001" w:author="Claude" w:date="2026-08-25T15:43:00Z">
        <w:r>
          <w:rPr>
            <w:rFonts w:ascii="Georgia" w:eastAsia="Georgia" w:hAnsi="Georgia" w:cs="Georgia"/>
            <w:sz w:val="28"/>
            <w:szCs w:val="28"/>
            <w:highlight w:val="green"/>
            <w:lang w:val="en-PH"/>
          </w:rPr>
          <w:t xml:space="preserve"> through its Regulatory Operations Service,</w:t>
        </w:r>
      </w:ins>
      <w:r>
        <w:rPr>
          <w:rFonts w:ascii="Georgia" w:eastAsia="Georgia" w:hAnsi="Georgia" w:cs="Georgia"/>
          <w:sz w:val="28"/>
          <w:szCs w:val="28"/>
          <w:lang w:val="en-PH"/>
        </w:rPr>
        <w:t xml:space="preserve"> in such format as the Commission may prescribe:</w:t>
      </w:r>
    </w:p>
    <w:p w14:paraId="4A3B9138" w14:textId="77777777" w:rsidR="008E1161" w:rsidRPr="008E1161" w:rsidRDefault="008E1161" w:rsidP="008E1161">
      <w:pPr>
        <w:ind w:firstLine="720"/>
        <w:jc w:val="both"/>
        <w:rPr>
          <w:rFonts w:ascii="Georgia" w:eastAsia="Georgia" w:hAnsi="Georgia" w:cs="Georgia"/>
          <w:sz w:val="28"/>
          <w:szCs w:val="28"/>
          <w:lang w:val="en-PH"/>
        </w:rPr>
      </w:pPr>
    </w:p>
    <w:p w14:paraId="6A3EF30D"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 xml:space="preserve">(a) Monthly Operations and Fuel Cost Report — as provided under Section 22 of these Rules, </w:t>
      </w:r>
      <w:del w:id="1002" w:author="Claude" w:date="2026-10-08T09:00:00Z">
        <w:r>
          <w:rPr>
            <w:rFonts w:ascii="Georgia" w:eastAsia="Georgia" w:hAnsi="Georgia" w:cs="Georgia"/>
            <w:sz w:val="28"/>
            <w:szCs w:val="28"/>
            <w:highlight w:val="green"/>
            <w:lang w:val="en-PH"/>
          </w:rPr>
          <w:delText xml:space="preserve">within fifteen (15) calendar days after each </w:delText>
        </w:r>
      </w:del>
      <w:del w:id="1003" w:author="Claude" w:date="2026-08-25T15:45:00Z">
        <w:r>
          <w:rPr>
            <w:rFonts w:ascii="Georgia" w:eastAsia="Georgia" w:hAnsi="Georgia" w:cs="Georgia"/>
            <w:sz w:val="28"/>
            <w:szCs w:val="28"/>
            <w:highlight w:val="green"/>
            <w:lang w:val="en-PH"/>
          </w:rPr>
          <w:delText>calendar month</w:delText>
        </w:r>
      </w:del>
      <w:ins w:id="1004" w:author="Claude" w:date="2026-08-25T15:45:00Z">
        <w:del w:id="1005" w:author="Claude" w:date="2026-10-08T09:00:00Z">
          <w:r>
            <w:rPr>
              <w:rFonts w:ascii="Georgia" w:eastAsia="Georgia" w:hAnsi="Georgia" w:cs="Georgia"/>
              <w:sz w:val="28"/>
              <w:szCs w:val="28"/>
              <w:highlight w:val="green"/>
              <w:lang w:val="en-PH"/>
            </w:rPr>
            <w:delText>billing month</w:delText>
          </w:r>
        </w:del>
      </w:ins>
      <w:commentRangeStart w:id="1006"/>
      <w:ins w:id="1007" w:author="Claude" w:date="2026-10-08T09:00:00Z">
        <w:r>
          <w:rPr>
            <w:rFonts w:ascii="Georgia" w:eastAsia="Georgia" w:hAnsi="Georgia" w:cs="Georgia"/>
            <w:sz w:val="28"/>
            <w:szCs w:val="28"/>
            <w:highlight w:val="green"/>
            <w:lang w:val="en-PH"/>
          </w:rPr>
          <w:t>within the period prescribed under Section 22</w:t>
        </w:r>
      </w:ins>
      <w:commentRangeEnd w:id="1006"/>
      <w:r>
        <w:rPr>
          <w:rStyle w:val="CommentReference"/>
          <w:rFonts w:ascii="Georgia" w:eastAsia="Georgia" w:hAnsi="Georgia" w:cs="Georgia"/>
          <w:sz w:val="28"/>
          <w:szCs w:val="28"/>
          <w:lang w:val="en-PH"/>
        </w:rPr>
        <w:commentReference w:id="1006"/>
      </w:r>
      <w:r>
        <w:rPr>
          <w:rFonts w:ascii="Georgia" w:eastAsia="Georgia" w:hAnsi="Georgia" w:cs="Georgia"/>
          <w:sz w:val="28"/>
          <w:szCs w:val="28"/>
          <w:lang w:val="en-PH"/>
        </w:rPr>
        <w:t xml:space="preserve">, covering the fuel cost data required under Section 22 together with: actual generation output (kWh and % capacity factor), actual heat rate, fuel consumption by source type, source and pricing of gas procured, add-on costs incurred, any material changes in gas supply arrangements, </w:t>
      </w:r>
      <w:del w:id="1008" w:author="Claude" w:date="2026-10-08T15:00:00Z">
        <w:r>
          <w:rPr>
            <w:rFonts w:ascii="Georgia" w:eastAsia="Georgia" w:hAnsi="Georgia" w:cs="Georgia"/>
            <w:sz w:val="28"/>
            <w:szCs w:val="28"/>
            <w:highlight w:val="green"/>
            <w:lang w:val="en-PH"/>
          </w:rPr>
          <w:delText>and any force majeure or curtailment events affecting fuel supply or generation;</w:delText>
        </w:r>
      </w:del>
      <w:ins w:id="1009" w:author="Claude" w:date="2026-10-08T15:00:00Z">
        <w:r>
          <w:rPr>
            <w:rFonts w:ascii="Georgia" w:eastAsia="Georgia" w:hAnsi="Georgia" w:cs="Georgia"/>
            <w:sz w:val="28"/>
            <w:szCs w:val="28"/>
            <w:highlight w:val="green"/>
            <w:lang w:val="en-PH"/>
          </w:rPr>
          <w:t>and any force majeure or curtailment events affecting fuel supply or generation, consistent with the outage and derating event reports submitted under ERC Resolution No. 23, Series of 2026;</w:t>
        </w:r>
      </w:ins>
    </w:p>
    <w:p w14:paraId="0BFF1C8E" w14:textId="77777777" w:rsidR="008E1161" w:rsidRPr="008E1161" w:rsidRDefault="008E1161" w:rsidP="00732D02">
      <w:pPr>
        <w:ind w:left="1134" w:hanging="414"/>
        <w:jc w:val="both"/>
        <w:rPr>
          <w:rFonts w:ascii="Georgia" w:eastAsia="Georgia" w:hAnsi="Georgia" w:cs="Georgia"/>
          <w:sz w:val="28"/>
          <w:szCs w:val="28"/>
          <w:lang w:val="en-PH"/>
        </w:rPr>
      </w:pPr>
    </w:p>
    <w:p w14:paraId="54F73D77"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(b) Annual Audited Financial Report — within ninety (90) calendar days after each fiscal year-end, covering all revenues received through the Settlement Mechanism, all fuel costs incurred, and a reconciliation of FCPT claims versus actual certified amounts; and</w:t>
      </w:r>
    </w:p>
    <w:p w14:paraId="2BFDDBD1" w14:textId="77777777" w:rsidR="008E1161" w:rsidRPr="008E1161" w:rsidRDefault="008E1161" w:rsidP="00732D02">
      <w:pPr>
        <w:ind w:left="1134" w:hanging="414"/>
        <w:jc w:val="both"/>
        <w:rPr>
          <w:rFonts w:ascii="Georgia" w:eastAsia="Georgia" w:hAnsi="Georgia" w:cs="Georgia"/>
          <w:sz w:val="28"/>
          <w:szCs w:val="28"/>
          <w:lang w:val="en-PH"/>
        </w:rPr>
      </w:pPr>
    </w:p>
    <w:p w14:paraId="44E6B5BF"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(c) Project Construction Progress Report (pre-COD) — on a quarterly basis from the date of the Certificate of Award to the Commercial Operations Date, covering EPC progress, financing status, and any material changes in project cost.</w:t>
      </w:r>
    </w:p>
    <w:p w14:paraId="61D72B8A" w14:textId="77777777" w:rsidR="008E1161" w:rsidRPr="008E1161" w:rsidRDefault="008E1161" w:rsidP="008E1161">
      <w:pPr>
        <w:ind w:firstLine="720"/>
        <w:jc w:val="both"/>
        <w:rPr>
          <w:rFonts w:ascii="Georgia" w:eastAsia="Georgia" w:hAnsi="Georgia" w:cs="Georgia"/>
          <w:sz w:val="28"/>
          <w:szCs w:val="28"/>
          <w:lang w:val="en-PH"/>
        </w:rPr>
      </w:pPr>
    </w:p>
    <w:p w14:paraId="16AE2E18" w14:textId="0697D4CA" w:rsidR="008E1161" w:rsidRPr="008E1161" w:rsidRDefault="008E1161" w:rsidP="00732D02">
      <w:pPr>
        <w:jc w:val="both"/>
        <w:rPr>
          <w:rFonts w:ascii="Georgia" w:eastAsia="Georgia" w:hAnsi="Georgia" w:cs="Georgia"/>
          <w:sz w:val="28"/>
          <w:szCs w:val="28"/>
          <w:lang w:val="en-PH"/>
        </w:rPr>
      </w:pPr>
      <w:r>
        <w:rPr>
          <w:rFonts w:ascii="Georgia" w:eastAsia="Georgia" w:hAnsi="Georgia" w:cs="Georgia"/>
          <w:b/>
          <w:bCs/>
          <w:sz w:val="28"/>
          <w:szCs w:val="28"/>
          <w:lang w:val="en-PH"/>
        </w:rPr>
        <w:t xml:space="preserve">Section </w:t>
      </w:r>
      <w:del w:id="1010" w:author="Claude" w:date="2026-10-08T09:00:00Z">
        <w:r>
          <w:rPr>
            <w:rFonts w:ascii="Georgia" w:eastAsia="Georgia" w:hAnsi="Georgia" w:cs="Georgia"/>
            <w:b/>
            <w:bCs/>
            <w:sz w:val="28"/>
            <w:szCs w:val="28"/>
            <w:highlight w:val="green"/>
            <w:lang w:val="en-PH"/>
          </w:rPr>
          <w:delText>37</w:delText>
        </w:r>
      </w:del>
      <w:ins w:id="1011" w:author="Claude" w:date="2026-10-08T09:00:00Z">
        <w:r>
          <w:rPr>
            <w:rFonts w:ascii="Georgia" w:eastAsia="Georgia" w:hAnsi="Georgia" w:cs="Georgia"/>
            <w:b/>
            <w:bCs/>
            <w:sz w:val="28"/>
            <w:szCs w:val="28"/>
            <w:highlight w:val="green"/>
            <w:lang w:val="en-PH"/>
          </w:rPr>
          <w:t>35</w:t>
        </w:r>
      </w:ins>
      <w:r>
        <w:rPr>
          <w:rFonts w:ascii="Georgia" w:eastAsia="Georgia" w:hAnsi="Georgia" w:cs="Georgia"/>
          <w:b/>
          <w:bCs/>
          <w:sz w:val="28"/>
          <w:szCs w:val="28"/>
          <w:lang w:val="en-PH"/>
        </w:rPr>
        <w:t>. ERC Verification Inspections.</w:t>
      </w:r>
      <w:r>
        <w:rPr>
          <w:rFonts w:ascii="Georgia" w:eastAsia="Georgia" w:hAnsi="Georgia" w:cs="Georgia"/>
          <w:sz w:val="28"/>
          <w:szCs w:val="28"/>
          <w:lang w:val="en-PH"/>
        </w:rPr>
        <w:t xml:space="preserve"> The Commission</w:t>
      </w:r>
      <w:r w:rsidR="001F537F">
        <w:rPr>
          <w:rFonts w:ascii="Georgia" w:eastAsia="Georgia" w:hAnsi="Georgia" w:cs="Georgia"/>
          <w:sz w:val="28"/>
          <w:szCs w:val="28"/>
          <w:lang w:val="en-PH"/>
        </w:rPr>
        <w:t>,</w:t>
      </w:r>
      <w:r>
        <w:rPr>
          <w:rFonts w:ascii="Georgia" w:eastAsia="Georgia" w:hAnsi="Georgia" w:cs="Georgia"/>
          <w:sz w:val="28"/>
          <w:szCs w:val="28"/>
          <w:lang w:val="en-PH"/>
        </w:rPr>
        <w:t xml:space="preserve"> or its duly authorized representatives shall have the right, upon reasonable notice (which shall not be less than five (5) business days except in cases of suspected fraud or material non-compliance), to conduct on-site inspections of Mid-Merit Natural Gas Facilities to:</w:t>
      </w:r>
    </w:p>
    <w:p w14:paraId="332B03D8" w14:textId="77777777" w:rsidR="008E1161" w:rsidRPr="008E1161" w:rsidRDefault="008E1161" w:rsidP="008E1161">
      <w:pPr>
        <w:ind w:firstLine="720"/>
        <w:jc w:val="both"/>
        <w:rPr>
          <w:rFonts w:ascii="Georgia" w:eastAsia="Georgia" w:hAnsi="Georgia" w:cs="Georgia"/>
          <w:sz w:val="28"/>
          <w:szCs w:val="28"/>
          <w:lang w:val="en-PH"/>
        </w:rPr>
      </w:pPr>
    </w:p>
    <w:p w14:paraId="143F46FE"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(a) Verify actual fuel consumption, storage, and delivery records against reported figures;</w:t>
      </w:r>
    </w:p>
    <w:p w14:paraId="5A9349BA" w14:textId="77777777" w:rsidR="008E1161" w:rsidRPr="008E1161" w:rsidRDefault="008E1161" w:rsidP="00732D02">
      <w:pPr>
        <w:ind w:left="851" w:hanging="284"/>
        <w:jc w:val="both"/>
        <w:rPr>
          <w:rFonts w:ascii="Georgia" w:eastAsia="Georgia" w:hAnsi="Georgia" w:cs="Georgia"/>
          <w:sz w:val="28"/>
          <w:szCs w:val="28"/>
          <w:lang w:val="en-PH"/>
        </w:rPr>
      </w:pPr>
    </w:p>
    <w:p w14:paraId="5F803B09"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(b) Conduct or witness performance tests to verify actual Heat Rate;</w:t>
      </w:r>
    </w:p>
    <w:p w14:paraId="5565B9A3" w14:textId="77777777" w:rsidR="008E1161" w:rsidRPr="008E1161" w:rsidRDefault="008E1161" w:rsidP="00732D02">
      <w:pPr>
        <w:ind w:left="851" w:hanging="284"/>
        <w:jc w:val="both"/>
        <w:rPr>
          <w:rFonts w:ascii="Georgia" w:eastAsia="Georgia" w:hAnsi="Georgia" w:cs="Georgia"/>
          <w:sz w:val="28"/>
          <w:szCs w:val="28"/>
          <w:lang w:val="en-PH"/>
        </w:rPr>
      </w:pPr>
    </w:p>
    <w:p w14:paraId="3A8F753C"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(c) Inspect gas metering and measurement equipment and calibration records; and</w:t>
      </w:r>
    </w:p>
    <w:p w14:paraId="2C916287" w14:textId="77777777" w:rsidR="008E1161" w:rsidRPr="008E1161" w:rsidRDefault="008E1161" w:rsidP="00732D02">
      <w:pPr>
        <w:ind w:left="851" w:hanging="284"/>
        <w:jc w:val="both"/>
        <w:rPr>
          <w:rFonts w:ascii="Georgia" w:eastAsia="Georgia" w:hAnsi="Georgia" w:cs="Georgia"/>
          <w:sz w:val="28"/>
          <w:szCs w:val="28"/>
          <w:lang w:val="en-PH"/>
        </w:rPr>
      </w:pPr>
    </w:p>
    <w:p w14:paraId="607DA5D0"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(d) Review original copies of GSPAs, invoices, and all documentation submitted in support of Fuel Cost Pass-Through claims.</w:t>
      </w:r>
    </w:p>
    <w:p w14:paraId="4F4F156C" w14:textId="77777777" w:rsidR="008E1161" w:rsidRPr="008E1161" w:rsidRDefault="008E1161" w:rsidP="008E1161">
      <w:pPr>
        <w:ind w:firstLine="720"/>
        <w:jc w:val="both"/>
        <w:rPr>
          <w:rFonts w:ascii="Georgia" w:eastAsia="Georgia" w:hAnsi="Georgia" w:cs="Georgia"/>
          <w:sz w:val="28"/>
          <w:szCs w:val="28"/>
          <w:lang w:val="en-PH"/>
        </w:rPr>
      </w:pPr>
    </w:p>
    <w:p w14:paraId="27F5A98D" w14:textId="77777777" w:rsidR="008E1161" w:rsidRPr="008E1161" w:rsidRDefault="008E1161" w:rsidP="008E1161">
      <w:pPr>
        <w:ind w:firstLine="720"/>
        <w:jc w:val="both"/>
        <w:rPr>
          <w:rFonts w:ascii="Georgia" w:eastAsia="Georgia" w:hAnsi="Georgia" w:cs="Georgia"/>
          <w:sz w:val="28"/>
          <w:szCs w:val="28"/>
          <w:lang w:val="en-PH"/>
        </w:rPr>
      </w:pPr>
    </w:p>
    <w:p w14:paraId="16764D7B" w14:textId="77777777" w:rsidR="008E1161" w:rsidRPr="008E1161" w:rsidRDefault="008E1161" w:rsidP="008E1161">
      <w:pPr>
        <w:ind w:firstLine="720"/>
        <w:jc w:val="both"/>
        <w:rPr>
          <w:rFonts w:ascii="Georgia" w:eastAsia="Georgia" w:hAnsi="Georgia" w:cs="Georgia"/>
          <w:sz w:val="28"/>
          <w:szCs w:val="28"/>
          <w:lang w:val="en-PH"/>
        </w:rPr>
      </w:pPr>
    </w:p>
    <w:p w14:paraId="5387378E" w14:textId="77777777" w:rsidR="008E1161" w:rsidRPr="008E1161" w:rsidRDefault="008E1161" w:rsidP="00290476">
      <w:pPr>
        <w:jc w:val="center"/>
        <w:rPr>
          <w:rFonts w:ascii="Georgia" w:eastAsia="Georgia" w:hAnsi="Georgia" w:cs="Georgia"/>
          <w:b/>
          <w:bCs/>
          <w:sz w:val="28"/>
          <w:szCs w:val="28"/>
          <w:lang w:val="en-PH"/>
        </w:rPr>
      </w:pPr>
      <w:bookmarkStart w:id="1012" w:name="_clrrbgkjalga" w:colFirst="0" w:colLast="0"/>
      <w:bookmarkEnd w:id="1012"/>
      <w:r>
        <w:rPr>
          <w:rFonts w:ascii="Georgia" w:eastAsia="Georgia" w:hAnsi="Georgia" w:cs="Georgia"/>
          <w:b/>
          <w:bCs/>
          <w:sz w:val="28"/>
          <w:szCs w:val="28"/>
          <w:lang w:val="en-PH"/>
        </w:rPr>
        <w:t>RULE 7</w:t>
      </w:r>
    </w:p>
    <w:p w14:paraId="056B348E" w14:textId="77777777" w:rsidR="008E1161" w:rsidRPr="00290476" w:rsidRDefault="008E1161" w:rsidP="00290476">
      <w:pPr>
        <w:jc w:val="center"/>
        <w:rPr>
          <w:rFonts w:ascii="Georgia" w:eastAsia="Georgia" w:hAnsi="Georgia" w:cs="Georgia"/>
          <w:b/>
          <w:bCs/>
          <w:sz w:val="28"/>
          <w:szCs w:val="28"/>
          <w:lang w:val="en-PH"/>
        </w:rPr>
      </w:pPr>
      <w:bookmarkStart w:id="1013" w:name="_xrjmekscl9hz" w:colFirst="0" w:colLast="0"/>
      <w:bookmarkEnd w:id="1013"/>
      <w:r>
        <w:rPr>
          <w:rFonts w:ascii="Georgia" w:eastAsia="Georgia" w:hAnsi="Georgia" w:cs="Georgia"/>
          <w:b/>
          <w:bCs/>
          <w:sz w:val="28"/>
          <w:szCs w:val="28"/>
          <w:lang w:val="en-PH"/>
        </w:rPr>
        <w:t>FINAL PROVISIONS</w:t>
      </w:r>
    </w:p>
    <w:p w14:paraId="7CCBE9A0" w14:textId="77777777" w:rsidR="00290476" w:rsidRPr="008E1161" w:rsidRDefault="00290476" w:rsidP="008E1161">
      <w:pPr>
        <w:ind w:firstLine="720"/>
        <w:jc w:val="both"/>
        <w:rPr>
          <w:rFonts w:ascii="Georgia" w:eastAsia="Georgia" w:hAnsi="Georgia" w:cs="Georgia"/>
          <w:sz w:val="28"/>
          <w:szCs w:val="28"/>
          <w:lang w:val="en-PH"/>
        </w:rPr>
      </w:pPr>
    </w:p>
    <w:p w14:paraId="35CE8840" w14:textId="77777777" w:rsidR="008E1161" w:rsidRPr="008E1161" w:rsidRDefault="008E1161" w:rsidP="00732D02">
      <w:pPr>
        <w:jc w:val="both"/>
        <w:rPr>
          <w:rFonts w:ascii="Georgia" w:eastAsia="Georgia" w:hAnsi="Georgia" w:cs="Georgia"/>
          <w:sz w:val="28"/>
          <w:szCs w:val="28"/>
          <w:lang w:val="en-PH"/>
        </w:rPr>
      </w:pPr>
      <w:r>
        <w:rPr>
          <w:rFonts w:ascii="Georgia" w:eastAsia="Georgia" w:hAnsi="Georgia" w:cs="Georgia"/>
          <w:b/>
          <w:bCs/>
          <w:sz w:val="28"/>
          <w:szCs w:val="28"/>
          <w:lang w:val="en-PH"/>
        </w:rPr>
        <w:t xml:space="preserve">Section </w:t>
      </w:r>
      <w:del w:id="1014" w:author="Claude" w:date="2026-10-08T09:00:00Z">
        <w:r>
          <w:rPr>
            <w:rFonts w:ascii="Georgia" w:eastAsia="Georgia" w:hAnsi="Georgia" w:cs="Georgia"/>
            <w:b/>
            <w:bCs/>
            <w:sz w:val="28"/>
            <w:szCs w:val="28"/>
            <w:highlight w:val="green"/>
            <w:lang w:val="en-PH"/>
          </w:rPr>
          <w:delText>38</w:delText>
        </w:r>
      </w:del>
      <w:ins w:id="1015" w:author="Claude" w:date="2026-10-08T09:00:00Z">
        <w:r>
          <w:rPr>
            <w:rFonts w:ascii="Georgia" w:eastAsia="Georgia" w:hAnsi="Georgia" w:cs="Georgia"/>
            <w:b/>
            <w:bCs/>
            <w:sz w:val="28"/>
            <w:szCs w:val="28"/>
            <w:highlight w:val="green"/>
            <w:lang w:val="en-PH"/>
          </w:rPr>
          <w:t>36</w:t>
        </w:r>
      </w:ins>
      <w:r>
        <w:rPr>
          <w:rFonts w:ascii="Georgia" w:eastAsia="Georgia" w:hAnsi="Georgia" w:cs="Georgia"/>
          <w:b/>
          <w:bCs/>
          <w:sz w:val="28"/>
          <w:szCs w:val="28"/>
          <w:lang w:val="en-PH"/>
        </w:rPr>
        <w:t>. Penalty Clause.</w:t>
      </w:r>
      <w:r>
        <w:rPr>
          <w:rFonts w:ascii="Georgia" w:eastAsia="Georgia" w:hAnsi="Georgia" w:cs="Georgia"/>
          <w:sz w:val="28"/>
          <w:szCs w:val="28"/>
          <w:lang w:val="en-PH"/>
        </w:rPr>
        <w:t xml:space="preserve"> Any violation of these Rules, including the submission of false or misleading documentation in connection with a Fuel Cost Pass-Through claim, the failure to comply with reporting obligations, the implementation of the Settlement Mechanism without Commission approval, or the obstruction of a Commission audit, shall be subject to the applicable fines and penalties prescribed under Section 46 of EPIRA, including:</w:t>
      </w:r>
    </w:p>
    <w:p w14:paraId="4F4DD318" w14:textId="77777777" w:rsidR="008E1161" w:rsidRPr="008E1161" w:rsidRDefault="008E1161" w:rsidP="008E1161">
      <w:pPr>
        <w:ind w:firstLine="720"/>
        <w:jc w:val="both"/>
        <w:rPr>
          <w:rFonts w:ascii="Georgia" w:eastAsia="Georgia" w:hAnsi="Georgia" w:cs="Georgia"/>
          <w:sz w:val="28"/>
          <w:szCs w:val="28"/>
          <w:lang w:val="en-PH"/>
        </w:rPr>
      </w:pPr>
    </w:p>
    <w:p w14:paraId="77A8235F"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(a) A fine of not less than Fifty Thousand Pesos (PhP50,000.00) but not more than Fifty Million Pesos (PhP50,000,000.00) per violation, the amount of which shall be determined by the Commission taking into account the gravity and duration of the violation, the extent of damage caused to consumers, and the degree of culpability;</w:t>
      </w:r>
    </w:p>
    <w:p w14:paraId="0861E3AF" w14:textId="77777777" w:rsidR="008E1161" w:rsidRPr="008E1161" w:rsidRDefault="008E1161" w:rsidP="00732D02">
      <w:pPr>
        <w:ind w:left="993" w:hanging="426"/>
        <w:jc w:val="both"/>
        <w:rPr>
          <w:rFonts w:ascii="Georgia" w:eastAsia="Georgia" w:hAnsi="Georgia" w:cs="Georgia"/>
          <w:sz w:val="28"/>
          <w:szCs w:val="28"/>
          <w:lang w:val="en-PH"/>
        </w:rPr>
      </w:pPr>
    </w:p>
    <w:p w14:paraId="2E6860E8"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(b) The suspension or revocation of the authority of the Winning Bidder to participate in future Auction Rounds, as may be recommended to the DOE; and</w:t>
      </w:r>
    </w:p>
    <w:p w14:paraId="755A5DD3" w14:textId="77777777" w:rsidR="008E1161" w:rsidRPr="008E1161" w:rsidRDefault="008E1161" w:rsidP="00732D02">
      <w:pPr>
        <w:ind w:left="993" w:hanging="426"/>
        <w:jc w:val="both"/>
        <w:rPr>
          <w:rFonts w:ascii="Georgia" w:eastAsia="Georgia" w:hAnsi="Georgia" w:cs="Georgia"/>
          <w:sz w:val="28"/>
          <w:szCs w:val="28"/>
          <w:lang w:val="en-PH"/>
        </w:rPr>
      </w:pPr>
    </w:p>
    <w:p w14:paraId="26CE54AD" w14:textId="77777777" w:rsidR="008E1161" w:rsidRPr="008E1161" w:rsidRDefault="008E1161" w:rsidP="00732D02">
      <w:pPr>
        <w:ind w:left="1134" w:hanging="414"/>
        <w:jc w:val="both"/>
        <w:rPr>
          <w:rFonts w:ascii="Georgia" w:eastAsia="Georgia" w:hAnsi="Georgia" w:cs="Georgia"/>
          <w:sz w:val="28"/>
          <w:szCs w:val="28"/>
          <w:lang w:val="en-PH"/>
        </w:rPr>
      </w:pPr>
      <w:r>
        <w:rPr>
          <w:rFonts w:ascii="Georgia" w:eastAsia="Georgia" w:hAnsi="Georgia" w:cs="Georgia"/>
          <w:sz w:val="28"/>
          <w:szCs w:val="28"/>
          <w:lang w:val="en-PH"/>
        </w:rPr>
        <w:t>(c) Criminal prosecution where warranted under applicable law.</w:t>
      </w:r>
    </w:p>
    <w:p w14:paraId="54932F69" w14:textId="77777777" w:rsidR="008E1161" w:rsidRPr="008E1161" w:rsidRDefault="008E1161" w:rsidP="008E1161">
      <w:pPr>
        <w:ind w:firstLine="720"/>
        <w:jc w:val="both"/>
        <w:rPr>
          <w:rFonts w:ascii="Georgia" w:eastAsia="Georgia" w:hAnsi="Georgia" w:cs="Georgia"/>
          <w:sz w:val="28"/>
          <w:szCs w:val="28"/>
          <w:lang w:val="en-PH"/>
        </w:rPr>
      </w:pPr>
    </w:p>
    <w:p w14:paraId="2D8EC2AF" w14:textId="77777777" w:rsidR="008E1161" w:rsidRPr="008E1161" w:rsidRDefault="008E1161" w:rsidP="008E1161">
      <w:pPr>
        <w:ind w:firstLine="720"/>
        <w:jc w:val="both"/>
        <w:rPr>
          <w:rFonts w:ascii="Georgia" w:eastAsia="Georgia" w:hAnsi="Georgia" w:cs="Georgia"/>
          <w:sz w:val="28"/>
          <w:szCs w:val="28"/>
          <w:lang w:val="en-PH"/>
        </w:rPr>
      </w:pPr>
      <w:commentRangeStart w:id="1016"/>
      <w:commentRangeStart w:id="1017"/>
      <w:r>
        <w:rPr>
          <w:rFonts w:ascii="Georgia" w:eastAsia="Georgia" w:hAnsi="Georgia" w:cs="Georgia"/>
          <w:sz w:val="28"/>
          <w:szCs w:val="28"/>
          <w:lang w:val="en-PH"/>
        </w:rPr>
        <w:t>The Commission</w:t>
      </w:r>
      <w:commentRangeEnd w:id="1017"/>
      <w:r>
        <w:rPr>
          <w:rStyle w:val="CommentReference"/>
          <w:rFonts w:ascii="Georgia" w:eastAsia="Georgia" w:hAnsi="Georgia" w:cs="Georgia"/>
          <w:sz w:val="28"/>
          <w:szCs w:val="28"/>
          <w:lang w:val="en-PH"/>
        </w:rPr>
        <w:commentReference w:id="1017"/>
      </w:r>
      <w:commentRangeEnd w:id="1016"/>
      <w:r>
        <w:rPr>
          <w:rStyle w:val="CommentReference"/>
          <w:rFonts w:ascii="Georgia" w:eastAsia="Georgia" w:hAnsi="Georgia" w:cs="Georgia"/>
          <w:sz w:val="28"/>
          <w:szCs w:val="28"/>
          <w:lang w:val="en-PH"/>
        </w:rPr>
        <w:commentReference w:id="1016"/>
      </w:r>
      <w:r>
        <w:rPr>
          <w:rFonts w:ascii="Georgia" w:eastAsia="Georgia" w:hAnsi="Georgia" w:cs="Georgia"/>
          <w:sz w:val="28"/>
          <w:szCs w:val="28"/>
          <w:lang w:val="en-PH"/>
        </w:rPr>
        <w:t>’s power to impose penalties under this Section shall be in addition to, and not in lieu of, any right of the Commission to direct the refund of disallowed Fuel Costs or other amounts improperly charged to consumers.</w:t>
      </w:r>
      <w:ins w:id="1018" w:author="Claude" w:date="2026-08-25T16:25:00Z">
        <w:r>
          <w:rPr>
            <w:rFonts w:ascii="Georgia" w:eastAsia="Georgia" w:hAnsi="Georgia" w:cs="Georgia"/>
            <w:sz w:val="28"/>
            <w:szCs w:val="28"/>
            <w:highlight w:val="green"/>
            <w:lang w:val="en-PH"/>
          </w:rPr>
          <w:t xml:space="preserve"> Fines and penalties imposed under this Section shall be borne solely by the erring Winning Bidder or other liable person and shall not be recovered, in whole or in part, through the GAT Price, Gas Price Benchmark, Fuel Cost Pass-Through, or any other cost component chargeable to consumers under these Rules.</w:t>
        </w:r>
      </w:ins>
      <w:ins w:id="1019" w:author="Claude" w:date="2026-08-26T00:11:00Z">
        <w:r>
          <w:rPr>
            <w:rFonts w:ascii="Georgia" w:eastAsia="Georgia" w:hAnsi="Georgia" w:cs="Georgia"/>
            <w:sz w:val="28"/>
            <w:szCs w:val="28"/>
            <w:highlight w:val="green"/>
            <w:lang w:val="en-PH"/>
          </w:rPr>
          <w:t xml:space="preserve"> The same non-recovery principle applies to any Performance Security drawn, and any liquidated damages or similar monetary consequence imposed, against a Winning Bidder under the Terms </w:t>
        </w:r>
        <w:r>
          <w:rPr>
            <w:rFonts w:ascii="Georgia" w:eastAsia="Georgia" w:hAnsi="Georgia" w:cs="Georgia"/>
            <w:sz w:val="28"/>
            <w:szCs w:val="28"/>
            <w:highlight w:val="green"/>
            <w:lang w:val="en-PH"/>
          </w:rPr>
          <w:lastRenderedPageBreak/>
          <w:t>of Reference, the Gas Auction Implementation Guidelines, or the Gas Auction Circular for its non-compliance with, or breach of, its Certificate of Award or Work Program: such amounts shall likewise be borne solely by the Winning Bidder and shall not be recovered, in whole or in part, through the GAT Price, Gas Price Benchmark, Fuel Cost Pass-Through, or any other cost component chargeable to consumers under these Rules.</w:t>
        </w:r>
      </w:ins>
    </w:p>
    <w:p w14:paraId="58CF90DC" w14:textId="77777777" w:rsidR="008E1161" w:rsidRPr="008E1161" w:rsidRDefault="008E1161" w:rsidP="008E1161">
      <w:pPr>
        <w:spacing w:before="280"/>
        <w:jc w:val="both"/>
        <w:rPr>
          <w:del w:id="32349" w:author="Claude" w:date="2026-10-19T09:00:00Z"/>
          <w:rFonts w:ascii="Georgia" w:eastAsia="Georgia" w:hAnsi="Georgia" w:cs="Georgia"/>
          <w:sz w:val="28"/>
          <w:szCs w:val="28"/>
          <w:lang w:val="en-PH"/>
        </w:rPr>
      </w:pPr>
      <w:commentRangeStart w:id="1020"/>
      <w:commentRangeStart w:id="1021"/>
      <w:commentRangeStart w:id="2517"/>
      <w:ins w:id="1022" w:author="Claude" w:date="2026-08-25T23:12:00Z">
        <w:del w:id="32341" w:author="Claude" w:date="2026-10-19T09:00:00Z">
          <w:r>
            <w:rPr>
              <w:rFonts w:ascii="Georgia" w:eastAsia="Georgia" w:hAnsi="Georgia" w:cs="Georgia"/>
              <w:b/>
              <w:bCs/>
              <w:sz w:val="28"/>
              <w:szCs w:val="28"/>
              <w:highlight w:val="cyan"/>
              <w:lang w:val="en-PH"/>
            </w:rPr>
            <w:delText xml:space="preserve">Section </w:delText>
          </w:r>
        </w:del>
        <w:del w:id="1023" w:author="Claude" w:date="2026-10-08T09:00:00Z">
          <w:r>
            <w:rPr>
              <w:rFonts w:ascii="Georgia" w:eastAsia="Georgia" w:hAnsi="Georgia" w:cs="Georgia"/>
              <w:b/>
              <w:bCs/>
              <w:sz w:val="28"/>
              <w:szCs w:val="28"/>
              <w:highlight w:val="green"/>
              <w:lang w:val="en-PH"/>
            </w:rPr>
            <w:delText>38.a</w:delText>
          </w:r>
        </w:del>
      </w:ins>
      <w:ins w:id="1024" w:author="Claude" w:date="2026-10-08T09:00:00Z">
        <w:del w:id="32342" w:author="Claude" w:date="2026-10-19T09:00:00Z">
          <w:r>
            <w:rPr>
              <w:rFonts w:ascii="Georgia" w:eastAsia="Georgia" w:hAnsi="Georgia" w:cs="Georgia"/>
              <w:b/>
              <w:bCs/>
              <w:sz w:val="28"/>
              <w:szCs w:val="28"/>
              <w:highlight w:val="cyan"/>
              <w:lang w:val="en-PH"/>
            </w:rPr>
            <w:delText>37</w:delText>
          </w:r>
        </w:del>
      </w:ins>
      <w:ins w:id="1025" w:author="Claude" w:date="2026-08-25T23:12:00Z">
        <w:del w:id="32343" w:author="Claude" w:date="2026-10-19T09:00:00Z">
          <w:r>
            <w:rPr>
              <w:rFonts w:ascii="Georgia" w:eastAsia="Georgia" w:hAnsi="Georgia" w:cs="Georgia"/>
              <w:b/>
              <w:bCs/>
              <w:sz w:val="28"/>
              <w:szCs w:val="28"/>
              <w:highlight w:val="cyan"/>
              <w:lang w:val="en-PH"/>
            </w:rPr>
            <w:delText>. Prohibited Bid Manipulation</w:delText>
          </w:r>
        </w:del>
      </w:ins>
      <w:commentRangeEnd w:id="2517"/>
      <w:commentRangeEnd w:id="1021"/>
      <w:r w:rsidR="001F537F">
        <w:rPr>
          <w:rStyle w:val="CommentReference"/>
          <w:rFonts w:ascii="Georgia" w:eastAsia="Georgia" w:hAnsi="Georgia" w:cs="Georgia"/>
          <w:b/>
          <w:bCs/>
          <w:sz w:val="28"/>
          <w:szCs w:val="28"/>
          <w:highlight w:val="green"/>
          <w:lang w:val="en-PH"/>
        </w:rPr>
        <w:commentReference w:id="1021"/>
      </w:r>
      <w:r>
        <w:rPr>
          <w:rStyle w:val="CommentReference"/>
        </w:rPr>
        <w:commentReference w:id="2517"/>
      </w:r>
      <w:ins w:id="1026" w:author="Claude" w:date="2026-08-25T23:12:00Z">
        <w:del w:id="32344" w:author="Claude" w:date="2026-10-19T09:00:00Z">
          <w:r>
            <w:rPr>
              <w:rFonts w:ascii="Georgia" w:eastAsia="Georgia" w:hAnsi="Georgia" w:cs="Georgia"/>
              <w:b/>
              <w:bCs/>
              <w:sz w:val="28"/>
              <w:szCs w:val="28"/>
              <w:highlight w:val="cyan"/>
              <w:lang w:val="en-PH"/>
            </w:rPr>
            <w:delText>.</w:delText>
          </w:r>
        </w:del>
        <w:del w:id="32345" w:author="Claude" w:date="2026-10-19T09:00:00Z">
          <w:r>
            <w:rPr>
              <w:rFonts w:ascii="Georgia" w:eastAsia="Georgia" w:hAnsi="Georgia" w:cs="Georgia"/>
              <w:sz w:val="28"/>
              <w:szCs w:val="28"/>
              <w:highlight w:val="cyan"/>
              <w:lang w:val="en-PH"/>
            </w:rPr>
            <w:delText xml:space="preserve"> The following agreements or practices between or among Qualified Bidders in an Auction Round are prohibited: (a) cover bidding, where a Bidder submits a Price Offer known to be too high to be accepted, or containing terms known to be unacceptable, to create an appearance of genuine competition for a designated winner; (b) bid suppression, where a Bidder agrees to refrain from submitting, or to withdraw, a Price Offer so that a designated Bidder's Price Offer will be accepted; (c) bid rotation, where Bidders agree to take turns being the Winning Bidder across successive Auction Rounds; (d) market or geographic allocation of Auction Rounds or off-taker Distribution Utilities among Bidders; and (e) any other agreement or practice in relation to an Auction Round that tends to substantially prevent, restrict, or lessen competition among Bidders. A Bidder found by the Commission, after due notice and hearing, to have committed Prohibited Bid Manipulation </w:delText>
          </w:r>
        </w:del>
        <w:del w:id="1027" w:author="Claude" w:date="2026-10-08T09:00:00Z">
          <w:r>
            <w:rPr>
              <w:rFonts w:ascii="Georgia" w:eastAsia="Georgia" w:hAnsi="Georgia" w:cs="Georgia"/>
              <w:sz w:val="28"/>
              <w:szCs w:val="28"/>
              <w:highlight w:val="green"/>
              <w:lang w:val="en-PH"/>
            </w:rPr>
            <w:delText>shall pay a fine of Fifty Million Pesos (PhP50,000,000.00) and shall be recommended</w:delText>
          </w:r>
        </w:del>
      </w:ins>
      <w:commentRangeStart w:id="1028"/>
      <w:ins w:id="1029" w:author="Claude" w:date="2026-10-08T09:00:00Z">
        <w:del w:id="32346" w:author="Claude" w:date="2026-10-19T09:00:00Z">
          <w:r>
            <w:rPr>
              <w:rFonts w:ascii="Georgia" w:eastAsia="Georgia" w:hAnsi="Georgia" w:cs="Georgia"/>
              <w:sz w:val="28"/>
              <w:szCs w:val="28"/>
              <w:highlight w:val="cyan"/>
              <w:lang w:val="en-PH"/>
            </w:rPr>
            <w:delText>shall be liable to a fine within the range prescribed under Section 36(a) of these Rules, imposed at or near its maximum in view of the direct harm of collusion to consumers, and shall be recommended</w:delText>
          </w:r>
        </w:del>
      </w:ins>
      <w:commentRangeEnd w:id="1028"/>
      <w:r>
        <w:rPr>
          <w:rStyle w:val="CommentReference"/>
          <w:rFonts w:ascii="Georgia" w:eastAsia="Georgia" w:hAnsi="Georgia" w:cs="Georgia"/>
          <w:sz w:val="28"/>
          <w:szCs w:val="28"/>
          <w:highlight w:val="green"/>
          <w:lang w:val="en-PH"/>
        </w:rPr>
        <w:commentReference w:id="1028"/>
      </w:r>
      <w:ins w:id="1030" w:author="Claude" w:date="2026-08-25T23:12:00Z">
        <w:del w:id="32347" w:author="Claude" w:date="2026-10-19T09:00:00Z">
          <w:r>
            <w:rPr>
              <w:rFonts w:ascii="Georgia" w:eastAsia="Georgia" w:hAnsi="Georgia" w:cs="Georgia"/>
              <w:sz w:val="28"/>
              <w:szCs w:val="28"/>
              <w:highlight w:val="cyan"/>
              <w:lang w:val="en-PH"/>
            </w:rPr>
            <w:delText xml:space="preserve"> to the DOE for mandatory disqualification from participating in any subsequent Auction Round for a minimum period of three (3) years, in addition to any criminal referral to the Department of Justice where the evidence so warrants.</w:delText>
          </w:r>
        </w:del>
      </w:ins>
      <w:ins w:id="1031" w:author="Claude" w:date="2026-10-08T09:00:00Z">
        <w:del w:id="32348" w:author="Claude" w:date="2026-10-19T09:00:00Z">
          <w:r>
            <w:rPr>
              <w:rFonts w:ascii="Georgia" w:eastAsia="Georgia" w:hAnsi="Georgia" w:cs="Georgia"/>
              <w:sz w:val="28"/>
              <w:szCs w:val="28"/>
              <w:highlight w:val="cyan"/>
              <w:lang w:val="en-PH"/>
            </w:rPr>
            <w:delText xml:space="preserve"> This Section is without prejudice to the jurisdiction of the Philippine Competition Commission under Republic Act No. 10667.</w:delText>
          </w:r>
        </w:del>
      </w:ins>
      <w:commentRangeEnd w:id="1020"/>
      <w:ins w:id="1032" w:author="Claude" w:date="2026-08-25T23:12:00Z">
        <w:r w:rsidRPr="008E1161">
          <w:rPr>
            <w:rStyle w:val="CommentReference"/>
            <w:rFonts w:ascii="Georgia" w:eastAsia="Georgia" w:hAnsi="Georgia" w:cs="Georgia"/>
            <w:sz w:val="28"/>
            <w:szCs w:val="28"/>
            <w:lang w:val="en-PH"/>
          </w:rPr>
          <w:commentReference w:id="1020"/>
        </w:r>
      </w:ins>
    </w:p>
    <w:p w14:paraId="2DF5273B" w14:textId="77777777" w:rsidR="008E1161" w:rsidRPr="008E1161" w:rsidRDefault="008E1161" w:rsidP="008E1161">
      <w:pPr>
        <w:spacing w:before="280"/>
        <w:jc w:val="both"/>
        <w:rPr>
          <w:del w:id="32355" w:author="Claude" w:date="2026-10-19T09:00:00Z"/>
          <w:rFonts w:ascii="Georgia" w:eastAsia="Georgia" w:hAnsi="Georgia" w:cs="Georgia"/>
          <w:sz w:val="28"/>
          <w:szCs w:val="28"/>
          <w:lang w:val="en-PH"/>
        </w:rPr>
      </w:pPr>
      <w:commentRangeStart w:id="1033"/>
      <w:commentRangeStart w:id="1034"/>
      <w:commentRangeStart w:id="2518"/>
      <w:ins w:id="1035" w:author="Claude" w:date="2026-08-25T23:43:00Z">
        <w:del w:id="32350" w:author="Claude" w:date="2026-10-19T09:00:00Z">
          <w:r>
            <w:rPr>
              <w:rFonts w:ascii="Georgia" w:hAnsi="Georgia"/>
              <w:b/>
              <w:bCs/>
              <w:sz w:val="28"/>
              <w:szCs w:val="28"/>
              <w:highlight w:val="cyan"/>
              <w:lang w:val="en-US"/>
            </w:rPr>
            <w:delText xml:space="preserve">Section </w:delText>
          </w:r>
        </w:del>
        <w:del w:id="1036" w:author="Claude" w:date="2026-10-08T09:00:00Z">
          <w:r>
            <w:rPr>
              <w:rFonts w:ascii="Georgia" w:hAnsi="Georgia"/>
              <w:b/>
              <w:bCs/>
              <w:sz w:val="28"/>
              <w:szCs w:val="28"/>
              <w:highlight w:val="green"/>
              <w:lang w:val="en-US"/>
            </w:rPr>
            <w:delText>38.b</w:delText>
          </w:r>
        </w:del>
      </w:ins>
      <w:ins w:id="1037" w:author="Claude" w:date="2026-10-08T09:00:00Z">
        <w:del w:id="32351" w:author="Claude" w:date="2026-10-19T09:00:00Z">
          <w:r>
            <w:rPr>
              <w:rFonts w:ascii="Georgia" w:hAnsi="Georgia"/>
              <w:b/>
              <w:bCs/>
              <w:sz w:val="28"/>
              <w:szCs w:val="28"/>
              <w:highlight w:val="cyan"/>
              <w:lang w:val="en-US"/>
            </w:rPr>
            <w:delText>38</w:delText>
          </w:r>
        </w:del>
      </w:ins>
      <w:ins w:id="1038" w:author="Claude" w:date="2026-08-25T23:43:00Z">
        <w:del w:id="32352" w:author="Claude" w:date="2026-10-19T09:00:00Z">
          <w:r>
            <w:rPr>
              <w:rFonts w:ascii="Georgia" w:hAnsi="Georgia"/>
              <w:b/>
              <w:bCs/>
              <w:sz w:val="28"/>
              <w:szCs w:val="28"/>
              <w:highlight w:val="cyan"/>
              <w:lang w:val="en-US"/>
            </w:rPr>
            <w:delText>. Conflict of Interest.</w:delText>
          </w:r>
        </w:del>
        <w:del w:id="32353" w:author="Claude" w:date="2026-10-19T09:00:00Z">
          <w:r>
            <w:rPr>
              <w:rFonts w:ascii="Georgia" w:hAnsi="Georgia"/>
              <w:sz w:val="28"/>
              <w:szCs w:val="28"/>
              <w:highlight w:val="cyan"/>
              <w:lang w:val="en-US"/>
            </w:rPr>
            <w:delText xml:space="preserve"> No Commissioner, officer, or employee </w:delText>
          </w:r>
        </w:del>
      </w:ins>
      <w:commentRangeEnd w:id="2518"/>
      <w:commentRangeEnd w:id="1034"/>
      <w:r w:rsidR="001F537F">
        <w:rPr>
          <w:rStyle w:val="CommentReference"/>
          <w:rFonts w:ascii="Georgia" w:hAnsi="Georgia"/>
          <w:sz w:val="28"/>
          <w:szCs w:val="28"/>
          <w:highlight w:val="green"/>
          <w:lang w:val="en-US"/>
        </w:rPr>
        <w:commentReference w:id="1034"/>
      </w:r>
      <w:r>
        <w:rPr>
          <w:rStyle w:val="CommentReference"/>
        </w:rPr>
        <w:commentReference w:id="2518"/>
      </w:r>
      <w:ins w:id="1039" w:author="Claude" w:date="2026-08-25T23:43:00Z">
        <w:del w:id="32354" w:author="Claude" w:date="2026-10-19T09:00:00Z">
          <w:r>
            <w:rPr>
              <w:rFonts w:ascii="Georgia" w:hAnsi="Georgia"/>
              <w:sz w:val="28"/>
              <w:szCs w:val="28"/>
              <w:highlight w:val="cyan"/>
              <w:lang w:val="en-US"/>
            </w:rPr>
            <w:delText>of the Commission, including any assigned to the Regulatory Operations Service, who participates in the review, certification, audit, or enforcement of any matter under these Rules shall have any financial or family interest, within the fourth degree of consanguinity or affinity, in a Qualified Bidder, Winning Bidder, or the MO, and shall disclose and recuse himself or herself from any such matter upon discovery of such interest, whereupon the matter shall be reassigned to another qualified officer. Any violation of this Section shall be dealt with in accordance with Republic Act No. 6713 (Code of Conduct and Ethical Standards for Public Officials and Employees), Republic Act No. 3019 (Anti-Graft and Corrupt Practices Act), and other applicable civil service laws, rules, and regulations, without prejudice to the invalidation of any certification, audit finding, or other official act tainted by such conflict of interest.</w:delText>
          </w:r>
        </w:del>
        <w:commentRangeEnd w:id="1033"/>
        <w:r w:rsidRPr="008E1161">
          <w:rPr>
            <w:rStyle w:val="CommentReference"/>
            <w:rFonts w:ascii="Georgia" w:eastAsia="Georgia" w:hAnsi="Georgia" w:cs="Georgia"/>
            <w:sz w:val="28"/>
            <w:szCs w:val="28"/>
            <w:lang w:val="en-PH"/>
          </w:rPr>
          <w:commentReference w:id="1033"/>
        </w:r>
      </w:ins>
    </w:p>
    <w:p w14:paraId="30EEDE12" w14:textId="77777777" w:rsidR="008E1161" w:rsidRPr="008E1161" w:rsidRDefault="008E1161" w:rsidP="008E1161">
      <w:pPr>
        <w:ind w:firstLine="720"/>
        <w:jc w:val="both"/>
        <w:rPr>
          <w:del w:id="32356" w:author="Claude" w:date="2026-10-19T09:00:00Z"/>
          <w:rFonts w:ascii="Georgia" w:eastAsia="Georgia" w:hAnsi="Georgia" w:cs="Georgia"/>
          <w:sz w:val="28"/>
          <w:szCs w:val="28"/>
          <w:lang w:val="en-PH"/>
        </w:rPr>
      </w:pPr>
    </w:p>
    <w:p w14:paraId="56CA37FF" w14:textId="77777777" w:rsidR="008E1161" w:rsidRPr="008E1161" w:rsidRDefault="008E1161" w:rsidP="00732D02">
      <w:pPr>
        <w:jc w:val="both"/>
        <w:rPr>
          <w:rFonts w:ascii="Georgia" w:eastAsia="Georgia" w:hAnsi="Georgia" w:cs="Georgia"/>
          <w:sz w:val="28"/>
          <w:szCs w:val="28"/>
          <w:lang w:val="en-PH"/>
        </w:rPr>
      </w:pPr>
      <w:del w:id="32357" w:author="Claude" w:date="2026-10-19T09:00:00Z">
        <w:r>
          <w:rPr>
            <w:rFonts w:ascii="Georgia" w:eastAsia="Georgia" w:hAnsi="Georgia" w:cs="Georgia"/>
            <w:b/>
            <w:bCs/>
            <w:sz w:val="28"/>
            <w:szCs w:val="28"/>
            <w:highlight w:val="cyan"/>
            <w:lang w:val="en-PH"/>
          </w:rPr>
          <w:delText xml:space="preserve">Section 39.</w:delText>
        </w:r>
      </w:del>
      <w:ins w:id="32358" w:author="Claude" w:date="2026-10-19T09:00:00Z">
        <w:r>
          <w:rPr>
            <w:rFonts w:ascii="Georgia" w:eastAsia="Georgia" w:hAnsi="Georgia" w:cs="Georgia"/>
            <w:b/>
            <w:bCs/>
            <w:sz w:val="28"/>
            <w:szCs w:val="28"/>
            <w:highlight w:val="cyan"/>
            <w:lang w:val="en-PH"/>
          </w:rPr>
          <w:t xml:space="preserve">Section 37.</w:t>
        </w:r>
      </w:ins>
      <w:r>
        <w:rPr>
          <w:rFonts w:ascii="Georgia" w:eastAsia="Georgia" w:hAnsi="Georgia" w:cs="Georgia"/>
          <w:b/>
          <w:bCs/>
          <w:sz w:val="28"/>
          <w:szCs w:val="28"/>
          <w:lang w:val="en-PH"/>
        </w:rPr>
        <w:t xml:space="preserve"> Separability Clause.</w:t>
      </w:r>
      <w:r>
        <w:rPr>
          <w:rFonts w:ascii="Georgia" w:eastAsia="Georgia" w:hAnsi="Georgia" w:cs="Georgia"/>
          <w:sz w:val="28"/>
          <w:szCs w:val="28"/>
          <w:lang w:val="en-PH"/>
        </w:rPr>
        <w:t xml:space="preserve"> If any provision of these Rules or the application thereof to any person or circumstance is held invalid by a court of competent jurisdiction, the remaining provisions shall continue to be valid </w:t>
      </w:r>
      <w:r>
        <w:rPr>
          <w:rFonts w:ascii="Georgia" w:eastAsia="Georgia" w:hAnsi="Georgia" w:cs="Georgia"/>
          <w:sz w:val="28"/>
          <w:szCs w:val="28"/>
          <w:lang w:val="en-PH"/>
        </w:rPr>
        <w:lastRenderedPageBreak/>
        <w:t>and enforceable, and the invalid provision shall be severed and shall not affect the validity of the remaining provisions.</w:t>
      </w:r>
    </w:p>
    <w:p w14:paraId="26D31B36" w14:textId="77777777" w:rsidR="008E1161" w:rsidRPr="008E1161" w:rsidRDefault="008E1161" w:rsidP="008E1161">
      <w:pPr>
        <w:ind w:firstLine="720"/>
        <w:jc w:val="both"/>
        <w:rPr>
          <w:rFonts w:ascii="Georgia" w:eastAsia="Georgia" w:hAnsi="Georgia" w:cs="Georgia"/>
          <w:sz w:val="28"/>
          <w:szCs w:val="28"/>
          <w:lang w:val="en-PH"/>
        </w:rPr>
      </w:pPr>
    </w:p>
    <w:p w14:paraId="0BC7BDD6" w14:textId="77777777" w:rsidR="008E1161" w:rsidRPr="008E1161" w:rsidRDefault="008E1161" w:rsidP="00732D02">
      <w:pPr>
        <w:jc w:val="both"/>
        <w:rPr>
          <w:rFonts w:ascii="Georgia" w:eastAsia="Georgia" w:hAnsi="Georgia" w:cs="Georgia"/>
          <w:sz w:val="28"/>
          <w:szCs w:val="28"/>
          <w:lang w:val="en-PH"/>
        </w:rPr>
      </w:pPr>
      <w:del w:id="32359" w:author="Claude" w:date="2026-10-19T09:00:00Z">
        <w:r>
          <w:rPr>
            <w:rFonts w:ascii="Georgia" w:eastAsia="Georgia" w:hAnsi="Georgia" w:cs="Georgia"/>
            <w:b/>
            <w:bCs/>
            <w:sz w:val="28"/>
            <w:szCs w:val="28"/>
            <w:highlight w:val="cyan"/>
            <w:lang w:val="en-PH"/>
          </w:rPr>
          <w:delText xml:space="preserve">Section 40.</w:delText>
        </w:r>
      </w:del>
      <w:ins w:id="32360" w:author="Claude" w:date="2026-10-19T09:00:00Z">
        <w:r>
          <w:rPr>
            <w:rFonts w:ascii="Georgia" w:eastAsia="Georgia" w:hAnsi="Georgia" w:cs="Georgia"/>
            <w:b/>
            <w:bCs/>
            <w:sz w:val="28"/>
            <w:szCs w:val="28"/>
            <w:highlight w:val="cyan"/>
            <w:lang w:val="en-PH"/>
          </w:rPr>
          <w:t xml:space="preserve">Section 38.</w:t>
        </w:r>
      </w:ins>
      <w:r>
        <w:rPr>
          <w:rFonts w:ascii="Georgia" w:eastAsia="Georgia" w:hAnsi="Georgia" w:cs="Georgia"/>
          <w:b/>
          <w:bCs/>
          <w:sz w:val="28"/>
          <w:szCs w:val="28"/>
          <w:lang w:val="en-PH"/>
        </w:rPr>
        <w:t xml:space="preserve"> Repealing Clause.</w:t>
      </w:r>
      <w:r>
        <w:rPr>
          <w:rFonts w:ascii="Georgia" w:eastAsia="Georgia" w:hAnsi="Georgia" w:cs="Georgia"/>
          <w:sz w:val="28"/>
          <w:szCs w:val="28"/>
          <w:lang w:val="en-PH"/>
        </w:rPr>
        <w:t xml:space="preserve"> All previous issuances of the Commission inconsistent with these Rules are hereby superseded, amended, or modified accordingly. Any ERC order, resolution, circular, or directive previously issued that conflicts with these Rules shall be deemed modified to the extent of the inconsistency.</w:t>
      </w:r>
    </w:p>
    <w:p w14:paraId="08CA7EB5" w14:textId="77777777" w:rsidR="008E1161" w:rsidRPr="008E1161" w:rsidRDefault="008E1161" w:rsidP="008E1161">
      <w:pPr>
        <w:ind w:firstLine="720"/>
        <w:jc w:val="both"/>
        <w:rPr>
          <w:rFonts w:ascii="Georgia" w:eastAsia="Georgia" w:hAnsi="Georgia" w:cs="Georgia"/>
          <w:sz w:val="28"/>
          <w:szCs w:val="28"/>
          <w:lang w:val="en-PH"/>
        </w:rPr>
      </w:pPr>
      <w:commentRangeStart w:id="1040"/>
      <w:commentRangeStart w:id="2519"/>
    </w:p>
    <w:p w14:paraId="5B6B8F90" w14:textId="7F083067" w:rsidR="008E1161" w:rsidRDefault="008E1161" w:rsidP="00732D02">
      <w:pPr>
        <w:jc w:val="both"/>
        <w:rPr>
          <w:rFonts w:ascii="Georgia" w:eastAsia="Georgia" w:hAnsi="Georgia" w:cs="Georgia"/>
          <w:sz w:val="28"/>
          <w:szCs w:val="28"/>
          <w:lang w:val="en-US"/>
        </w:rPr>
      </w:pPr>
      <w:commentRangeStart w:id="1041"/>
      <w:del w:id="32361" w:author="Claude" w:date="2026-10-19T09:00:00Z">
        <w:r>
          <w:rPr>
            <w:rFonts w:ascii="Georgia" w:hAnsi="Georgia"/>
            <w:b/>
            <w:sz w:val="28"/>
            <w:szCs w:val="28"/>
            <w:highlight w:val="cyan"/>
            <w:lang w:val="en-US"/>
          </w:rPr>
          <w:delText xml:space="preserve">Section 41.</w:delText>
        </w:r>
      </w:del>
      <w:ins w:id="32362" w:author="Claude" w:date="2026-10-19T09:00:00Z">
        <w:r>
          <w:rPr>
            <w:rFonts w:ascii="Georgia" w:hAnsi="Georgia"/>
            <w:b/>
            <w:sz w:val="28"/>
            <w:szCs w:val="28"/>
            <w:highlight w:val="cyan"/>
            <w:lang w:val="en-US"/>
          </w:rPr>
          <w:t xml:space="preserve">Section 39.</w:t>
        </w:r>
      </w:ins>
      <w:r>
        <w:rPr>
          <w:rFonts w:ascii="Georgia" w:hAnsi="Georgia"/>
          <w:b/>
          <w:sz w:val="28"/>
          <w:szCs w:val="28"/>
          <w:lang w:val="en-US"/>
        </w:rPr>
        <w:t xml:space="preserve"> Effectivity. </w:t>
      </w:r>
      <w:commentRangeEnd w:id="1041"/>
      <w:r>
        <w:rPr>
          <w:rStyle w:val="CommentReference"/>
          <w:rFonts w:ascii="Georgia" w:hAnsi="Georgia"/>
          <w:sz w:val="28"/>
          <w:szCs w:val="28"/>
          <w:highlight w:val="green"/>
          <w:lang w:val="en-US"/>
        </w:rPr>
        <w:commentReference w:id="1041"/>
      </w:r>
      <w:del w:id="1042" w:author="Claude" w:date="2026-10-08T09:00:00Z">
        <w:r>
          <w:rPr>
            <w:rFonts w:ascii="Georgia" w:hAnsi="Georgia"/>
            <w:sz w:val="28"/>
            <w:szCs w:val="28"/>
            <w:highlight w:val="green"/>
            <w:lang w:val="en-US"/>
          </w:rPr>
          <w:delText>This Resolution shall take effect fifteen (15) days after its publication (a) in the Official Gazette or in a newspaper of general circulation in the Philippines, and (b) on the Commission’s official website:</w:delText>
        </w:r>
      </w:del>
      <w:commentRangeStart w:id="1043"/>
      <w:ins w:id="1044" w:author="Claude" w:date="2026-10-08T09:00:00Z">
        <w:r>
          <w:rPr>
            <w:rFonts w:ascii="Georgia" w:hAnsi="Georgia"/>
            <w:sz w:val="28"/>
            <w:szCs w:val="28"/>
            <w:highlight w:val="green"/>
            <w:lang w:val="en-US"/>
          </w:rPr>
          <w:t xml:space="preserve">These Rules shall take effect </w:t>
        </w:r>
      </w:ins>
      <w:r w:rsidR="001F537F">
        <w:rPr>
          <w:rFonts w:ascii="Georgia" w:hAnsi="Georgia"/>
          <w:sz w:val="28"/>
          <w:szCs w:val="28"/>
          <w:highlight w:val="yellow"/>
          <w:lang w:val="en-US"/>
        </w:rPr>
        <w:t>immediately</w:t>
      </w:r>
      <w:commentRangeEnd w:id="2519"/>
      <w:commentRangeEnd w:id="1040"/>
      <w:r w:rsidR="001F537F">
        <w:rPr>
          <w:rStyle w:val="CommentReference"/>
          <w:rFonts w:ascii="Georgia" w:hAnsi="Georgia"/>
          <w:sz w:val="28"/>
          <w:szCs w:val="28"/>
          <w:highlight w:val="green"/>
          <w:lang w:val="en-US"/>
        </w:rPr>
        <w:commentReference w:id="1040"/>
      </w:r>
      <w:r>
        <w:rPr>
          <w:rStyle w:val="CommentReference"/>
        </w:rPr>
        <w:commentReference w:id="2519"/>
      </w:r>
      <w:ins w:id="1045" w:author="Claude" w:date="2026-10-08T09:00:00Z">
        <w:r>
          <w:rPr>
            <w:rFonts w:ascii="Georgia" w:hAnsi="Georgia"/>
            <w:sz w:val="28"/>
            <w:szCs w:val="28"/>
            <w:highlight w:val="green"/>
            <w:lang w:val="en-US"/>
          </w:rPr>
          <w:t xml:space="preserve"> following their complete publication in the Official Gazette or in a newspaper of general circulation in the Philippines, whichever comes earlier, and shall also be posted on the Commission’s official website:</w:t>
        </w:r>
      </w:ins>
      <w:commentRangeEnd w:id="1043"/>
      <w:r>
        <w:rPr>
          <w:rStyle w:val="CommentReference"/>
          <w:rFonts w:ascii="Georgia" w:hAnsi="Georgia"/>
          <w:sz w:val="28"/>
          <w:szCs w:val="28"/>
          <w:lang w:val="en-US"/>
        </w:rPr>
        <w:commentReference w:id="1043"/>
      </w:r>
      <w:r>
        <w:rPr>
          <w:rFonts w:ascii="Georgia" w:hAnsi="Georgia"/>
          <w:sz w:val="28"/>
          <w:szCs w:val="28"/>
          <w:lang w:val="en-US"/>
        </w:rPr>
        <w:t xml:space="preserve"> Provided, That a certified copy of this Resolution shall be filed with the University of the Philippines Law Center — Office of the National Administrative Register (ONAR), in accordance with Book VII, Chapter 2 of the Revised Administrative Code of 1987.</w:t>
      </w:r>
    </w:p>
    <w:p w14:paraId="486F6ECA" w14:textId="77777777" w:rsidR="008E1161" w:rsidRPr="00E40D63" w:rsidRDefault="008E1161" w:rsidP="008E1161">
      <w:pPr>
        <w:ind w:firstLine="720"/>
        <w:jc w:val="both"/>
        <w:rPr>
          <w:rFonts w:ascii="Georgia" w:eastAsia="Georgia" w:hAnsi="Georgia" w:cs="Georgia"/>
        </w:rPr>
      </w:pPr>
    </w:p>
    <w:p w14:paraId="75FA0F4D" w14:textId="77777777" w:rsidR="008E1161" w:rsidRDefault="008E1161" w:rsidP="008E1161">
      <w:pPr>
        <w:tabs>
          <w:tab w:val="left" w:pos="5358"/>
        </w:tabs>
        <w:ind w:firstLine="720"/>
        <w:jc w:val="both"/>
        <w:rPr>
          <w:rFonts w:ascii="Georgia" w:eastAsia="Georgia" w:hAnsi="Georgia" w:cs="Georgia"/>
          <w:sz w:val="28"/>
          <w:szCs w:val="28"/>
        </w:rPr>
      </w:pPr>
      <w:r>
        <w:rPr>
          <w:rFonts w:ascii="Georgia" w:eastAsia="Georgia" w:hAnsi="Georgia" w:cs="Georgia"/>
          <w:sz w:val="28"/>
          <w:szCs w:val="28"/>
        </w:rPr>
        <w:t>Pasig City</w:t>
      </w:r>
    </w:p>
    <w:p w14:paraId="1529E799" w14:textId="77777777" w:rsidR="008E1161" w:rsidRPr="00E40D63" w:rsidRDefault="008E1161" w:rsidP="008E1161">
      <w:pPr>
        <w:tabs>
          <w:tab w:val="left" w:pos="5358"/>
        </w:tabs>
        <w:ind w:firstLine="720"/>
        <w:jc w:val="both"/>
        <w:rPr>
          <w:rFonts w:ascii="Georgia" w:eastAsia="Georgia" w:hAnsi="Georgia" w:cs="Georgia"/>
          <w:sz w:val="28"/>
          <w:szCs w:val="28"/>
        </w:rPr>
      </w:pPr>
      <w:r>
        <w:rPr>
          <w:rFonts w:ascii="Georgia" w:eastAsia="Georgia" w:hAnsi="Georgia" w:cs="Georgia"/>
          <w:sz w:val="28"/>
          <w:szCs w:val="28"/>
        </w:rPr>
        <w:tab/>
      </w:r>
    </w:p>
    <w:tbl>
      <w:tblPr>
        <w:tblStyle w:val="a"/>
        <w:tblpPr w:leftFromText="180" w:rightFromText="180" w:vertAnchor="text" w:tblpXSpec="center" w:tblpY="441"/>
        <w:tblW w:w="1017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085"/>
        <w:gridCol w:w="5085"/>
      </w:tblGrid>
      <w:tr w:rsidR="008E1161" w:rsidRPr="00E40D63" w14:paraId="4EF3215E" w14:textId="77777777" w:rsidTr="00A36C92">
        <w:tc>
          <w:tcPr>
            <w:tcW w:w="10170" w:type="dxa"/>
            <w:gridSpan w:val="2"/>
          </w:tcPr>
          <w:p w14:paraId="03A69E58" w14:textId="77777777" w:rsidR="008E1161" w:rsidRPr="00E40D63" w:rsidRDefault="008E1161" w:rsidP="00A36C92">
            <w:pPr>
              <w:rPr>
                <w:rFonts w:ascii="Georgia" w:eastAsia="Georgia" w:hAnsi="Georgia" w:cs="Georgia"/>
                <w:color w:val="000000"/>
                <w:sz w:val="28"/>
                <w:szCs w:val="28"/>
              </w:rPr>
            </w:pPr>
          </w:p>
          <w:p w14:paraId="2A154D91" w14:textId="77777777" w:rsidR="008E1161" w:rsidRPr="00BD1924" w:rsidRDefault="008E1161" w:rsidP="00A36C92">
            <w:pPr>
              <w:jc w:val="center"/>
              <w:rPr>
                <w:rFonts w:ascii="Georgia" w:eastAsia="Georgia" w:hAnsi="Georgia" w:cs="Georgia"/>
                <w:b/>
                <w:bCs/>
                <w:color w:val="000000"/>
                <w:sz w:val="28"/>
                <w:szCs w:val="28"/>
              </w:rPr>
            </w:pPr>
            <w:r>
              <w:rPr>
                <w:rFonts w:ascii="Georgia" w:eastAsia="Georgia" w:hAnsi="Georgia" w:cs="Georgia"/>
                <w:b/>
                <w:bCs/>
                <w:color w:val="000000"/>
                <w:sz w:val="28"/>
                <w:szCs w:val="28"/>
              </w:rPr>
              <w:t>FRANCIS SATURNINO C. JUAN</w:t>
            </w:r>
          </w:p>
          <w:p w14:paraId="0E4D84FA" w14:textId="77777777" w:rsidR="008E1161" w:rsidRPr="00E40D63" w:rsidRDefault="008E1161" w:rsidP="00A36C92">
            <w:pPr>
              <w:jc w:val="center"/>
              <w:rPr>
                <w:rFonts w:ascii="Georgia" w:eastAsia="Georgia" w:hAnsi="Georgia" w:cs="Georgia"/>
                <w:i/>
                <w:iCs/>
                <w:color w:val="000000"/>
                <w:sz w:val="28"/>
                <w:szCs w:val="28"/>
              </w:rPr>
            </w:pPr>
            <w:r>
              <w:rPr>
                <w:rFonts w:ascii="Georgia" w:eastAsia="Georgia" w:hAnsi="Georgia" w:cs="Georgia"/>
                <w:i/>
                <w:iCs/>
                <w:color w:val="000000"/>
                <w:sz w:val="28"/>
                <w:szCs w:val="28"/>
              </w:rPr>
              <w:t>Chairperson and CEO</w:t>
            </w:r>
          </w:p>
        </w:tc>
      </w:tr>
      <w:tr w:rsidR="008E1161" w:rsidRPr="00E40D63" w14:paraId="7D99AE8B" w14:textId="77777777" w:rsidTr="00A36C92">
        <w:tc>
          <w:tcPr>
            <w:tcW w:w="5085" w:type="dxa"/>
          </w:tcPr>
          <w:p w14:paraId="6053F5FA" w14:textId="77777777" w:rsidR="008E1161" w:rsidRPr="00E40D63" w:rsidRDefault="008E1161" w:rsidP="00A36C92">
            <w:pPr>
              <w:jc w:val="center"/>
              <w:rPr>
                <w:rFonts w:ascii="Georgia" w:eastAsia="Georgia" w:hAnsi="Georgia" w:cs="Georgia"/>
                <w:color w:val="000000"/>
                <w:sz w:val="28"/>
                <w:szCs w:val="28"/>
              </w:rPr>
            </w:pPr>
          </w:p>
          <w:p w14:paraId="10106811" w14:textId="77777777" w:rsidR="008E1161" w:rsidRPr="00E40D63" w:rsidRDefault="008E1161" w:rsidP="00A36C92">
            <w:pPr>
              <w:rPr>
                <w:rFonts w:ascii="Georgia" w:eastAsia="Georgia" w:hAnsi="Georgia" w:cs="Georgia"/>
                <w:color w:val="000000"/>
                <w:sz w:val="28"/>
                <w:szCs w:val="28"/>
              </w:rPr>
            </w:pPr>
          </w:p>
          <w:p w14:paraId="60750B65" w14:textId="77777777" w:rsidR="008E1161" w:rsidRPr="00E40D63" w:rsidRDefault="008E1161" w:rsidP="00A36C92">
            <w:pPr>
              <w:rPr>
                <w:rFonts w:ascii="Georgia" w:eastAsia="Georgia" w:hAnsi="Georgia" w:cs="Georgia"/>
                <w:color w:val="000000"/>
                <w:sz w:val="28"/>
                <w:szCs w:val="28"/>
              </w:rPr>
            </w:pPr>
          </w:p>
          <w:p w14:paraId="05431CE1" w14:textId="77777777" w:rsidR="008E1161" w:rsidRPr="00BD1924" w:rsidRDefault="008E1161" w:rsidP="00A36C92">
            <w:pPr>
              <w:ind w:right="-132"/>
              <w:jc w:val="center"/>
              <w:rPr>
                <w:rFonts w:ascii="Georgia" w:eastAsia="Georgia" w:hAnsi="Georgia" w:cs="Georgia"/>
                <w:b/>
                <w:bCs/>
                <w:i/>
                <w:iCs/>
                <w:color w:val="000000"/>
                <w:sz w:val="28"/>
                <w:szCs w:val="28"/>
                <w:lang w:val="it-IT"/>
              </w:rPr>
            </w:pPr>
            <w:r>
              <w:rPr>
                <w:rFonts w:ascii="Georgia" w:eastAsia="Georgia" w:hAnsi="Georgia" w:cs="Georgia"/>
                <w:b/>
                <w:bCs/>
                <w:color w:val="000000"/>
                <w:sz w:val="28"/>
                <w:szCs w:val="28"/>
                <w:lang w:val="it-IT"/>
              </w:rPr>
              <w:t>FLORESINDA G. BALDO-DIGAL</w:t>
            </w:r>
          </w:p>
          <w:p w14:paraId="7AB78886" w14:textId="77777777" w:rsidR="008E1161" w:rsidRPr="00E40D63" w:rsidRDefault="008E1161" w:rsidP="00A36C92">
            <w:pPr>
              <w:jc w:val="center"/>
              <w:rPr>
                <w:rFonts w:ascii="Georgia" w:eastAsia="Georgia" w:hAnsi="Georgia" w:cs="Georgia"/>
                <w:i/>
                <w:iCs/>
                <w:color w:val="000000"/>
                <w:sz w:val="28"/>
                <w:szCs w:val="28"/>
                <w:lang w:val="it-IT"/>
              </w:rPr>
            </w:pPr>
            <w:r>
              <w:rPr>
                <w:rFonts w:ascii="Georgia" w:eastAsia="Georgia" w:hAnsi="Georgia" w:cs="Georgia"/>
                <w:i/>
                <w:iCs/>
                <w:color w:val="000000"/>
                <w:sz w:val="28"/>
                <w:szCs w:val="28"/>
                <w:lang w:val="it-IT"/>
              </w:rPr>
              <w:t>Commissioner</w:t>
            </w:r>
          </w:p>
        </w:tc>
        <w:tc>
          <w:tcPr>
            <w:tcW w:w="5085" w:type="dxa"/>
          </w:tcPr>
          <w:p w14:paraId="6DFD83FF" w14:textId="77777777" w:rsidR="008E1161" w:rsidRPr="00E40D63" w:rsidRDefault="008E1161" w:rsidP="00A36C92">
            <w:pPr>
              <w:ind w:left="-108"/>
              <w:jc w:val="center"/>
              <w:rPr>
                <w:rFonts w:ascii="Georgia" w:eastAsia="Georgia" w:hAnsi="Georgia" w:cs="Georgia"/>
                <w:color w:val="000000"/>
                <w:sz w:val="28"/>
                <w:szCs w:val="28"/>
                <w:lang w:val="it-IT"/>
              </w:rPr>
            </w:pPr>
          </w:p>
          <w:p w14:paraId="31BDCF7D" w14:textId="77777777" w:rsidR="008E1161" w:rsidRPr="00E40D63" w:rsidRDefault="008E1161" w:rsidP="00A36C92">
            <w:pPr>
              <w:ind w:left="-108"/>
              <w:jc w:val="center"/>
              <w:rPr>
                <w:rFonts w:ascii="Georgia" w:eastAsia="Georgia" w:hAnsi="Georgia" w:cs="Georgia"/>
                <w:color w:val="000000"/>
                <w:sz w:val="28"/>
                <w:szCs w:val="28"/>
                <w:lang w:val="it-IT"/>
              </w:rPr>
            </w:pPr>
          </w:p>
          <w:p w14:paraId="59CDC001" w14:textId="77777777" w:rsidR="008E1161" w:rsidRPr="00E40D63" w:rsidRDefault="008E1161" w:rsidP="00A36C92">
            <w:pPr>
              <w:rPr>
                <w:rFonts w:ascii="Georgia" w:eastAsia="Georgia" w:hAnsi="Georgia" w:cs="Georgia"/>
                <w:color w:val="000000"/>
                <w:sz w:val="28"/>
                <w:szCs w:val="28"/>
                <w:lang w:val="it-IT"/>
              </w:rPr>
            </w:pPr>
          </w:p>
          <w:p w14:paraId="454BDF26" w14:textId="77777777" w:rsidR="008E1161" w:rsidRPr="00BD1924" w:rsidRDefault="008E1161" w:rsidP="00A36C92">
            <w:pPr>
              <w:jc w:val="center"/>
              <w:rPr>
                <w:rFonts w:ascii="Georgia" w:eastAsia="Georgia" w:hAnsi="Georgia" w:cs="Georgia"/>
                <w:b/>
                <w:bCs/>
                <w:i/>
                <w:iCs/>
                <w:color w:val="000000"/>
                <w:sz w:val="28"/>
                <w:szCs w:val="28"/>
                <w:lang w:val="it-IT"/>
              </w:rPr>
            </w:pPr>
            <w:r>
              <w:rPr>
                <w:rFonts w:ascii="Georgia" w:eastAsia="Georgia" w:hAnsi="Georgia" w:cs="Georgia"/>
                <w:b/>
                <w:bCs/>
                <w:color w:val="000000"/>
                <w:sz w:val="28"/>
                <w:szCs w:val="28"/>
                <w:lang w:val="it-IT"/>
              </w:rPr>
              <w:t>MARKO ROMEO L. FUENTES</w:t>
            </w:r>
          </w:p>
          <w:p w14:paraId="0ABC8728" w14:textId="77777777" w:rsidR="008E1161" w:rsidRPr="00E40D63" w:rsidRDefault="008E1161" w:rsidP="00A36C92">
            <w:pPr>
              <w:jc w:val="center"/>
              <w:rPr>
                <w:rFonts w:ascii="Georgia" w:eastAsia="Georgia" w:hAnsi="Georgia" w:cs="Georgia"/>
                <w:i/>
                <w:iCs/>
                <w:color w:val="000000"/>
                <w:sz w:val="28"/>
                <w:szCs w:val="28"/>
                <w:lang w:val="it-IT"/>
              </w:rPr>
            </w:pPr>
            <w:r>
              <w:rPr>
                <w:rFonts w:ascii="Georgia" w:eastAsia="Georgia" w:hAnsi="Georgia" w:cs="Georgia"/>
                <w:i/>
                <w:iCs/>
                <w:color w:val="000000"/>
                <w:sz w:val="28"/>
                <w:szCs w:val="28"/>
                <w:lang w:val="it-IT"/>
              </w:rPr>
              <w:t xml:space="preserve">Commissioner </w:t>
            </w:r>
          </w:p>
        </w:tc>
      </w:tr>
      <w:tr w:rsidR="008E1161" w:rsidRPr="00E40D63" w14:paraId="52C04040" w14:textId="77777777" w:rsidTr="00A36C92">
        <w:tc>
          <w:tcPr>
            <w:tcW w:w="5085" w:type="dxa"/>
          </w:tcPr>
          <w:p w14:paraId="0BCA005D" w14:textId="77777777" w:rsidR="008E1161" w:rsidRPr="00E40D63" w:rsidRDefault="008E1161" w:rsidP="00A36C92">
            <w:pPr>
              <w:ind w:left="-18"/>
              <w:jc w:val="center"/>
              <w:rPr>
                <w:rFonts w:ascii="Georgia" w:eastAsia="Georgia" w:hAnsi="Georgia" w:cs="Georgia"/>
                <w:color w:val="000000"/>
                <w:sz w:val="28"/>
                <w:szCs w:val="28"/>
                <w:lang w:val="it-IT"/>
              </w:rPr>
            </w:pPr>
          </w:p>
          <w:p w14:paraId="5F7C989F" w14:textId="77777777" w:rsidR="008E1161" w:rsidRPr="00E40D63" w:rsidRDefault="008E1161" w:rsidP="00A36C92">
            <w:pPr>
              <w:ind w:left="-18"/>
              <w:jc w:val="center"/>
              <w:rPr>
                <w:rFonts w:ascii="Georgia" w:eastAsia="Georgia" w:hAnsi="Georgia" w:cs="Georgia"/>
                <w:color w:val="000000"/>
                <w:sz w:val="28"/>
                <w:szCs w:val="28"/>
                <w:lang w:val="it-IT"/>
              </w:rPr>
            </w:pPr>
          </w:p>
          <w:p w14:paraId="49F7E560" w14:textId="77777777" w:rsidR="008E1161" w:rsidRPr="00E40D63" w:rsidRDefault="008E1161" w:rsidP="00A36C92">
            <w:pPr>
              <w:rPr>
                <w:rFonts w:ascii="Georgia" w:eastAsia="Georgia" w:hAnsi="Georgia" w:cs="Georgia"/>
                <w:i/>
                <w:iCs/>
                <w:color w:val="000000"/>
                <w:sz w:val="28"/>
                <w:szCs w:val="28"/>
                <w:lang w:val="it-IT"/>
              </w:rPr>
            </w:pPr>
          </w:p>
          <w:p w14:paraId="46277701" w14:textId="77777777" w:rsidR="008E1161" w:rsidRPr="00BD1924" w:rsidRDefault="008E1161" w:rsidP="00A36C92">
            <w:pPr>
              <w:ind w:left="-18"/>
              <w:jc w:val="center"/>
              <w:rPr>
                <w:rFonts w:ascii="Georgia" w:eastAsia="Georgia" w:hAnsi="Georgia" w:cs="Georgia"/>
                <w:b/>
                <w:bCs/>
                <w:color w:val="000000"/>
                <w:sz w:val="28"/>
                <w:szCs w:val="28"/>
              </w:rPr>
            </w:pPr>
            <w:r>
              <w:rPr>
                <w:rFonts w:ascii="Georgia" w:eastAsia="Georgia" w:hAnsi="Georgia" w:cs="Georgia"/>
                <w:b/>
                <w:bCs/>
                <w:color w:val="000000"/>
                <w:sz w:val="28"/>
                <w:szCs w:val="28"/>
              </w:rPr>
              <w:t>AMANTE A. LIBERATO</w:t>
            </w:r>
          </w:p>
          <w:p w14:paraId="730D471D" w14:textId="77777777" w:rsidR="008E1161" w:rsidRPr="00E40D63" w:rsidRDefault="008E1161" w:rsidP="00A36C92">
            <w:pPr>
              <w:ind w:left="-18"/>
              <w:jc w:val="center"/>
              <w:rPr>
                <w:rFonts w:ascii="Georgia" w:eastAsia="Georgia" w:hAnsi="Georgia" w:cs="Georgia"/>
                <w:i/>
                <w:iCs/>
                <w:color w:val="000000"/>
                <w:sz w:val="28"/>
                <w:szCs w:val="28"/>
              </w:rPr>
            </w:pPr>
            <w:r>
              <w:rPr>
                <w:rFonts w:ascii="Georgia" w:eastAsia="Georgia" w:hAnsi="Georgia" w:cs="Georgia"/>
                <w:i/>
                <w:iCs/>
                <w:color w:val="000000"/>
                <w:sz w:val="28"/>
                <w:szCs w:val="28"/>
              </w:rPr>
              <w:t>Commissioner</w:t>
            </w:r>
          </w:p>
        </w:tc>
        <w:tc>
          <w:tcPr>
            <w:tcW w:w="5085" w:type="dxa"/>
          </w:tcPr>
          <w:p w14:paraId="5F6E1700" w14:textId="77777777" w:rsidR="008E1161" w:rsidRPr="00E40D63" w:rsidRDefault="008E1161" w:rsidP="00A36C92">
            <w:pPr>
              <w:jc w:val="center"/>
              <w:rPr>
                <w:rFonts w:ascii="Georgia" w:eastAsia="Georgia" w:hAnsi="Georgia" w:cs="Georgia"/>
                <w:color w:val="000000"/>
                <w:sz w:val="28"/>
                <w:szCs w:val="28"/>
              </w:rPr>
            </w:pPr>
          </w:p>
          <w:p w14:paraId="1D753165" w14:textId="77777777" w:rsidR="008E1161" w:rsidRPr="00E40D63" w:rsidRDefault="008E1161" w:rsidP="00A36C92">
            <w:pPr>
              <w:rPr>
                <w:rFonts w:ascii="Georgia" w:eastAsia="Georgia" w:hAnsi="Georgia" w:cs="Georgia"/>
                <w:color w:val="000000"/>
                <w:sz w:val="28"/>
                <w:szCs w:val="28"/>
              </w:rPr>
            </w:pPr>
          </w:p>
          <w:p w14:paraId="33F4B3BA" w14:textId="77777777" w:rsidR="008E1161" w:rsidRPr="00E40D63" w:rsidRDefault="008E1161" w:rsidP="00A36C92">
            <w:pPr>
              <w:rPr>
                <w:rFonts w:ascii="Georgia" w:eastAsia="Georgia" w:hAnsi="Georgia" w:cs="Georgia"/>
                <w:color w:val="000000"/>
                <w:sz w:val="28"/>
                <w:szCs w:val="28"/>
              </w:rPr>
            </w:pPr>
          </w:p>
          <w:p w14:paraId="4D9FBDB6" w14:textId="77777777" w:rsidR="008E1161" w:rsidRPr="00BD1924" w:rsidRDefault="008E1161" w:rsidP="00A36C92">
            <w:pPr>
              <w:jc w:val="center"/>
              <w:rPr>
                <w:rFonts w:ascii="Georgia" w:eastAsia="Georgia" w:hAnsi="Georgia" w:cs="Georgia"/>
                <w:b/>
                <w:bCs/>
                <w:color w:val="000000"/>
                <w:sz w:val="28"/>
                <w:szCs w:val="28"/>
              </w:rPr>
            </w:pPr>
            <w:r>
              <w:rPr>
                <w:rFonts w:ascii="Georgia" w:eastAsia="Georgia" w:hAnsi="Georgia" w:cs="Georgia"/>
                <w:b/>
                <w:bCs/>
                <w:color w:val="000000"/>
                <w:sz w:val="28"/>
                <w:szCs w:val="28"/>
              </w:rPr>
              <w:t>PARIS G. REAL</w:t>
            </w:r>
          </w:p>
          <w:p w14:paraId="043DD27A" w14:textId="77777777" w:rsidR="008E1161" w:rsidRPr="00E40D63" w:rsidRDefault="008E1161" w:rsidP="00A36C92">
            <w:pPr>
              <w:jc w:val="center"/>
              <w:rPr>
                <w:rFonts w:ascii="Georgia" w:eastAsia="Georgia" w:hAnsi="Georgia" w:cs="Georgia"/>
                <w:i/>
                <w:iCs/>
                <w:color w:val="000000"/>
                <w:sz w:val="28"/>
                <w:szCs w:val="28"/>
              </w:rPr>
            </w:pPr>
            <w:r>
              <w:rPr>
                <w:rFonts w:ascii="Georgia" w:eastAsia="Georgia" w:hAnsi="Georgia" w:cs="Georgia"/>
                <w:i/>
                <w:iCs/>
                <w:color w:val="000000"/>
                <w:sz w:val="28"/>
                <w:szCs w:val="28"/>
              </w:rPr>
              <w:t>Commissioner</w:t>
            </w:r>
          </w:p>
        </w:tc>
      </w:tr>
    </w:tbl>
    <w:p w14:paraId="346DBE5A" w14:textId="77777777" w:rsidR="008E1161" w:rsidRDefault="008E1161" w:rsidP="008E1161">
      <w:pPr>
        <w:ind w:firstLine="720"/>
        <w:jc w:val="both"/>
        <w:rPr>
          <w:rFonts w:ascii="Georgia" w:eastAsia="Georgia" w:hAnsi="Georgia" w:cs="Georgia"/>
          <w:sz w:val="28"/>
          <w:szCs w:val="28"/>
          <w:lang w:val="en-PH"/>
        </w:rPr>
      </w:pPr>
    </w:p>
    <w:p w14:paraId="712C5A22" w14:textId="77777777" w:rsidR="008E1161" w:rsidRDefault="008E1161" w:rsidP="008E1161">
      <w:pPr>
        <w:ind w:firstLine="720"/>
        <w:jc w:val="both"/>
        <w:rPr>
          <w:rFonts w:ascii="Georgia" w:eastAsia="Georgia" w:hAnsi="Georgia" w:cs="Georgia"/>
          <w:sz w:val="28"/>
          <w:szCs w:val="28"/>
          <w:lang w:val="en-PH"/>
        </w:rPr>
      </w:pPr>
    </w:p>
    <w:p w14:paraId="4D8AC994" w14:textId="77777777" w:rsidR="008E1161" w:rsidRDefault="008E1161" w:rsidP="008E1161">
      <w:pPr>
        <w:ind w:firstLine="720"/>
        <w:jc w:val="both"/>
        <w:rPr>
          <w:rFonts w:ascii="Georgia" w:eastAsia="Georgia" w:hAnsi="Georgia" w:cs="Georgia"/>
          <w:sz w:val="28"/>
          <w:szCs w:val="28"/>
          <w:lang w:val="en-PH"/>
        </w:rPr>
      </w:pPr>
    </w:p>
    <w:p w14:paraId="60641CF0" w14:textId="77777777" w:rsidR="008E1161" w:rsidRDefault="008E1161" w:rsidP="008E1161">
      <w:pPr>
        <w:ind w:firstLine="720"/>
        <w:jc w:val="both"/>
        <w:rPr>
          <w:rFonts w:ascii="Georgia" w:eastAsia="Georgia" w:hAnsi="Georgia" w:cs="Georgia"/>
          <w:sz w:val="28"/>
          <w:szCs w:val="28"/>
          <w:lang w:val="en-PH"/>
        </w:rPr>
      </w:pPr>
    </w:p>
    <w:p w14:paraId="7BB70BC9" w14:textId="77777777" w:rsidR="008E1161" w:rsidRDefault="008E1161" w:rsidP="008E1161">
      <w:pPr>
        <w:ind w:firstLine="720"/>
        <w:jc w:val="both"/>
        <w:rPr>
          <w:rFonts w:ascii="Georgia" w:eastAsia="Georgia" w:hAnsi="Georgia" w:cs="Georgia"/>
          <w:sz w:val="28"/>
          <w:szCs w:val="28"/>
          <w:lang w:val="en-PH"/>
        </w:rPr>
      </w:pPr>
    </w:p>
    <w:p w14:paraId="384C0DBD" w14:textId="77777777" w:rsidR="008E1161" w:rsidRDefault="008E1161" w:rsidP="008E1161">
      <w:pPr>
        <w:ind w:firstLine="720"/>
        <w:jc w:val="both"/>
        <w:rPr>
          <w:rFonts w:ascii="Georgia" w:eastAsia="Georgia" w:hAnsi="Georgia" w:cs="Georgia"/>
          <w:sz w:val="28"/>
          <w:szCs w:val="28"/>
          <w:lang w:val="en-PH"/>
        </w:rPr>
      </w:pPr>
    </w:p>
    <w:p w14:paraId="58B7DEE8" w14:textId="77777777" w:rsidR="008E1161" w:rsidRDefault="008E1161" w:rsidP="008E1161">
      <w:pPr>
        <w:ind w:firstLine="720"/>
        <w:jc w:val="both"/>
        <w:rPr>
          <w:rFonts w:ascii="Georgia" w:eastAsia="Georgia" w:hAnsi="Georgia" w:cs="Georgia"/>
          <w:sz w:val="28"/>
          <w:szCs w:val="28"/>
          <w:lang w:val="en-PH"/>
        </w:rPr>
      </w:pPr>
    </w:p>
    <w:p w14:paraId="20EF3C8E" w14:textId="77777777" w:rsidR="008E1161" w:rsidRDefault="008E1161" w:rsidP="008E1161">
      <w:pPr>
        <w:ind w:firstLine="720"/>
        <w:jc w:val="both"/>
        <w:rPr>
          <w:rFonts w:ascii="Georgia" w:eastAsia="Georgia" w:hAnsi="Georgia" w:cs="Georgia"/>
          <w:sz w:val="28"/>
          <w:szCs w:val="28"/>
          <w:lang w:val="en-PH"/>
        </w:rPr>
      </w:pPr>
    </w:p>
    <w:p w14:paraId="14F2D800" w14:textId="77777777" w:rsidR="008E1161" w:rsidRDefault="008E1161" w:rsidP="008E1161">
      <w:pPr>
        <w:ind w:firstLine="720"/>
        <w:jc w:val="both"/>
        <w:rPr>
          <w:rFonts w:ascii="Georgia" w:eastAsia="Georgia" w:hAnsi="Georgia" w:cs="Georgia"/>
          <w:sz w:val="28"/>
          <w:szCs w:val="28"/>
          <w:lang w:val="en-PH"/>
        </w:rPr>
      </w:pPr>
    </w:p>
    <w:p w14:paraId="43552542" w14:textId="77777777" w:rsidR="00290476" w:rsidRDefault="00290476" w:rsidP="008E1161">
      <w:pPr>
        <w:ind w:firstLine="720"/>
        <w:jc w:val="both"/>
        <w:rPr>
          <w:rFonts w:ascii="Georgia" w:eastAsia="Georgia" w:hAnsi="Georgia" w:cs="Georgia"/>
          <w:sz w:val="28"/>
          <w:szCs w:val="28"/>
          <w:lang w:val="en-PH"/>
        </w:rPr>
      </w:pPr>
    </w:p>
    <w:p w14:paraId="348323BA" w14:textId="77777777" w:rsidR="00290476" w:rsidRDefault="00290476" w:rsidP="008E1161">
      <w:pPr>
        <w:ind w:firstLine="720"/>
        <w:jc w:val="both"/>
        <w:rPr>
          <w:rFonts w:ascii="Georgia" w:eastAsia="Georgia" w:hAnsi="Georgia" w:cs="Georgia"/>
          <w:sz w:val="28"/>
          <w:szCs w:val="28"/>
          <w:lang w:val="en-PH"/>
        </w:rPr>
      </w:pPr>
    </w:p>
    <w:p w14:paraId="25FE6CBD" w14:textId="77777777" w:rsidR="00290476" w:rsidRDefault="00290476" w:rsidP="008E1161">
      <w:pPr>
        <w:ind w:firstLine="720"/>
        <w:jc w:val="both"/>
        <w:rPr>
          <w:rFonts w:ascii="Georgia" w:eastAsia="Georgia" w:hAnsi="Georgia" w:cs="Georgia"/>
          <w:sz w:val="28"/>
          <w:szCs w:val="28"/>
          <w:lang w:val="en-PH"/>
        </w:rPr>
      </w:pPr>
    </w:p>
    <w:p w14:paraId="2C9E6428" w14:textId="77777777" w:rsidR="00290476" w:rsidRDefault="00290476" w:rsidP="008E1161">
      <w:pPr>
        <w:ind w:firstLine="720"/>
        <w:jc w:val="both"/>
        <w:rPr>
          <w:rFonts w:ascii="Georgia" w:eastAsia="Georgia" w:hAnsi="Georgia" w:cs="Georgia"/>
          <w:sz w:val="28"/>
          <w:szCs w:val="28"/>
          <w:lang w:val="en-PH"/>
        </w:rPr>
      </w:pPr>
    </w:p>
    <w:p w14:paraId="53750FAC" w14:textId="77777777" w:rsidR="00290476" w:rsidRDefault="00290476" w:rsidP="008E1161">
      <w:pPr>
        <w:ind w:firstLine="720"/>
        <w:jc w:val="both"/>
        <w:rPr>
          <w:rFonts w:ascii="Georgia" w:eastAsia="Georgia" w:hAnsi="Georgia" w:cs="Georgia"/>
          <w:sz w:val="28"/>
          <w:szCs w:val="28"/>
          <w:lang w:val="en-PH"/>
        </w:rPr>
      </w:pPr>
    </w:p>
    <w:p w14:paraId="4CE71BB7" w14:textId="77777777" w:rsidR="00290476" w:rsidRDefault="00290476" w:rsidP="008E1161">
      <w:pPr>
        <w:ind w:firstLine="720"/>
        <w:jc w:val="both"/>
        <w:rPr>
          <w:rFonts w:ascii="Georgia" w:eastAsia="Georgia" w:hAnsi="Georgia" w:cs="Georgia"/>
          <w:sz w:val="28"/>
          <w:szCs w:val="28"/>
          <w:lang w:val="en-PH"/>
        </w:rPr>
      </w:pPr>
    </w:p>
    <w:p w14:paraId="591F1A57" w14:textId="77777777" w:rsidR="00290476" w:rsidRDefault="00290476" w:rsidP="008E1161">
      <w:pPr>
        <w:ind w:firstLine="720"/>
        <w:jc w:val="both"/>
        <w:rPr>
          <w:rFonts w:ascii="Georgia" w:eastAsia="Georgia" w:hAnsi="Georgia" w:cs="Georgia"/>
          <w:sz w:val="28"/>
          <w:szCs w:val="28"/>
          <w:lang w:val="en-PH"/>
        </w:rPr>
      </w:pPr>
    </w:p>
    <w:p w14:paraId="194253CC" w14:textId="77777777" w:rsidR="00290476" w:rsidRDefault="00290476" w:rsidP="008E1161">
      <w:pPr>
        <w:ind w:firstLine="720"/>
        <w:jc w:val="both"/>
        <w:rPr>
          <w:rFonts w:ascii="Georgia" w:eastAsia="Georgia" w:hAnsi="Georgia" w:cs="Georgia"/>
          <w:sz w:val="28"/>
          <w:szCs w:val="28"/>
          <w:lang w:val="en-PH"/>
        </w:rPr>
      </w:pPr>
    </w:p>
    <w:p w14:paraId="5B9C2199" w14:textId="77777777" w:rsidR="008E1161" w:rsidRPr="00732D02" w:rsidRDefault="008E1161" w:rsidP="00732D02">
      <w:pPr>
        <w:ind w:firstLine="720"/>
        <w:jc w:val="right"/>
        <w:rPr>
          <w:rFonts w:ascii="Georgia" w:eastAsia="Georgia" w:hAnsi="Georgia" w:cs="Georgia"/>
          <w:b/>
          <w:bCs/>
          <w:sz w:val="28"/>
          <w:szCs w:val="28"/>
          <w:lang w:val="en-PH"/>
        </w:rPr>
      </w:pPr>
      <w:r>
        <w:rPr>
          <w:rFonts w:ascii="Georgia" w:eastAsia="Georgia" w:hAnsi="Georgia" w:cs="Georgia"/>
          <w:b/>
          <w:bCs/>
          <w:sz w:val="28"/>
          <w:szCs w:val="28"/>
          <w:lang w:val="en-PH"/>
        </w:rPr>
        <w:t>Annex “A”</w:t>
      </w:r>
    </w:p>
    <w:p w14:paraId="0FC1C5A0" w14:textId="77777777" w:rsidR="008E1161" w:rsidRDefault="008E1161" w:rsidP="008E1161">
      <w:pPr>
        <w:ind w:firstLine="720"/>
        <w:jc w:val="both"/>
        <w:rPr>
          <w:rFonts w:ascii="Georgia" w:eastAsia="Georgia" w:hAnsi="Georgia" w:cs="Georgia"/>
          <w:sz w:val="28"/>
          <w:szCs w:val="28"/>
          <w:lang w:val="en-PH"/>
        </w:rPr>
      </w:pPr>
    </w:p>
    <w:p w14:paraId="17C732D7" w14:textId="77777777" w:rsidR="008E1161" w:rsidRPr="008E1161" w:rsidRDefault="008E1161" w:rsidP="008E1161">
      <w:pPr>
        <w:jc w:val="both"/>
        <w:rPr>
          <w:rFonts w:ascii="Georgia" w:eastAsia="Georgia" w:hAnsi="Georgia" w:cs="Georgia"/>
          <w:b/>
          <w:bCs/>
          <w:sz w:val="28"/>
          <w:szCs w:val="28"/>
          <w:lang w:val="en-PH"/>
        </w:rPr>
      </w:pPr>
      <w:bookmarkStart w:id="1046" w:name="_4vvv8oa1nvwi" w:colFirst="0" w:colLast="0"/>
      <w:bookmarkStart w:id="1047" w:name="_ekzz76hpuajn" w:colFirst="0" w:colLast="0"/>
      <w:bookmarkEnd w:id="1046"/>
      <w:bookmarkEnd w:id="1047"/>
      <w:commentRangeStart w:id="1048"/>
      <w:commentRangeStart w:id="2520"/>
      <w:r>
        <w:rPr>
          <w:rFonts w:ascii="Georgia" w:eastAsia="Georgia" w:hAnsi="Georgia" w:cs="Georgia"/>
          <w:b/>
          <w:bCs/>
          <w:sz w:val="28"/>
          <w:szCs w:val="28"/>
          <w:lang w:val="en-PH"/>
        </w:rPr>
        <w:t xml:space="preserve">Reference DCF Model Parameters </w:t>
      </w:r>
      <w:del w:id="32363" w:author="Claude" w:date="2026-10-19T09:00:00Z">
        <w:r>
          <w:rPr>
            <w:rFonts w:ascii="Georgia" w:eastAsia="Georgia" w:hAnsi="Georgia" w:cs="Georgia"/>
            <w:b/>
            <w:bCs/>
            <w:sz w:val="28"/>
            <w:szCs w:val="28"/>
            <w:highlight w:val="cyan"/>
            <w:lang w:val="en-PH"/>
          </w:rPr>
          <w:delText xml:space="preserve">for CCGT Facilities</w:delText>
        </w:r>
      </w:del>
      <w:ins w:id="32364" w:author="Claude" w:date="2026-10-19T09:00:00Z">
        <w:r>
          <w:rPr>
            <w:rFonts w:ascii="Georgia" w:eastAsia="Georgia" w:hAnsi="Georgia" w:cs="Georgia"/>
            <w:b/>
            <w:bCs/>
            <w:sz w:val="28"/>
            <w:szCs w:val="28"/>
            <w:highlight w:val="cyan"/>
            <w:lang w:val="en-PH"/>
          </w:rPr>
          <w:t xml:space="preserve">for All Facility Types</w:t>
        </w:r>
      </w:ins>
      <w:commentRangeEnd w:id="2520"/>
      <w:commentRangeEnd w:id="1048"/>
      <w:r w:rsidR="00E30CEF" w:rsidRPr="008E1161">
        <w:rPr>
          <w:rStyle w:val="CommentReference"/>
          <w:rFonts w:ascii="Georgia" w:eastAsia="Georgia" w:hAnsi="Georgia" w:cs="Georgia"/>
          <w:b/>
          <w:bCs/>
          <w:sz w:val="28"/>
          <w:szCs w:val="28"/>
          <w:lang w:val="en-PH"/>
        </w:rPr>
        <w:commentReference w:id="1048"/>
      </w:r>
      <w:r>
        <w:rPr>
          <w:rStyle w:val="CommentReference"/>
        </w:rPr>
        <w:commentReference w:id="2520"/>
      </w:r>
    </w:p>
    <w:p w14:paraId="4FF61FEC" w14:textId="77777777" w:rsidR="008E1161" w:rsidRDefault="008E1161" w:rsidP="008E1161">
      <w:pPr>
        <w:ind w:firstLine="720"/>
        <w:jc w:val="both"/>
        <w:rPr>
          <w:rFonts w:ascii="Georgia" w:eastAsia="Georgia" w:hAnsi="Georgia" w:cs="Georgia"/>
          <w:i/>
          <w:iCs/>
          <w:sz w:val="28"/>
          <w:szCs w:val="28"/>
          <w:lang w:val="en-PH"/>
        </w:rPr>
      </w:pPr>
    </w:p>
    <w:p w14:paraId="303374F4" w14:textId="77777777" w:rsidR="008E1161" w:rsidRPr="008E1161" w:rsidRDefault="008E1161" w:rsidP="008E1161">
      <w:pPr>
        <w:ind w:firstLine="720"/>
        <w:jc w:val="both"/>
        <w:rPr>
          <w:rFonts w:ascii="Georgia" w:eastAsia="Georgia" w:hAnsi="Georgia" w:cs="Georgia"/>
          <w:sz w:val="28"/>
          <w:szCs w:val="28"/>
          <w:lang w:val="en-PH"/>
        </w:rPr>
      </w:pPr>
    </w:p>
    <w:p w14:paraId="411A94C6" w14:textId="77777777" w:rsidR="008E1161" w:rsidRPr="008E1161" w:rsidRDefault="008E1161" w:rsidP="008E1161">
      <w:pPr>
        <w:ind w:firstLine="720"/>
        <w:jc w:val="both"/>
        <w:rPr>
          <w:rFonts w:ascii="Georgia" w:eastAsia="Georgia" w:hAnsi="Georgia" w:cs="Georgia"/>
          <w:sz w:val="28"/>
          <w:szCs w:val="28"/>
          <w:lang w:val="en-PH"/>
        </w:rPr>
      </w:pPr>
      <w:ins w:id="1049" w:author="Claude" w:date="2026-08-25T15:19:00Z">
        <w:r>
          <w:rPr>
            <w:rFonts w:ascii="Georgia" w:hAnsi="Georgia"/>
            <w:sz w:val="28"/>
            <w:highlight w:val="green"/>
          </w:rPr>
          <w:t xml:space="preserve">This Annex identifies the Key Parameters required for the Commission's DCF Model </w:t>
        </w:r>
        <w:del w:id="32365" w:author="Claude" w:date="2026-10-19T09:00:00Z">
          <w:r>
            <w:rPr>
              <w:rFonts w:ascii="Georgia" w:hAnsi="Georgia"/>
              <w:sz w:val="28"/>
              <w:highlight w:val="cyan"/>
            </w:rPr>
            <w:delText xml:space="preserve">under Section 8 for CCGT facilities, as set out in the table below.</w:delText>
          </w:r>
        </w:del>
      </w:ins>
      <w:ins w:id="32367" w:author="Claude" w:date="2026-10-19T09:00:00Z">
        <w:r>
          <w:rPr>
            <w:rFonts w:ascii="Georgia" w:hAnsi="Georgia"/>
            <w:sz w:val="28"/>
            <w:highlight w:val="cyan"/>
          </w:rPr>
          <w:t xml:space="preserve">under Section 8, as set out in the table below, and applies to each Facility Type (CCGT, OCGT, gas-reciprocating engine, or other gas-fired technology); the reference value of each Key Parameter may differ by Facility Type.</w:t>
        </w:r>
      </w:ins>
      <w:ins w:id="32366" w:author="Claude" w:date="2026-08-25T15:19:00Z">
        <w:r>
          <w:rPr>
            <w:rFonts w:ascii="Georgia" w:hAnsi="Georgia"/>
            <w:sz w:val="28"/>
            <w:highlight w:val="green"/>
          </w:rPr>
          <w:t xml:space="preserve"> The specific reference value for each Key Parameter shall be fixed by the Commission through the Reference Parameters Resolution referenced in the WHEREAS clauses of these Rules, informed by the Commission's own quantitative reference analysis and, where not addressed therein, prevailing international project-finance benchmarks appropriate to gas-fired generation, and subject to periodic review and adjustment consistent with Section 20 of these Rules.</w:t>
        </w:r>
      </w:ins>
      <w:del w:id="1050" w:author="Claude" w:date="2026-08-25T15:19:00Z">
        <w:r>
          <w:rPr>
            <w:rFonts w:ascii="Georgia" w:hAnsi="Georgia"/>
            <w:sz w:val="28"/>
            <w:highlight w:val="green"/>
          </w:rPr>
          <w:delText>The reference parameter values for CCGT facilities are hereby prescribed as set out in the table below, including but not limited to the following, based on the Commission's own quantitative reference analysis and, where not addressed therein, prevailing international project-finance benchmarks appropriate to gas-fired generation. These values are subject to periodic review and adjustment by the Commission consistent with Section 20 of these Rules.</w:delText>
        </w:r>
      </w:del>
    </w:p>
    <w:p w14:paraId="33CA4B7E" w14:textId="77777777" w:rsidR="008E1161" w:rsidRPr="008E1161" w:rsidRDefault="008E1161" w:rsidP="008E1161">
      <w:pPr>
        <w:ind w:firstLine="720"/>
        <w:jc w:val="both"/>
        <w:rPr>
          <w:rFonts w:ascii="Georgia" w:eastAsia="Georgia" w:hAnsi="Georgia" w:cs="Georgia"/>
          <w:sz w:val="28"/>
          <w:szCs w:val="28"/>
          <w:lang w:val="en-PH"/>
        </w:rPr>
      </w:pPr>
    </w:p>
    <w:tbl>
      <w:tblPr>
        <w:tblW w:w="0" w:type="auto"/>
        <w:tblLook w:val="04A0" w:firstRow="1" w:lastRow="0" w:firstColumn="1" w:lastColumn="0" w:noHBand="0" w:noVBand="1"/>
      </w:tblPr>
      <w:tblGrid>
        <w:gridCol w:w="841"/>
        <w:gridCol w:w="2803"/>
        <w:gridCol w:w="2992"/>
        <w:gridCol w:w="2724"/>
      </w:tblGrid>
      <w:tr w:rsidR="00C31343" w14:paraId="07E4EF3C" w14:textId="77777777" w:rsidTr="5B2EF78A">
        <w:trPr>
          <w:del w:id="1051" w:author="Claude" w:date="2026-08-25T15:18:00Z"/>
        </w:trPr>
        <w:tc>
          <w:tcPr>
            <w:tcW w:w="2340" w:type="dxa"/>
          </w:tcPr>
          <w:p w14:paraId="72BEF943" w14:textId="77777777" w:rsidR="00C31343" w:rsidRDefault="007F728F">
            <w:pPr>
              <w:jc w:val="both"/>
              <w:rPr>
                <w:del w:id="1052" w:author="Claude" w:date="2026-08-25T15:18:00Z"/>
              </w:rPr>
            </w:pPr>
            <w:del w:id="1053" w:author="Claude" w:date="2026-08-25T15:18:00Z">
              <w:r>
                <w:rPr>
                  <w:rFonts w:ascii="Georgia" w:hAnsi="Georgia"/>
                  <w:b/>
                  <w:sz w:val="28"/>
                  <w:highlight w:val="green"/>
                </w:rPr>
                <w:delText>Item</w:delText>
              </w:r>
            </w:del>
          </w:p>
        </w:tc>
        <w:tc>
          <w:tcPr>
            <w:tcW w:w="2340" w:type="dxa"/>
          </w:tcPr>
          <w:p w14:paraId="236D6D09" w14:textId="77777777" w:rsidR="00C31343" w:rsidRDefault="007F728F">
            <w:pPr>
              <w:jc w:val="both"/>
              <w:rPr>
                <w:del w:id="1054" w:author="Claude" w:date="2026-08-25T15:18:00Z"/>
              </w:rPr>
            </w:pPr>
            <w:del w:id="1055" w:author="Claude" w:date="2026-08-25T15:18:00Z">
              <w:r>
                <w:rPr>
                  <w:rFonts w:ascii="Georgia" w:hAnsi="Georgia"/>
                  <w:b/>
                  <w:sz w:val="28"/>
                  <w:highlight w:val="green"/>
                </w:rPr>
                <w:delText>Parameter</w:delText>
              </w:r>
            </w:del>
          </w:p>
        </w:tc>
        <w:tc>
          <w:tcPr>
            <w:tcW w:w="2340" w:type="dxa"/>
          </w:tcPr>
          <w:p w14:paraId="37FCC91D" w14:textId="77777777" w:rsidR="00C31343" w:rsidRDefault="007F728F">
            <w:pPr>
              <w:jc w:val="both"/>
              <w:rPr>
                <w:del w:id="1056" w:author="Claude" w:date="2026-08-25T15:18:00Z"/>
              </w:rPr>
            </w:pPr>
            <w:del w:id="1057" w:author="Claude" w:date="2026-08-25T15:18:00Z">
              <w:r>
                <w:rPr>
                  <w:rFonts w:ascii="Georgia" w:hAnsi="Georgia"/>
                  <w:b/>
                  <w:sz w:val="28"/>
                  <w:highlight w:val="green"/>
                </w:rPr>
                <w:delText>Adopted Reference Value</w:delText>
              </w:r>
            </w:del>
          </w:p>
        </w:tc>
        <w:tc>
          <w:tcPr>
            <w:tcW w:w="2340" w:type="dxa"/>
          </w:tcPr>
          <w:p w14:paraId="77BC2504" w14:textId="77777777" w:rsidR="00C31343" w:rsidRDefault="007F728F">
            <w:pPr>
              <w:jc w:val="both"/>
              <w:rPr>
                <w:del w:id="1058" w:author="Claude" w:date="2026-08-25T15:18:00Z"/>
              </w:rPr>
            </w:pPr>
            <w:del w:id="1059" w:author="Claude" w:date="2026-08-25T15:18:00Z">
              <w:r>
                <w:rPr>
                  <w:rFonts w:ascii="Georgia" w:hAnsi="Georgia"/>
                  <w:b/>
                  <w:sz w:val="28"/>
                  <w:highlight w:val="green"/>
                </w:rPr>
                <w:delText>Basis / Source</w:delText>
              </w:r>
            </w:del>
          </w:p>
        </w:tc>
      </w:tr>
      <w:tr w:rsidR="00C31343" w14:paraId="4AD76226" w14:textId="77777777" w:rsidTr="5B2EF78A">
        <w:trPr>
          <w:del w:id="1060" w:author="Claude" w:date="2026-08-25T15:18:00Z"/>
        </w:trPr>
        <w:tc>
          <w:tcPr>
            <w:tcW w:w="2340" w:type="dxa"/>
          </w:tcPr>
          <w:p w14:paraId="74BA901C" w14:textId="77777777" w:rsidR="00C31343" w:rsidRDefault="007F728F">
            <w:pPr>
              <w:jc w:val="both"/>
              <w:rPr>
                <w:del w:id="1061" w:author="Claude" w:date="2026-08-25T15:18:00Z"/>
              </w:rPr>
            </w:pPr>
            <w:del w:id="1062" w:author="Claude" w:date="2026-08-25T15:18:00Z">
              <w:r>
                <w:rPr>
                  <w:rFonts w:ascii="Georgia" w:hAnsi="Georgia"/>
                  <w:b/>
                  <w:sz w:val="28"/>
                  <w:highlight w:val="green"/>
                </w:rPr>
                <w:delText>A.1</w:delText>
              </w:r>
            </w:del>
          </w:p>
        </w:tc>
        <w:tc>
          <w:tcPr>
            <w:tcW w:w="2340" w:type="dxa"/>
          </w:tcPr>
          <w:p w14:paraId="34376EAB" w14:textId="77777777" w:rsidR="00C31343" w:rsidRDefault="007F728F">
            <w:pPr>
              <w:jc w:val="both"/>
              <w:rPr>
                <w:del w:id="1063" w:author="Claude" w:date="2026-08-25T15:18:00Z"/>
              </w:rPr>
            </w:pPr>
            <w:del w:id="1064" w:author="Claude" w:date="2026-08-25T15:18:00Z">
              <w:r>
                <w:rPr>
                  <w:rFonts w:ascii="Georgia" w:hAnsi="Georgia"/>
                  <w:sz w:val="28"/>
                  <w:highlight w:val="green"/>
                </w:rPr>
                <w:delText>Reference Installed Capacity range (MW)</w:delText>
              </w:r>
            </w:del>
          </w:p>
        </w:tc>
        <w:tc>
          <w:tcPr>
            <w:tcW w:w="2340" w:type="dxa"/>
          </w:tcPr>
          <w:p w14:paraId="4D9D708F" w14:textId="77777777" w:rsidR="00C31343" w:rsidRDefault="007F728F">
            <w:pPr>
              <w:jc w:val="both"/>
              <w:rPr>
                <w:del w:id="1065" w:author="Claude" w:date="2026-08-25T15:18:00Z"/>
              </w:rPr>
            </w:pPr>
            <w:ins w:id="1066" w:author="Claude" w:date="2026-08-25T14:02:00Z">
              <w:del w:id="1067" w:author="Claude" w:date="2026-08-25T15:18:00Z">
                <w:r>
                  <w:rPr>
                    <w:rFonts w:ascii="Georgia" w:hAnsi="Georgia"/>
                    <w:sz w:val="28"/>
                    <w:highlight w:val="green"/>
                  </w:rPr>
                  <w:delText>To be determined by the Commission, based on the Capacity of the Commission's existing peer mid-merit reference fleet of commercially operating gas-fired facilities, with a single reference project size adopted to solve the GAT Price.</w:delText>
                </w:r>
              </w:del>
            </w:ins>
            <w:del w:id="1068" w:author="Claude" w:date="2026-08-25T14:02:00Z">
              <w:r>
                <w:rPr>
                  <w:rFonts w:ascii="Georgia" w:hAnsi="Georgia"/>
                  <w:sz w:val="28"/>
                  <w:highlight w:val="green"/>
                </w:rPr>
                <w:delText xml:space="preserve">To be determined by the Commission, based on the Capacity of the existing peer mid-merit fleet (FNPC San Gabriel, </w:delText>
              </w:r>
            </w:del>
            <w:ins w:id="1069" w:author="Claude" w:date="2026-07-28T10:53:00Z">
              <w:del w:id="1070" w:author="Claude" w:date="2026-08-25T14:02:00Z">
                <w:r>
                  <w:rPr>
                    <w:rFonts w:ascii="Georgia" w:hAnsi="Georgia"/>
                    <w:sz w:val="28"/>
                    <w:highlight w:val="green"/>
                  </w:rPr>
                  <w:delText>FGP Corporation (</w:delText>
                </w:r>
              </w:del>
            </w:ins>
            <w:del w:id="1071" w:author="Claude" w:date="2026-08-25T14:02:00Z">
              <w:r>
                <w:rPr>
                  <w:rFonts w:ascii="Georgia" w:hAnsi="Georgia"/>
                  <w:sz w:val="28"/>
                  <w:highlight w:val="green"/>
                </w:rPr>
                <w:delText>FGP</w:delText>
              </w:r>
            </w:del>
            <w:ins w:id="1072" w:author="Claude" w:date="2026-07-28T10:53:00Z">
              <w:del w:id="1073" w:author="Claude" w:date="2026-08-25T14:02:00Z">
                <w:r>
                  <w:rPr>
                    <w:rFonts w:ascii="Georgia" w:hAnsi="Georgia"/>
                    <w:sz w:val="28"/>
                    <w:highlight w:val="green"/>
                  </w:rPr>
                  <w:delText>)</w:delText>
                </w:r>
              </w:del>
            </w:ins>
            <w:del w:id="1074" w:author="Claude" w:date="2026-08-25T14:02:00Z">
              <w:r>
                <w:rPr>
                  <w:rFonts w:ascii="Georgia" w:hAnsi="Georgia"/>
                  <w:sz w:val="28"/>
                  <w:highlight w:val="green"/>
                </w:rPr>
                <w:delText xml:space="preserve"> San Lorenzo, </w:delText>
              </w:r>
            </w:del>
            <w:ins w:id="1075" w:author="Claude" w:date="2026-07-28T10:53:00Z">
              <w:del w:id="1076" w:author="Claude" w:date="2026-08-25T14:02:00Z">
                <w:r>
                  <w:rPr>
                    <w:rFonts w:ascii="Georgia" w:hAnsi="Georgia"/>
                    <w:sz w:val="28"/>
                    <w:highlight w:val="green"/>
                  </w:rPr>
                  <w:delText>First Gas Power Corporation (</w:delText>
                </w:r>
              </w:del>
            </w:ins>
            <w:del w:id="1077" w:author="Claude" w:date="2026-08-25T14:02:00Z">
              <w:r>
                <w:rPr>
                  <w:rFonts w:ascii="Georgia" w:hAnsi="Georgia"/>
                  <w:sz w:val="28"/>
                  <w:highlight w:val="green"/>
                </w:rPr>
                <w:delText>FGPC</w:delText>
              </w:r>
            </w:del>
            <w:ins w:id="1078" w:author="Claude" w:date="2026-07-28T10:53:00Z">
              <w:del w:id="1079" w:author="Claude" w:date="2026-08-25T14:02:00Z">
                <w:r>
                  <w:rPr>
                    <w:rFonts w:ascii="Georgia" w:hAnsi="Georgia"/>
                    <w:sz w:val="28"/>
                    <w:highlight w:val="green"/>
                  </w:rPr>
                  <w:delText>)</w:delText>
                </w:r>
              </w:del>
            </w:ins>
            <w:del w:id="1080" w:author="Claude" w:date="2026-08-25T14:02:00Z">
              <w:r>
                <w:rPr>
                  <w:rFonts w:ascii="Georgia" w:hAnsi="Georgia"/>
                  <w:sz w:val="28"/>
                  <w:highlight w:val="green"/>
                </w:rPr>
                <w:delText xml:space="preserve"> Santa Rita, and </w:delText>
              </w:r>
            </w:del>
            <w:ins w:id="1081" w:author="Claude" w:date="2026-07-28T10:53:00Z">
              <w:del w:id="1082" w:author="Claude" w:date="2026-08-25T14:02:00Z">
                <w:r>
                  <w:rPr>
                    <w:rFonts w:ascii="Georgia" w:hAnsi="Georgia"/>
                    <w:sz w:val="28"/>
                    <w:highlight w:val="green"/>
                  </w:rPr>
                  <w:delText>Excellent Energy Resources Inc. (</w:delText>
                </w:r>
              </w:del>
            </w:ins>
            <w:del w:id="1083" w:author="Claude" w:date="2026-08-25T14:02:00Z">
              <w:r>
                <w:rPr>
                  <w:rFonts w:ascii="Georgia" w:hAnsi="Georgia"/>
                  <w:sz w:val="28"/>
                  <w:highlight w:val="green"/>
                </w:rPr>
                <w:delText>EERI</w:delText>
              </w:r>
            </w:del>
            <w:ins w:id="1084" w:author="Claude" w:date="2026-07-28T10:53:00Z">
              <w:del w:id="1085" w:author="Claude" w:date="2026-08-25T14:02:00Z">
                <w:r>
                  <w:rPr>
                    <w:rFonts w:ascii="Georgia" w:hAnsi="Georgia"/>
                    <w:sz w:val="28"/>
                    <w:highlight w:val="green"/>
                  </w:rPr>
                  <w:delText>)</w:delText>
                </w:r>
              </w:del>
            </w:ins>
            <w:del w:id="1086" w:author="Claude" w:date="2026-08-25T14:02:00Z">
              <w:r>
                <w:rPr>
                  <w:rFonts w:ascii="Georgia" w:hAnsi="Georgia"/>
                  <w:sz w:val="28"/>
                  <w:highlight w:val="green"/>
                </w:rPr>
                <w:delText>), with a single reference project size adopted to solve the GAT Price.</w:delText>
              </w:r>
            </w:del>
          </w:p>
        </w:tc>
        <w:tc>
          <w:tcPr>
            <w:tcW w:w="2340" w:type="dxa"/>
          </w:tcPr>
          <w:p w14:paraId="2BF40102" w14:textId="77777777" w:rsidR="00C31343" w:rsidRDefault="007F728F">
            <w:pPr>
              <w:jc w:val="both"/>
              <w:rPr>
                <w:del w:id="1087" w:author="Claude" w:date="2026-08-25T15:18:00Z"/>
              </w:rPr>
            </w:pPr>
            <w:del w:id="1088" w:author="Claude" w:date="2026-08-25T15:18:00Z">
              <w:r>
                <w:rPr>
                  <w:rFonts w:ascii="Georgia" w:hAnsi="Georgia"/>
                  <w:sz w:val="28"/>
                  <w:highlight w:val="green"/>
                </w:rPr>
                <w:delText>Commission's quantitative reference analysis; actual capacities of the existing peer mid-merit fleet.</w:delText>
              </w:r>
            </w:del>
          </w:p>
        </w:tc>
      </w:tr>
      <w:tr w:rsidR="00C31343" w14:paraId="06E4ADF9" w14:textId="77777777" w:rsidTr="5B2EF78A">
        <w:trPr>
          <w:del w:id="1089" w:author="Claude" w:date="2026-08-25T15:18:00Z"/>
        </w:trPr>
        <w:tc>
          <w:tcPr>
            <w:tcW w:w="2340" w:type="dxa"/>
          </w:tcPr>
          <w:p w14:paraId="43DD1D07" w14:textId="77777777" w:rsidR="00C31343" w:rsidRDefault="007F728F">
            <w:pPr>
              <w:jc w:val="both"/>
              <w:rPr>
                <w:del w:id="1090" w:author="Claude" w:date="2026-08-25T15:18:00Z"/>
              </w:rPr>
            </w:pPr>
            <w:del w:id="1091" w:author="Claude" w:date="2026-08-25T15:18:00Z">
              <w:r>
                <w:rPr>
                  <w:rFonts w:ascii="Georgia" w:hAnsi="Georgia"/>
                  <w:b/>
                  <w:sz w:val="28"/>
                  <w:highlight w:val="green"/>
                </w:rPr>
                <w:delText>A.2</w:delText>
              </w:r>
            </w:del>
          </w:p>
        </w:tc>
        <w:tc>
          <w:tcPr>
            <w:tcW w:w="2340" w:type="dxa"/>
          </w:tcPr>
          <w:p w14:paraId="14AF6B7D" w14:textId="77777777" w:rsidR="00C31343" w:rsidRDefault="007F728F">
            <w:pPr>
              <w:jc w:val="both"/>
              <w:rPr>
                <w:del w:id="1092" w:author="Claude" w:date="2026-08-25T15:18:00Z"/>
              </w:rPr>
            </w:pPr>
            <w:del w:id="1093" w:author="Claude" w:date="2026-08-25T15:18:00Z">
              <w:r>
                <w:rPr>
                  <w:rFonts w:ascii="Georgia" w:hAnsi="Georgia"/>
                  <w:sz w:val="28"/>
                  <w:highlight w:val="green"/>
                </w:rPr>
                <w:delText>Reference Net Capacity Factor (%) — baseline and range for sensitivity</w:delText>
              </w:r>
            </w:del>
          </w:p>
        </w:tc>
        <w:tc>
          <w:tcPr>
            <w:tcW w:w="2340" w:type="dxa"/>
          </w:tcPr>
          <w:p w14:paraId="28BB5B00" w14:textId="77777777" w:rsidR="00C31343" w:rsidRDefault="007F728F">
            <w:pPr>
              <w:jc w:val="both"/>
              <w:rPr>
                <w:del w:id="1094" w:author="Claude" w:date="2026-08-25T15:18:00Z"/>
              </w:rPr>
            </w:pPr>
            <w:del w:id="1095" w:author="Claude" w:date="2026-08-25T15:18:00Z">
              <w:r>
                <w:rPr>
                  <w:rFonts w:ascii="Georgia" w:hAnsi="Georgia"/>
                  <w:sz w:val="28"/>
                  <w:highlight w:val="green"/>
                </w:rPr>
                <w:delText>To be determined by the Commission for DCF Model purposes. This supersedes the range in the existing Key Parameters table for the same Facility Type, which shall be conformed to the adopted figure in the next amendment of these Rules.</w:delText>
              </w:r>
            </w:del>
          </w:p>
        </w:tc>
        <w:tc>
          <w:tcPr>
            <w:tcW w:w="2340" w:type="dxa"/>
          </w:tcPr>
          <w:p w14:paraId="369ED881" w14:textId="77777777" w:rsidR="00C31343" w:rsidRDefault="007F728F">
            <w:pPr>
              <w:jc w:val="both"/>
              <w:rPr>
                <w:del w:id="1096" w:author="Claude" w:date="2026-08-25T15:18:00Z"/>
              </w:rPr>
            </w:pPr>
            <w:del w:id="1097" w:author="Claude" w:date="2026-08-25T15:18:00Z">
              <w:r>
                <w:rPr>
                  <w:rFonts w:ascii="Georgia" w:hAnsi="Georgia"/>
                  <w:sz w:val="28"/>
                  <w:highlight w:val="green"/>
                </w:rPr>
                <w:delText>DOE Circular No. DC2026-06-0013, Section 10.</w:delText>
              </w:r>
            </w:del>
          </w:p>
        </w:tc>
      </w:tr>
      <w:tr w:rsidR="00C31343" w14:paraId="1A8DD393" w14:textId="77777777" w:rsidTr="5B2EF78A">
        <w:trPr>
          <w:del w:id="1098" w:author="Claude" w:date="2026-08-25T15:18:00Z"/>
        </w:trPr>
        <w:tc>
          <w:tcPr>
            <w:tcW w:w="2340" w:type="dxa"/>
          </w:tcPr>
          <w:p w14:paraId="0DF2EC85" w14:textId="77777777" w:rsidR="00C31343" w:rsidRDefault="007F728F">
            <w:pPr>
              <w:jc w:val="both"/>
              <w:rPr>
                <w:del w:id="1099" w:author="Claude" w:date="2026-08-25T15:18:00Z"/>
              </w:rPr>
            </w:pPr>
            <w:del w:id="1100" w:author="Claude" w:date="2026-08-25T15:18:00Z">
              <w:r>
                <w:rPr>
                  <w:rFonts w:ascii="Georgia" w:hAnsi="Georgia"/>
                  <w:b/>
                  <w:sz w:val="28"/>
                  <w:highlight w:val="green"/>
                </w:rPr>
                <w:delText>A.3</w:delText>
              </w:r>
            </w:del>
          </w:p>
        </w:tc>
        <w:tc>
          <w:tcPr>
            <w:tcW w:w="2340" w:type="dxa"/>
          </w:tcPr>
          <w:p w14:paraId="3B687399" w14:textId="77777777" w:rsidR="00C31343" w:rsidRDefault="007F728F">
            <w:pPr>
              <w:jc w:val="both"/>
              <w:rPr>
                <w:del w:id="1101" w:author="Claude" w:date="2026-08-25T15:18:00Z"/>
              </w:rPr>
            </w:pPr>
            <w:del w:id="1102" w:author="Claude" w:date="2026-08-25T15:18:00Z">
              <w:r>
                <w:rPr>
                  <w:rFonts w:ascii="Georgia" w:hAnsi="Georgia"/>
                  <w:sz w:val="28"/>
                  <w:szCs w:val="28"/>
                  <w:highlight w:val="green"/>
                  <w:lang w:val="en-US"/>
                </w:rPr>
                <w:delText>Reference All-In Project Cost (PhP/kW) — differentiated by project location, transmission distance, and gas supply type</w:delText>
              </w:r>
            </w:del>
            <w:ins w:id="1103" w:author="Claude" w:date="2026-08-25T13:55:00Z">
              <w:del w:id="1104" w:author="Claude" w:date="2026-08-25T15:18:00Z">
                <w:r>
                  <w:rPr>
                    <w:rFonts w:ascii="Georgia" w:hAnsi="Georgia"/>
                    <w:sz w:val="28"/>
                    <w:szCs w:val="28"/>
                    <w:highlight w:val="green"/>
                    <w:lang w:val="en-US"/>
                  </w:rPr>
                  <w:delText>, and project category (Greenfield, Brownfield Expansion, or Operational/Retooled)</w:delText>
                </w:r>
              </w:del>
            </w:ins>
          </w:p>
        </w:tc>
        <w:tc>
          <w:tcPr>
            <w:tcW w:w="2340" w:type="dxa"/>
          </w:tcPr>
          <w:p w14:paraId="312780C9" w14:textId="77777777" w:rsidR="00C31343" w:rsidRDefault="007F728F">
            <w:pPr>
              <w:jc w:val="both"/>
              <w:rPr>
                <w:del w:id="1105" w:author="Claude" w:date="2026-08-25T15:18:00Z"/>
              </w:rPr>
            </w:pPr>
            <w:del w:id="1106" w:author="Claude" w:date="2026-08-25T15:18:00Z">
              <w:r>
                <w:rPr>
                  <w:rFonts w:ascii="Georgia" w:hAnsi="Georgia"/>
                  <w:sz w:val="28"/>
                  <w:szCs w:val="28"/>
                  <w:highlight w:val="green"/>
                  <w:lang w:val="en-US"/>
                </w:rPr>
                <w:delText xml:space="preserve">To be determined by the Commission, expressed in PhP/kW at the applicable peso-dollar exchange rate benchmark, </w:delText>
              </w:r>
            </w:del>
            <w:del w:id="1107" w:author="Claude" w:date="2026-08-25T13:55:00Z">
              <w:r>
                <w:rPr>
                  <w:rFonts w:ascii="Georgia" w:hAnsi="Georgia"/>
                  <w:sz w:val="28"/>
                  <w:szCs w:val="28"/>
                  <w:highlight w:val="green"/>
                  <w:lang w:val="en-US"/>
                </w:rPr>
                <w:delText>reflecting a brownfield expansion of an existing site rather than a greenfield build.</w:delText>
              </w:r>
            </w:del>
            <w:ins w:id="1108" w:author="Claude" w:date="2026-08-25T13:55:00Z">
              <w:del w:id="1109" w:author="Claude" w:date="2026-08-25T15:18:00Z">
                <w:r>
                  <w:rPr>
                    <w:rFonts w:ascii="Georgia" w:hAnsi="Georgia"/>
                    <w:sz w:val="28"/>
                    <w:szCs w:val="28"/>
                    <w:highlight w:val="green"/>
                    <w:lang w:val="en-US"/>
                  </w:rPr>
                  <w:delText>differentiated by project category (Greenfield, Brownfield Expansion, or Operational/Retooled), in addition to project location, transmission distance, and gas supply type, consistent with this item's own stated basis for differentiation.</w:delText>
                </w:r>
              </w:del>
            </w:ins>
          </w:p>
        </w:tc>
        <w:tc>
          <w:tcPr>
            <w:tcW w:w="2340" w:type="dxa"/>
          </w:tcPr>
          <w:p w14:paraId="53846E71" w14:textId="77777777" w:rsidR="00C31343" w:rsidRDefault="007F728F">
            <w:pPr>
              <w:jc w:val="both"/>
              <w:rPr>
                <w:del w:id="1110" w:author="Claude" w:date="2026-08-25T15:18:00Z"/>
              </w:rPr>
            </w:pPr>
            <w:del w:id="1111" w:author="Claude" w:date="2026-07-28T11:37:00Z">
              <w:r>
                <w:rPr>
                  <w:rFonts w:ascii="Georgia" w:hAnsi="Georgia"/>
                  <w:sz w:val="28"/>
                  <w:highlight w:val="green"/>
                </w:rPr>
                <w:delText xml:space="preserve">ERC Case No. 2013-077-RC </w:delText>
              </w:r>
            </w:del>
            <w:ins w:id="1112" w:author="Claude" w:date="2026-08-25T14:02:00Z">
              <w:del w:id="1113" w:author="Claude" w:date="2026-08-25T15:18:00Z">
                <w:r>
                  <w:rPr>
                    <w:rFonts w:ascii="Georgia" w:hAnsi="Georgia"/>
                    <w:sz w:val="28"/>
                    <w:highlight w:val="green"/>
                  </w:rPr>
                  <w:delText xml:space="preserve">Historical brownfield capital costs of the Commission's existing peer mid-merit reference fleet, </w:delText>
                </w:r>
              </w:del>
            </w:ins>
            <w:del w:id="1114" w:author="Claude" w:date="2026-08-25T14:02:00Z">
              <w:r>
                <w:rPr>
                  <w:rFonts w:ascii="Georgia" w:hAnsi="Georgia"/>
                  <w:sz w:val="28"/>
                  <w:highlight w:val="green"/>
                </w:rPr>
                <w:delText xml:space="preserve">(FNPC San Gabriel, US$640/kW) and </w:delText>
              </w:r>
            </w:del>
            <w:del w:id="1115" w:author="Claude" w:date="2026-07-28T11:37:00Z">
              <w:r>
                <w:rPr>
                  <w:rFonts w:ascii="Georgia" w:hAnsi="Georgia"/>
                  <w:sz w:val="28"/>
                  <w:highlight w:val="green"/>
                </w:rPr>
                <w:delText xml:space="preserve">ERC Case No. 2021-042-RC </w:delText>
              </w:r>
            </w:del>
            <w:ins w:id="1116" w:author="Claude" w:date="2026-08-25T14:02:00Z">
              <w:del w:id="1117" w:author="Claude" w:date="2026-08-25T15:18:00Z">
                <w:r>
                  <w:rPr>
                    <w:rFonts w:ascii="Georgia" w:hAnsi="Georgia"/>
                    <w:sz w:val="28"/>
                    <w:highlight w:val="green"/>
                  </w:rPr>
                  <w:delText>averaged and rounded to a US$600/kW brownfield benchmark.</w:delText>
                </w:r>
              </w:del>
            </w:ins>
            <w:del w:id="1118" w:author="Claude" w:date="2026-08-25T14:02:00Z">
              <w:r>
                <w:rPr>
                  <w:rFonts w:ascii="Georgia" w:hAnsi="Georgia"/>
                  <w:sz w:val="28"/>
                  <w:highlight w:val="green"/>
                </w:rPr>
                <w:delText>(EERI, US$588/kW), averaged and rounded to a US$600/kW brownfield benchmark.</w:delText>
              </w:r>
            </w:del>
            <w:ins w:id="1119" w:author="Claude" w:date="2026-08-25T13:55:00Z">
              <w:del w:id="1120" w:author="Claude" w:date="2026-08-25T15:18:00Z">
                <w:r>
                  <w:rPr>
                    <w:rFonts w:ascii="Georgia" w:hAnsi="Georgia"/>
                    <w:sz w:val="28"/>
                    <w:highlight w:val="green"/>
                  </w:rPr>
                  <w:delText xml:space="preserve"> Separate reference benchmarks for the Greenfield and Operational/Retooled project categories are maintained by the Commission and shall likewise be reflected upon determination.</w:delText>
                </w:r>
              </w:del>
            </w:ins>
          </w:p>
        </w:tc>
      </w:tr>
      <w:tr w:rsidR="00C31343" w14:paraId="3BFD4043" w14:textId="77777777" w:rsidTr="5B2EF78A">
        <w:trPr>
          <w:del w:id="1121" w:author="Claude" w:date="2026-08-25T15:18:00Z"/>
        </w:trPr>
        <w:tc>
          <w:tcPr>
            <w:tcW w:w="2340" w:type="dxa"/>
          </w:tcPr>
          <w:p w14:paraId="4DFA5ECE" w14:textId="77777777" w:rsidR="00C31343" w:rsidRDefault="007F728F">
            <w:pPr>
              <w:jc w:val="both"/>
              <w:rPr>
                <w:del w:id="1122" w:author="Claude" w:date="2026-08-25T15:18:00Z"/>
              </w:rPr>
            </w:pPr>
            <w:del w:id="1123" w:author="Claude" w:date="2026-08-25T15:18:00Z">
              <w:r>
                <w:rPr>
                  <w:rFonts w:ascii="Georgia" w:hAnsi="Georgia"/>
                  <w:b/>
                  <w:sz w:val="28"/>
                  <w:highlight w:val="green"/>
                </w:rPr>
                <w:delText>A.4</w:delText>
              </w:r>
            </w:del>
          </w:p>
        </w:tc>
        <w:tc>
          <w:tcPr>
            <w:tcW w:w="2340" w:type="dxa"/>
          </w:tcPr>
          <w:p w14:paraId="1913EBB7" w14:textId="77777777" w:rsidR="00C31343" w:rsidRDefault="007F728F">
            <w:pPr>
              <w:jc w:val="both"/>
              <w:rPr>
                <w:del w:id="1124" w:author="Claude" w:date="2026-08-25T15:18:00Z"/>
              </w:rPr>
            </w:pPr>
            <w:del w:id="1125" w:author="Claude" w:date="2026-08-25T15:18:00Z">
              <w:r>
                <w:rPr>
                  <w:rFonts w:ascii="Georgia" w:hAnsi="Georgia"/>
                  <w:sz w:val="28"/>
                  <w:szCs w:val="28"/>
                  <w:highlight w:val="green"/>
                  <w:lang w:val="en-US"/>
                </w:rPr>
                <w:delText>Fixed O&amp;M Costs (PhP/kW-year)</w:delText>
              </w:r>
            </w:del>
          </w:p>
        </w:tc>
        <w:tc>
          <w:tcPr>
            <w:tcW w:w="2340" w:type="dxa"/>
          </w:tcPr>
          <w:p w14:paraId="2C468E05" w14:textId="77777777" w:rsidR="00C31343" w:rsidRDefault="007F728F">
            <w:pPr>
              <w:jc w:val="both"/>
              <w:rPr>
                <w:del w:id="1126" w:author="Claude" w:date="2026-08-25T15:18:00Z"/>
              </w:rPr>
            </w:pPr>
            <w:del w:id="1127" w:author="Claude" w:date="2026-08-25T15:18:00Z">
              <w:r>
                <w:rPr>
                  <w:rFonts w:ascii="Georgia" w:hAnsi="Georgia"/>
                  <w:sz w:val="28"/>
                  <w:szCs w:val="28"/>
                  <w:highlight w:val="green"/>
                  <w:lang w:val="en-US"/>
                </w:rPr>
                <w:delText>To be determined by the Commission, computed as the sum of the foreign and local Fixed O&amp;M rate components (each converted to PhP at the applicable exchange rate benchmark), annualized at the Item A.2 Capacity Factor.</w:delText>
              </w:r>
            </w:del>
          </w:p>
        </w:tc>
        <w:tc>
          <w:tcPr>
            <w:tcW w:w="2340" w:type="dxa"/>
          </w:tcPr>
          <w:p w14:paraId="29C314AF" w14:textId="77777777" w:rsidR="00C31343" w:rsidRDefault="007F728F">
            <w:pPr>
              <w:jc w:val="both"/>
              <w:rPr>
                <w:del w:id="1128" w:author="Claude" w:date="2026-08-25T15:18:00Z"/>
              </w:rPr>
            </w:pPr>
            <w:del w:id="1129" w:author="Claude" w:date="2026-08-25T14:02:00Z">
              <w:r>
                <w:rPr>
                  <w:rFonts w:ascii="Georgia" w:hAnsi="Georgia"/>
                  <w:sz w:val="28"/>
                  <w:highlight w:val="green"/>
                </w:rPr>
                <w:delText>FGP San Lorenzo PPA, Article 5, Section 5.2(b)-(c), as re-based to current price levels.</w:delText>
              </w:r>
            </w:del>
            <w:ins w:id="1130" w:author="Claude" w:date="2026-08-25T14:02:00Z">
              <w:del w:id="1131" w:author="Claude" w:date="2026-08-25T15:18:00Z">
                <w:r>
                  <w:rPr>
                    <w:rFonts w:ascii="Georgia" w:hAnsi="Georgia"/>
                    <w:sz w:val="28"/>
                    <w:highlight w:val="green"/>
                  </w:rPr>
                  <w:delText>An existing peer mid-merit facility's Power Purchase Agreement (PPA), Article 5, Section 5.2(b)-(c), as re-based to current price levels.</w:delText>
                </w:r>
              </w:del>
            </w:ins>
          </w:p>
        </w:tc>
      </w:tr>
      <w:tr w:rsidR="00C31343" w14:paraId="63B4F80C" w14:textId="77777777" w:rsidTr="5B2EF78A">
        <w:trPr>
          <w:del w:id="1132" w:author="Claude" w:date="2026-08-25T15:18:00Z"/>
        </w:trPr>
        <w:tc>
          <w:tcPr>
            <w:tcW w:w="2340" w:type="dxa"/>
          </w:tcPr>
          <w:p w14:paraId="7D971723" w14:textId="77777777" w:rsidR="00C31343" w:rsidRDefault="007F728F">
            <w:pPr>
              <w:jc w:val="both"/>
              <w:rPr>
                <w:del w:id="1133" w:author="Claude" w:date="2026-08-25T15:18:00Z"/>
              </w:rPr>
            </w:pPr>
            <w:del w:id="1134" w:author="Claude" w:date="2026-08-25T15:18:00Z">
              <w:r>
                <w:rPr>
                  <w:rFonts w:ascii="Georgia" w:hAnsi="Georgia"/>
                  <w:b/>
                  <w:sz w:val="28"/>
                  <w:highlight w:val="green"/>
                </w:rPr>
                <w:delText>A.5</w:delText>
              </w:r>
            </w:del>
          </w:p>
        </w:tc>
        <w:tc>
          <w:tcPr>
            <w:tcW w:w="2340" w:type="dxa"/>
          </w:tcPr>
          <w:p w14:paraId="285FA0E3" w14:textId="77777777" w:rsidR="00C31343" w:rsidRDefault="007F728F">
            <w:pPr>
              <w:jc w:val="both"/>
              <w:rPr>
                <w:del w:id="1135" w:author="Claude" w:date="2026-08-25T15:18:00Z"/>
              </w:rPr>
            </w:pPr>
            <w:del w:id="1136" w:author="Claude" w:date="2026-08-25T15:18:00Z">
              <w:r>
                <w:rPr>
                  <w:rFonts w:ascii="Georgia" w:hAnsi="Georgia"/>
                  <w:sz w:val="28"/>
                  <w:szCs w:val="28"/>
                  <w:highlight w:val="green"/>
                  <w:lang w:val="en-US"/>
                </w:rPr>
                <w:delText>Variable Non-Fuel O&amp;M Costs (PhP/kWh)</w:delText>
              </w:r>
            </w:del>
          </w:p>
        </w:tc>
        <w:tc>
          <w:tcPr>
            <w:tcW w:w="2340" w:type="dxa"/>
          </w:tcPr>
          <w:p w14:paraId="77ABF203" w14:textId="77777777" w:rsidR="00C31343" w:rsidRDefault="007F728F">
            <w:pPr>
              <w:jc w:val="both"/>
              <w:rPr>
                <w:del w:id="1137" w:author="Claude" w:date="2026-08-25T15:18:00Z"/>
              </w:rPr>
            </w:pPr>
            <w:del w:id="1138" w:author="Claude" w:date="2026-08-25T15:18:00Z">
              <w:r>
                <w:rPr>
                  <w:rFonts w:ascii="Georgia" w:hAnsi="Georgia"/>
                  <w:sz w:val="28"/>
                  <w:szCs w:val="28"/>
                  <w:highlight w:val="green"/>
                  <w:lang w:val="en-US"/>
                </w:rPr>
                <w:delText>To be determined by the Commission, computed as the sum of the foreign and local Variable O&amp;M rate components, each converted to PhP at the applicable exchange rate benchmark.</w:delText>
              </w:r>
            </w:del>
          </w:p>
        </w:tc>
        <w:tc>
          <w:tcPr>
            <w:tcW w:w="2340" w:type="dxa"/>
          </w:tcPr>
          <w:p w14:paraId="1A705D38" w14:textId="77777777" w:rsidR="00C31343" w:rsidRDefault="007F728F">
            <w:pPr>
              <w:jc w:val="both"/>
              <w:rPr>
                <w:del w:id="1139" w:author="Claude" w:date="2026-08-25T15:18:00Z"/>
              </w:rPr>
            </w:pPr>
            <w:del w:id="1140" w:author="Claude" w:date="2026-08-25T14:02:00Z">
              <w:r>
                <w:rPr>
                  <w:rFonts w:ascii="Georgia" w:hAnsi="Georgia"/>
                  <w:sz w:val="28"/>
                  <w:highlight w:val="green"/>
                </w:rPr>
                <w:delText>FGP San Lorenzo PPA, Article 5, Section 5.2(d)-(e), as re-based to current price levels.</w:delText>
              </w:r>
            </w:del>
            <w:ins w:id="1141" w:author="Claude" w:date="2026-08-25T14:02:00Z">
              <w:del w:id="1142" w:author="Claude" w:date="2026-08-25T15:18:00Z">
                <w:r>
                  <w:rPr>
                    <w:rFonts w:ascii="Georgia" w:hAnsi="Georgia"/>
                    <w:sz w:val="28"/>
                    <w:highlight w:val="green"/>
                  </w:rPr>
                  <w:delText>An existing peer mid-merit facility's Power Purchase Agreement (PPA), Article 5, Section 5.2(d)-(e), as re-based to current price levels.</w:delText>
                </w:r>
              </w:del>
            </w:ins>
          </w:p>
        </w:tc>
      </w:tr>
      <w:tr w:rsidR="00C31343" w14:paraId="4D7B546A" w14:textId="77777777" w:rsidTr="5B2EF78A">
        <w:trPr>
          <w:del w:id="1143" w:author="Claude" w:date="2026-08-25T15:18:00Z"/>
        </w:trPr>
        <w:tc>
          <w:tcPr>
            <w:tcW w:w="2340" w:type="dxa"/>
          </w:tcPr>
          <w:p w14:paraId="309CC1DF" w14:textId="77777777" w:rsidR="00C31343" w:rsidRDefault="007F728F">
            <w:pPr>
              <w:jc w:val="both"/>
              <w:rPr>
                <w:del w:id="1144" w:author="Claude" w:date="2026-08-25T15:18:00Z"/>
              </w:rPr>
            </w:pPr>
            <w:del w:id="1145" w:author="Claude" w:date="2026-08-25T15:18:00Z">
              <w:r>
                <w:rPr>
                  <w:rFonts w:ascii="Georgia" w:hAnsi="Georgia"/>
                  <w:b/>
                  <w:sz w:val="28"/>
                  <w:highlight w:val="green"/>
                </w:rPr>
                <w:delText>A.6</w:delText>
              </w:r>
            </w:del>
          </w:p>
        </w:tc>
        <w:tc>
          <w:tcPr>
            <w:tcW w:w="2340" w:type="dxa"/>
          </w:tcPr>
          <w:p w14:paraId="08C655DE" w14:textId="77777777" w:rsidR="00C31343" w:rsidRDefault="007F728F">
            <w:pPr>
              <w:jc w:val="both"/>
              <w:rPr>
                <w:del w:id="1146" w:author="Claude" w:date="2026-08-25T15:18:00Z"/>
              </w:rPr>
            </w:pPr>
            <w:del w:id="1147" w:author="Claude" w:date="2026-08-25T15:18:00Z">
              <w:r>
                <w:rPr>
                  <w:rFonts w:ascii="Georgia" w:hAnsi="Georgia"/>
                  <w:sz w:val="28"/>
                  <w:szCs w:val="28"/>
                  <w:highlight w:val="green"/>
                  <w:lang w:val="en-US"/>
                </w:rPr>
                <w:delText>G&amp;A Costs (PhP/kW-year)</w:delText>
              </w:r>
            </w:del>
          </w:p>
        </w:tc>
        <w:tc>
          <w:tcPr>
            <w:tcW w:w="2340" w:type="dxa"/>
          </w:tcPr>
          <w:p w14:paraId="3BD8CE8F" w14:textId="77777777" w:rsidR="00C31343" w:rsidRDefault="007F728F">
            <w:pPr>
              <w:jc w:val="both"/>
              <w:rPr>
                <w:del w:id="1148" w:author="Claude" w:date="2026-08-25T15:18:00Z"/>
              </w:rPr>
            </w:pPr>
            <w:del w:id="1149" w:author="Claude" w:date="2026-08-25T15:18:00Z">
              <w:r>
                <w:rPr>
                  <w:rFonts w:ascii="Georgia" w:hAnsi="Georgia"/>
                  <w:sz w:val="28"/>
                  <w:szCs w:val="28"/>
                  <w:highlight w:val="green"/>
                  <w:lang w:val="en-US"/>
                </w:rPr>
                <w:delText>To be determined by the Commission, computed as a fixed percentage of combined Fixed and Variable O&amp;M, on the Item A.4-A.5 figures at the Item A.2 Capacity Factor.</w:delText>
              </w:r>
            </w:del>
          </w:p>
        </w:tc>
        <w:tc>
          <w:tcPr>
            <w:tcW w:w="2340" w:type="dxa"/>
          </w:tcPr>
          <w:p w14:paraId="07792489" w14:textId="77777777" w:rsidR="00C31343" w:rsidRDefault="007F728F">
            <w:pPr>
              <w:jc w:val="both"/>
              <w:rPr>
                <w:del w:id="1150" w:author="Claude" w:date="2026-08-25T15:18:00Z"/>
              </w:rPr>
            </w:pPr>
            <w:del w:id="1151" w:author="Claude" w:date="2026-08-25T15:18:00Z">
              <w:r>
                <w:rPr>
                  <w:rFonts w:ascii="Georgia" w:hAnsi="Georgia"/>
                  <w:sz w:val="28"/>
                  <w:highlight w:val="green"/>
                </w:rPr>
                <w:delText>General ERC rate-case practice (a range of combined O&amp;M); midpoint to be determined by the Commission.</w:delText>
              </w:r>
            </w:del>
          </w:p>
        </w:tc>
      </w:tr>
      <w:tr w:rsidR="00C31343" w14:paraId="06189EE1" w14:textId="77777777" w:rsidTr="5B2EF78A">
        <w:trPr>
          <w:del w:id="1152" w:author="Claude" w:date="2026-08-25T15:18:00Z"/>
        </w:trPr>
        <w:tc>
          <w:tcPr>
            <w:tcW w:w="2340" w:type="dxa"/>
          </w:tcPr>
          <w:p w14:paraId="0F624CA3" w14:textId="77777777" w:rsidR="00C31343" w:rsidRDefault="007F728F">
            <w:pPr>
              <w:jc w:val="both"/>
              <w:rPr>
                <w:del w:id="1153" w:author="Claude" w:date="2026-08-25T15:18:00Z"/>
              </w:rPr>
            </w:pPr>
            <w:del w:id="1154" w:author="Claude" w:date="2026-08-25T15:18:00Z">
              <w:r>
                <w:rPr>
                  <w:rFonts w:ascii="Georgia" w:hAnsi="Georgia"/>
                  <w:b/>
                  <w:sz w:val="28"/>
                  <w:highlight w:val="green"/>
                </w:rPr>
                <w:delText>A.7</w:delText>
              </w:r>
            </w:del>
          </w:p>
        </w:tc>
        <w:tc>
          <w:tcPr>
            <w:tcW w:w="2340" w:type="dxa"/>
          </w:tcPr>
          <w:p w14:paraId="4922D2CB" w14:textId="77777777" w:rsidR="00C31343" w:rsidRDefault="007F728F">
            <w:pPr>
              <w:jc w:val="both"/>
              <w:rPr>
                <w:del w:id="1155" w:author="Claude" w:date="2026-08-25T15:18:00Z"/>
              </w:rPr>
            </w:pPr>
            <w:del w:id="1156" w:author="Claude" w:date="2026-08-25T15:18:00Z">
              <w:r>
                <w:rPr>
                  <w:rFonts w:ascii="Georgia" w:hAnsi="Georgia"/>
                  <w:sz w:val="28"/>
                  <w:highlight w:val="green"/>
                </w:rPr>
                <w:delText>Reference Construction Period (years)</w:delText>
              </w:r>
            </w:del>
          </w:p>
        </w:tc>
        <w:tc>
          <w:tcPr>
            <w:tcW w:w="2340" w:type="dxa"/>
          </w:tcPr>
          <w:p w14:paraId="57FD9DD2" w14:textId="77777777" w:rsidR="00C31343" w:rsidRDefault="007F728F">
            <w:pPr>
              <w:jc w:val="both"/>
              <w:rPr>
                <w:del w:id="1157" w:author="Claude" w:date="2026-08-25T15:18:00Z"/>
              </w:rPr>
            </w:pPr>
            <w:del w:id="1158" w:author="Claude" w:date="2026-08-25T15:18:00Z">
              <w:r>
                <w:rPr>
                  <w:rFonts w:ascii="Georgia" w:hAnsi="Georgia"/>
                  <w:sz w:val="28"/>
                  <w:szCs w:val="28"/>
                  <w:highlight w:val="green"/>
                  <w:lang w:val="en-US"/>
                </w:rPr>
                <w:delText xml:space="preserve">Retains the existing Key Parameters table default for Construction Period, to be determined by the Commission; the adopted DCF model itself does not simulate a distinct multi-year construction schedule, treating the entire </w:delText>
              </w:r>
            </w:del>
            <w:ins w:id="1159" w:author="Claude" w:date="2026-07-28T10:17:00Z">
              <w:del w:id="1160" w:author="Claude" w:date="2026-08-25T15:18:00Z">
                <w:r>
                  <w:rPr>
                    <w:rFonts w:ascii="Georgia" w:hAnsi="Georgia"/>
                    <w:sz w:val="28"/>
                    <w:szCs w:val="28"/>
                    <w:highlight w:val="green"/>
                    <w:lang w:val="en-US"/>
                  </w:rPr>
                  <w:delText>Capital Expenditure (</w:delText>
                </w:r>
              </w:del>
            </w:ins>
            <w:del w:id="1161" w:author="Claude" w:date="2026-08-25T15:18:00Z">
              <w:r>
                <w:rPr>
                  <w:rFonts w:ascii="Georgia" w:hAnsi="Georgia"/>
                  <w:sz w:val="28"/>
                  <w:szCs w:val="28"/>
                  <w:highlight w:val="green"/>
                  <w:lang w:val="en-US"/>
                </w:rPr>
                <w:delText>CAPEX</w:delText>
              </w:r>
            </w:del>
            <w:ins w:id="1162" w:author="Claude" w:date="2026-07-28T10:17:00Z">
              <w:del w:id="1163" w:author="Claude" w:date="2026-08-25T15:18:00Z">
                <w:r>
                  <w:rPr>
                    <w:rFonts w:ascii="Georgia" w:hAnsi="Georgia"/>
                    <w:sz w:val="28"/>
                    <w:szCs w:val="28"/>
                    <w:highlight w:val="green"/>
                    <w:lang w:val="en-US"/>
                  </w:rPr>
                  <w:delText>)</w:delText>
                </w:r>
              </w:del>
            </w:ins>
            <w:del w:id="1164" w:author="Claude" w:date="2026-08-25T15:18:00Z">
              <w:r>
                <w:rPr>
                  <w:rFonts w:ascii="Georgia" w:hAnsi="Georgia"/>
                  <w:sz w:val="28"/>
                  <w:szCs w:val="28"/>
                  <w:highlight w:val="green"/>
                  <w:lang w:val="en-US"/>
                </w:rPr>
                <w:delText xml:space="preserve"> as a single Year-0 outlay.</w:delText>
              </w:r>
            </w:del>
          </w:p>
        </w:tc>
        <w:tc>
          <w:tcPr>
            <w:tcW w:w="2340" w:type="dxa"/>
          </w:tcPr>
          <w:p w14:paraId="379C6698" w14:textId="77777777" w:rsidR="00C31343" w:rsidRDefault="007F728F">
            <w:pPr>
              <w:jc w:val="both"/>
              <w:rPr>
                <w:del w:id="1165" w:author="Claude" w:date="2026-08-25T15:18:00Z"/>
              </w:rPr>
            </w:pPr>
            <w:del w:id="1166" w:author="Claude" w:date="2026-08-25T15:18:00Z">
              <w:r>
                <w:rPr>
                  <w:rFonts w:ascii="Georgia" w:hAnsi="Georgia"/>
                  <w:sz w:val="28"/>
                  <w:highlight w:val="green"/>
                </w:rPr>
                <w:delText>Existing Section 8.7 Key Parameters table of these Rules.</w:delText>
              </w:r>
            </w:del>
          </w:p>
        </w:tc>
      </w:tr>
      <w:tr w:rsidR="00C31343" w14:paraId="45F4FFFE" w14:textId="77777777" w:rsidTr="5B2EF78A">
        <w:trPr>
          <w:del w:id="1167" w:author="Claude" w:date="2026-08-25T15:18:00Z"/>
        </w:trPr>
        <w:tc>
          <w:tcPr>
            <w:tcW w:w="2340" w:type="dxa"/>
          </w:tcPr>
          <w:p w14:paraId="7993C00D" w14:textId="77777777" w:rsidR="00C31343" w:rsidRDefault="007F728F">
            <w:pPr>
              <w:jc w:val="both"/>
              <w:rPr>
                <w:del w:id="1168" w:author="Claude" w:date="2026-08-25T15:18:00Z"/>
              </w:rPr>
            </w:pPr>
            <w:del w:id="1169" w:author="Claude" w:date="2026-08-25T15:18:00Z">
              <w:r>
                <w:rPr>
                  <w:rFonts w:ascii="Georgia" w:hAnsi="Georgia"/>
                  <w:b/>
                  <w:sz w:val="28"/>
                  <w:highlight w:val="green"/>
                </w:rPr>
                <w:delText>A.8</w:delText>
              </w:r>
            </w:del>
          </w:p>
        </w:tc>
        <w:tc>
          <w:tcPr>
            <w:tcW w:w="2340" w:type="dxa"/>
          </w:tcPr>
          <w:p w14:paraId="343BBA45" w14:textId="77777777" w:rsidR="00C31343" w:rsidRDefault="007F728F">
            <w:pPr>
              <w:jc w:val="both"/>
              <w:rPr>
                <w:del w:id="1170" w:author="Claude" w:date="2026-08-25T15:18:00Z"/>
              </w:rPr>
            </w:pPr>
            <w:del w:id="1171" w:author="Claude" w:date="2026-08-25T15:18:00Z">
              <w:r>
                <w:rPr>
                  <w:rFonts w:ascii="Georgia" w:hAnsi="Georgia"/>
                  <w:sz w:val="28"/>
                  <w:highlight w:val="green"/>
                </w:rPr>
                <w:delText>Reference Operating Period (years)</w:delText>
              </w:r>
            </w:del>
          </w:p>
        </w:tc>
        <w:tc>
          <w:tcPr>
            <w:tcW w:w="2340" w:type="dxa"/>
          </w:tcPr>
          <w:p w14:paraId="7265B32B" w14:textId="77777777" w:rsidR="00C31343" w:rsidRDefault="007F728F">
            <w:pPr>
              <w:jc w:val="both"/>
              <w:rPr>
                <w:del w:id="1172" w:author="Claude" w:date="2026-08-25T15:18:00Z"/>
              </w:rPr>
            </w:pPr>
            <w:del w:id="1173" w:author="Claude" w:date="2026-08-25T15:18:00Z">
              <w:r>
                <w:rPr>
                  <w:rFonts w:ascii="Georgia" w:hAnsi="Georgia"/>
                  <w:sz w:val="28"/>
                  <w:highlight w:val="green"/>
                </w:rPr>
                <w:delText>To be determined by the Commission as the Adopted DCF Useful Life / Operating Period, superseding the existing Key Parameters table default, which shall be conformed to the adopted figure in the next amendment of these Rules.</w:delText>
              </w:r>
            </w:del>
          </w:p>
        </w:tc>
        <w:tc>
          <w:tcPr>
            <w:tcW w:w="2340" w:type="dxa"/>
          </w:tcPr>
          <w:p w14:paraId="42976B1D" w14:textId="77777777" w:rsidR="00C31343" w:rsidRDefault="007F728F">
            <w:pPr>
              <w:jc w:val="both"/>
              <w:rPr>
                <w:del w:id="1174" w:author="Claude" w:date="2026-08-25T15:18:00Z"/>
              </w:rPr>
            </w:pPr>
            <w:del w:id="1175" w:author="Claude" w:date="2026-07-28T11:37:00Z">
              <w:r>
                <w:rPr>
                  <w:rFonts w:ascii="Georgia" w:hAnsi="Georgia"/>
                  <w:sz w:val="28"/>
                  <w:szCs w:val="28"/>
                  <w:highlight w:val="green"/>
                  <w:lang w:val="en-US"/>
                </w:rPr>
                <w:delText>ERC Resolution No. 18, Series of 2021.</w:delText>
              </w:r>
            </w:del>
            <w:ins w:id="1176" w:author="Claude" w:date="2026-07-28T11:37:00Z">
              <w:del w:id="1177" w:author="Claude" w:date="2026-08-25T15:18:00Z">
                <w:r>
                  <w:rPr>
                    <w:rFonts w:ascii="Georgia" w:hAnsi="Georgia"/>
                    <w:sz w:val="28"/>
                    <w:szCs w:val="28"/>
                    <w:highlight w:val="green"/>
                    <w:lang w:val="en-US"/>
                  </w:rPr>
                  <w:delText>To be determined by the Commission.</w:delText>
                </w:r>
              </w:del>
            </w:ins>
          </w:p>
        </w:tc>
      </w:tr>
      <w:tr w:rsidR="00C31343" w14:paraId="2C92E8A9" w14:textId="77777777" w:rsidTr="5B2EF78A">
        <w:trPr>
          <w:del w:id="1178" w:author="Claude" w:date="2026-08-25T15:18:00Z"/>
        </w:trPr>
        <w:tc>
          <w:tcPr>
            <w:tcW w:w="2340" w:type="dxa"/>
          </w:tcPr>
          <w:p w14:paraId="630D7F8C" w14:textId="77777777" w:rsidR="00C31343" w:rsidRDefault="007F728F">
            <w:pPr>
              <w:jc w:val="both"/>
              <w:rPr>
                <w:del w:id="1179" w:author="Claude" w:date="2026-08-25T15:18:00Z"/>
              </w:rPr>
            </w:pPr>
            <w:del w:id="1180" w:author="Claude" w:date="2026-08-25T15:18:00Z">
              <w:r>
                <w:rPr>
                  <w:rFonts w:ascii="Georgia" w:hAnsi="Georgia"/>
                  <w:b/>
                  <w:sz w:val="28"/>
                  <w:highlight w:val="green"/>
                </w:rPr>
                <w:delText>A.9</w:delText>
              </w:r>
            </w:del>
          </w:p>
        </w:tc>
        <w:tc>
          <w:tcPr>
            <w:tcW w:w="2340" w:type="dxa"/>
          </w:tcPr>
          <w:p w14:paraId="17E31A9E" w14:textId="77777777" w:rsidR="00C31343" w:rsidRDefault="007F728F">
            <w:pPr>
              <w:jc w:val="both"/>
              <w:rPr>
                <w:del w:id="1181" w:author="Claude" w:date="2026-08-25T15:18:00Z"/>
              </w:rPr>
            </w:pPr>
            <w:del w:id="1182" w:author="Claude" w:date="2026-08-25T15:18:00Z">
              <w:r>
                <w:rPr>
                  <w:rFonts w:ascii="Georgia" w:hAnsi="Georgia"/>
                  <w:sz w:val="28"/>
                  <w:szCs w:val="28"/>
                  <w:highlight w:val="green"/>
                  <w:lang w:val="en-US"/>
                </w:rPr>
                <w:delText>Reference Debt:Equity Ratio</w:delText>
              </w:r>
            </w:del>
          </w:p>
        </w:tc>
        <w:tc>
          <w:tcPr>
            <w:tcW w:w="2340" w:type="dxa"/>
          </w:tcPr>
          <w:p w14:paraId="7E80E36E" w14:textId="77777777" w:rsidR="00C31343" w:rsidRDefault="007F728F">
            <w:pPr>
              <w:jc w:val="both"/>
              <w:rPr>
                <w:del w:id="1183" w:author="Claude" w:date="2026-08-25T15:18:00Z"/>
              </w:rPr>
            </w:pPr>
            <w:del w:id="1184" w:author="Claude" w:date="2026-08-25T15:18:00Z">
              <w:r>
                <w:rPr>
                  <w:rFonts w:ascii="Georgia" w:hAnsi="Georgia"/>
                  <w:sz w:val="28"/>
                  <w:szCs w:val="28"/>
                  <w:highlight w:val="green"/>
                  <w:lang w:val="en-US"/>
                </w:rPr>
                <w:delText>To be determined by the Commission, consistent with the existing Key Parameters table default and the blended Weighted Average Cost of Capital (WACC) benchmark.</w:delText>
              </w:r>
            </w:del>
          </w:p>
        </w:tc>
        <w:tc>
          <w:tcPr>
            <w:tcW w:w="2340" w:type="dxa"/>
          </w:tcPr>
          <w:p w14:paraId="31A1F078" w14:textId="77777777" w:rsidR="00C31343" w:rsidRDefault="007F728F">
            <w:pPr>
              <w:jc w:val="both"/>
              <w:rPr>
                <w:del w:id="1185" w:author="Claude" w:date="2026-08-25T15:18:00Z"/>
              </w:rPr>
            </w:pPr>
            <w:del w:id="1186" w:author="Claude" w:date="2026-07-28T11:37:00Z">
              <w:r>
                <w:rPr>
                  <w:rFonts w:ascii="Georgia" w:hAnsi="Georgia"/>
                  <w:sz w:val="28"/>
                  <w:szCs w:val="28"/>
                  <w:highlight w:val="green"/>
                  <w:lang w:val="en-US"/>
                </w:rPr>
                <w:delText xml:space="preserve">ERC Case No. 2020-043-RC; </w:delText>
              </w:r>
            </w:del>
            <w:del w:id="1187" w:author="Claude" w:date="2026-08-25T15:18:00Z">
              <w:r>
                <w:rPr>
                  <w:rFonts w:ascii="Georgia" w:hAnsi="Georgia"/>
                  <w:sz w:val="28"/>
                  <w:szCs w:val="28"/>
                  <w:highlight w:val="green"/>
                  <w:lang w:val="en-US"/>
                </w:rPr>
                <w:delText>Section 8.7 Key Parameters table of these Rules.</w:delText>
              </w:r>
            </w:del>
          </w:p>
        </w:tc>
      </w:tr>
      <w:tr w:rsidR="00C31343" w14:paraId="608324B1" w14:textId="77777777" w:rsidTr="5B2EF78A">
        <w:trPr>
          <w:del w:id="1188" w:author="Claude" w:date="2026-08-25T15:18:00Z"/>
        </w:trPr>
        <w:tc>
          <w:tcPr>
            <w:tcW w:w="2340" w:type="dxa"/>
          </w:tcPr>
          <w:p w14:paraId="1AF476A9" w14:textId="77777777" w:rsidR="00C31343" w:rsidRDefault="007F728F">
            <w:pPr>
              <w:jc w:val="both"/>
              <w:rPr>
                <w:del w:id="1189" w:author="Claude" w:date="2026-08-25T15:18:00Z"/>
              </w:rPr>
            </w:pPr>
            <w:del w:id="1190" w:author="Claude" w:date="2026-08-25T15:18:00Z">
              <w:r>
                <w:rPr>
                  <w:rFonts w:ascii="Georgia" w:hAnsi="Georgia"/>
                  <w:b/>
                  <w:sz w:val="28"/>
                  <w:highlight w:val="green"/>
                </w:rPr>
                <w:delText>A.10</w:delText>
              </w:r>
            </w:del>
          </w:p>
        </w:tc>
        <w:tc>
          <w:tcPr>
            <w:tcW w:w="2340" w:type="dxa"/>
          </w:tcPr>
          <w:p w14:paraId="2F78EE03" w14:textId="77777777" w:rsidR="00C31343" w:rsidRDefault="007F728F">
            <w:pPr>
              <w:jc w:val="both"/>
              <w:rPr>
                <w:del w:id="1191" w:author="Claude" w:date="2026-08-25T15:18:00Z"/>
              </w:rPr>
            </w:pPr>
            <w:del w:id="1192" w:author="Claude" w:date="2026-08-25T15:18:00Z">
              <w:r>
                <w:rPr>
                  <w:rFonts w:ascii="Georgia" w:hAnsi="Georgia"/>
                  <w:sz w:val="28"/>
                  <w:highlight w:val="green"/>
                </w:rPr>
                <w:delText>Reference Cost of Debt — local and foreign tranches (% per annum)</w:delText>
              </w:r>
            </w:del>
          </w:p>
        </w:tc>
        <w:tc>
          <w:tcPr>
            <w:tcW w:w="2340" w:type="dxa"/>
          </w:tcPr>
          <w:p w14:paraId="4D4FC0E8" w14:textId="77777777" w:rsidR="00C31343" w:rsidRDefault="007F728F">
            <w:pPr>
              <w:jc w:val="both"/>
              <w:rPr>
                <w:del w:id="1193" w:author="Claude" w:date="2026-08-25T15:18:00Z"/>
              </w:rPr>
            </w:pPr>
            <w:del w:id="1194" w:author="Claude" w:date="2026-08-25T15:18:00Z">
              <w:r>
                <w:rPr>
                  <w:rFonts w:ascii="Georgia" w:hAnsi="Georgia"/>
                  <w:sz w:val="28"/>
                  <w:szCs w:val="28"/>
                  <w:highlight w:val="green"/>
                  <w:lang w:val="en-US"/>
                </w:rPr>
                <w:delText>To be determined by the Commission for the local and foreign tranches respectively, blended in accordance with the Local:Foreign Capital Ratio under Item A.13, consistent with the blended WACC (Item A.9) once combined with the Required Equity Return (Item A.12) at the Debt:Equity Ratio (Item A.9) and the applicable corporate income tax rate (Item A.14).</w:delText>
              </w:r>
            </w:del>
          </w:p>
        </w:tc>
        <w:tc>
          <w:tcPr>
            <w:tcW w:w="2340" w:type="dxa"/>
          </w:tcPr>
          <w:p w14:paraId="07A859A1" w14:textId="77777777" w:rsidR="00C31343" w:rsidRDefault="007F728F">
            <w:pPr>
              <w:jc w:val="both"/>
              <w:rPr>
                <w:del w:id="1195" w:author="Claude" w:date="2026-08-25T15:18:00Z"/>
              </w:rPr>
            </w:pPr>
            <w:ins w:id="1196" w:author="Claude" w:date="2026-07-28T11:04:00Z">
              <w:del w:id="1197" w:author="Claude" w:date="2026-08-25T15:18:00Z">
                <w:r>
                  <w:rPr>
                    <w:rFonts w:ascii="Georgia" w:hAnsi="Georgia"/>
                    <w:sz w:val="28"/>
                    <w:highlight w:val="green"/>
                  </w:rPr>
                  <w:delText>Asian Development Bank (</w:delText>
                </w:r>
              </w:del>
            </w:ins>
            <w:del w:id="1198" w:author="Claude" w:date="2026-08-25T15:18:00Z">
              <w:r>
                <w:rPr>
                  <w:rFonts w:ascii="Georgia" w:hAnsi="Georgia"/>
                  <w:sz w:val="28"/>
                  <w:highlight w:val="green"/>
                </w:rPr>
                <w:delText>ADB</w:delText>
              </w:r>
            </w:del>
            <w:ins w:id="1199" w:author="Claude" w:date="2026-07-28T11:04:00Z">
              <w:del w:id="1200" w:author="Claude" w:date="2026-08-25T15:18:00Z">
                <w:r>
                  <w:rPr>
                    <w:rFonts w:ascii="Georgia" w:hAnsi="Georgia"/>
                    <w:sz w:val="28"/>
                    <w:highlight w:val="green"/>
                  </w:rPr>
                  <w:delText>)</w:delText>
                </w:r>
              </w:del>
            </w:ins>
            <w:del w:id="1201" w:author="Claude" w:date="2026-08-25T15:18:00Z">
              <w:r>
                <w:rPr>
                  <w:rFonts w:ascii="Georgia" w:hAnsi="Georgia"/>
                  <w:sz w:val="28"/>
                  <w:highlight w:val="green"/>
                </w:rPr>
                <w:delText>/</w:delText>
              </w:r>
            </w:del>
            <w:ins w:id="1202" w:author="Claude" w:date="2026-07-28T11:04:00Z">
              <w:del w:id="1203" w:author="Claude" w:date="2026-08-25T15:18:00Z">
                <w:r>
                  <w:rPr>
                    <w:rFonts w:ascii="Georgia" w:hAnsi="Georgia"/>
                    <w:sz w:val="28"/>
                    <w:highlight w:val="green"/>
                  </w:rPr>
                  <w:delText>International Finance Corporation (</w:delText>
                </w:r>
              </w:del>
            </w:ins>
            <w:del w:id="1204" w:author="Claude" w:date="2026-08-25T15:18:00Z">
              <w:r>
                <w:rPr>
                  <w:rFonts w:ascii="Georgia" w:hAnsi="Georgia"/>
                  <w:sz w:val="28"/>
                  <w:highlight w:val="green"/>
                </w:rPr>
                <w:delText>IFC</w:delText>
              </w:r>
            </w:del>
            <w:ins w:id="1205" w:author="Claude" w:date="2026-07-28T11:04:00Z">
              <w:del w:id="1206" w:author="Claude" w:date="2026-08-25T15:18:00Z">
                <w:r>
                  <w:rPr>
                    <w:rFonts w:ascii="Georgia" w:hAnsi="Georgia"/>
                    <w:sz w:val="28"/>
                    <w:highlight w:val="green"/>
                  </w:rPr>
                  <w:delText>)</w:delText>
                </w:r>
              </w:del>
            </w:ins>
            <w:del w:id="1207" w:author="Claude" w:date="2026-08-25T15:18:00Z">
              <w:r>
                <w:rPr>
                  <w:rFonts w:ascii="Georgia" w:hAnsi="Georgia"/>
                  <w:sz w:val="28"/>
                  <w:highlight w:val="green"/>
                </w:rPr>
                <w:delText xml:space="preserve"> infrastructure project-finance benchmarks for Philippine peso and USD long-tenor debt.</w:delText>
              </w:r>
            </w:del>
          </w:p>
        </w:tc>
      </w:tr>
      <w:tr w:rsidR="00C31343" w14:paraId="78FB6001" w14:textId="77777777" w:rsidTr="5B2EF78A">
        <w:trPr>
          <w:del w:id="1208" w:author="Claude" w:date="2026-08-25T15:18:00Z"/>
        </w:trPr>
        <w:tc>
          <w:tcPr>
            <w:tcW w:w="2340" w:type="dxa"/>
          </w:tcPr>
          <w:p w14:paraId="222384C7" w14:textId="77777777" w:rsidR="00C31343" w:rsidRDefault="007F728F">
            <w:pPr>
              <w:jc w:val="both"/>
              <w:rPr>
                <w:del w:id="1209" w:author="Claude" w:date="2026-08-25T15:18:00Z"/>
              </w:rPr>
            </w:pPr>
            <w:del w:id="1210" w:author="Claude" w:date="2026-08-25T15:18:00Z">
              <w:r>
                <w:rPr>
                  <w:rFonts w:ascii="Georgia" w:hAnsi="Georgia"/>
                  <w:b/>
                  <w:sz w:val="28"/>
                  <w:highlight w:val="green"/>
                </w:rPr>
                <w:delText>A.11</w:delText>
              </w:r>
            </w:del>
          </w:p>
        </w:tc>
        <w:tc>
          <w:tcPr>
            <w:tcW w:w="2340" w:type="dxa"/>
          </w:tcPr>
          <w:p w14:paraId="47A97E0A" w14:textId="77777777" w:rsidR="00C31343" w:rsidRDefault="007F728F">
            <w:pPr>
              <w:jc w:val="both"/>
              <w:rPr>
                <w:del w:id="1211" w:author="Claude" w:date="2026-08-25T15:18:00Z"/>
              </w:rPr>
            </w:pPr>
            <w:del w:id="1212" w:author="Claude" w:date="2026-08-25T15:18:00Z">
              <w:r>
                <w:rPr>
                  <w:rFonts w:ascii="Georgia" w:hAnsi="Georgia"/>
                  <w:sz w:val="28"/>
                  <w:highlight w:val="green"/>
                </w:rPr>
                <w:delText>Reference Debt Repayment Period (years)</w:delText>
              </w:r>
            </w:del>
          </w:p>
        </w:tc>
        <w:tc>
          <w:tcPr>
            <w:tcW w:w="2340" w:type="dxa"/>
          </w:tcPr>
          <w:p w14:paraId="4C5524DE" w14:textId="77777777" w:rsidR="00C31343" w:rsidRDefault="007F728F">
            <w:pPr>
              <w:jc w:val="both"/>
              <w:rPr>
                <w:del w:id="1213" w:author="Claude" w:date="2026-08-25T15:18:00Z"/>
              </w:rPr>
            </w:pPr>
            <w:del w:id="1214" w:author="Claude" w:date="2026-08-25T15:18:00Z">
              <w:r>
                <w:rPr>
                  <w:rFonts w:ascii="Georgia" w:hAnsi="Georgia"/>
                  <w:sz w:val="28"/>
                  <w:highlight w:val="green"/>
                </w:rPr>
                <w:delText>To be determined by the Commission, shorter than the Reference Operating Period (Item A.8) to preserve a debt-service cushion in the final operating years.</w:delText>
              </w:r>
            </w:del>
          </w:p>
        </w:tc>
        <w:tc>
          <w:tcPr>
            <w:tcW w:w="2340" w:type="dxa"/>
          </w:tcPr>
          <w:p w14:paraId="79742D50" w14:textId="77777777" w:rsidR="00C31343" w:rsidRDefault="007F728F">
            <w:pPr>
              <w:jc w:val="both"/>
              <w:rPr>
                <w:del w:id="1215" w:author="Claude" w:date="2026-08-25T15:18:00Z"/>
              </w:rPr>
            </w:pPr>
            <w:del w:id="1216" w:author="Claude" w:date="2026-08-25T15:18:00Z">
              <w:r>
                <w:rPr>
                  <w:rFonts w:ascii="Georgia" w:hAnsi="Georgia"/>
                  <w:sz w:val="28"/>
                  <w:highlight w:val="green"/>
                </w:rPr>
                <w:delText>ADB/IFC syndicated project-finance benchmarks for gas-fired power (typical debt tenors of twelve (12) to eighteen (18) years).</w:delText>
              </w:r>
            </w:del>
          </w:p>
        </w:tc>
      </w:tr>
      <w:tr w:rsidR="00C31343" w14:paraId="2577E372" w14:textId="77777777" w:rsidTr="5B2EF78A">
        <w:trPr>
          <w:del w:id="1217" w:author="Claude" w:date="2026-08-25T15:18:00Z"/>
        </w:trPr>
        <w:tc>
          <w:tcPr>
            <w:tcW w:w="2340" w:type="dxa"/>
          </w:tcPr>
          <w:p w14:paraId="5E9EEFA3" w14:textId="77777777" w:rsidR="00C31343" w:rsidRDefault="007F728F">
            <w:pPr>
              <w:jc w:val="both"/>
              <w:rPr>
                <w:del w:id="1218" w:author="Claude" w:date="2026-08-25T15:18:00Z"/>
              </w:rPr>
            </w:pPr>
            <w:del w:id="1219" w:author="Claude" w:date="2026-08-25T15:18:00Z">
              <w:r>
                <w:rPr>
                  <w:rFonts w:ascii="Georgia" w:hAnsi="Georgia"/>
                  <w:b/>
                  <w:sz w:val="28"/>
                  <w:highlight w:val="green"/>
                </w:rPr>
                <w:delText>A.12</w:delText>
              </w:r>
            </w:del>
          </w:p>
        </w:tc>
        <w:tc>
          <w:tcPr>
            <w:tcW w:w="2340" w:type="dxa"/>
          </w:tcPr>
          <w:p w14:paraId="125C2200" w14:textId="77777777" w:rsidR="00C31343" w:rsidRDefault="007F728F">
            <w:pPr>
              <w:jc w:val="both"/>
              <w:rPr>
                <w:del w:id="1220" w:author="Claude" w:date="2026-08-25T15:18:00Z"/>
              </w:rPr>
            </w:pPr>
            <w:del w:id="1221" w:author="Claude" w:date="2026-08-25T15:18:00Z">
              <w:r>
                <w:rPr>
                  <w:rFonts w:ascii="Georgia" w:hAnsi="Georgia"/>
                  <w:sz w:val="28"/>
                  <w:highlight w:val="green"/>
                </w:rPr>
                <w:delText>Reference Equity Required Rate of Return (% per annum)</w:delText>
              </w:r>
            </w:del>
          </w:p>
        </w:tc>
        <w:tc>
          <w:tcPr>
            <w:tcW w:w="2340" w:type="dxa"/>
          </w:tcPr>
          <w:p w14:paraId="73910F0C" w14:textId="77777777" w:rsidR="00C31343" w:rsidRDefault="007F728F">
            <w:pPr>
              <w:jc w:val="both"/>
              <w:rPr>
                <w:del w:id="1222" w:author="Claude" w:date="2026-08-25T15:18:00Z"/>
              </w:rPr>
            </w:pPr>
            <w:del w:id="1223" w:author="Claude" w:date="2026-08-25T15:18:00Z">
              <w:r>
                <w:rPr>
                  <w:rFonts w:ascii="Georgia" w:hAnsi="Georgia"/>
                  <w:sz w:val="28"/>
                  <w:highlight w:val="green"/>
                </w:rPr>
                <w:delText>To be determined by the Commission, within the range typically required for emerging-market gas-fired IPP equity, and consistent with the blended WACC (Item A.9) at the Debt:Equity Ratio (Item A.9), the pretax blended Cost of Debt (Item A.10), and the applicable corporate income tax rate (Item A.14).</w:delText>
              </w:r>
            </w:del>
          </w:p>
        </w:tc>
        <w:tc>
          <w:tcPr>
            <w:tcW w:w="2340" w:type="dxa"/>
          </w:tcPr>
          <w:p w14:paraId="1EFB3047" w14:textId="77777777" w:rsidR="00C31343" w:rsidRDefault="007F728F">
            <w:pPr>
              <w:jc w:val="both"/>
              <w:rPr>
                <w:del w:id="1224" w:author="Claude" w:date="2026-08-25T15:18:00Z"/>
              </w:rPr>
            </w:pPr>
            <w:del w:id="1225" w:author="Claude" w:date="2026-08-25T15:18:00Z">
              <w:r>
                <w:rPr>
                  <w:rFonts w:ascii="Georgia" w:hAnsi="Georgia"/>
                  <w:sz w:val="28"/>
                  <w:highlight w:val="green"/>
                </w:rPr>
                <w:delText>ADB/IFC infrastructure equity-return benchmarks for emerging-market gas-fired power (typically twelve percent (12%) to sixteen percent (16%)).</w:delText>
              </w:r>
            </w:del>
          </w:p>
        </w:tc>
      </w:tr>
      <w:tr w:rsidR="00C31343" w14:paraId="4FAE60C8" w14:textId="77777777" w:rsidTr="5B2EF78A">
        <w:trPr>
          <w:del w:id="1226" w:author="Claude" w:date="2026-08-25T15:18:00Z"/>
        </w:trPr>
        <w:tc>
          <w:tcPr>
            <w:tcW w:w="2340" w:type="dxa"/>
          </w:tcPr>
          <w:p w14:paraId="035D431E" w14:textId="77777777" w:rsidR="00C31343" w:rsidRDefault="007F728F">
            <w:pPr>
              <w:jc w:val="both"/>
              <w:rPr>
                <w:del w:id="1227" w:author="Claude" w:date="2026-08-25T15:18:00Z"/>
              </w:rPr>
            </w:pPr>
            <w:del w:id="1228" w:author="Claude" w:date="2026-08-25T15:18:00Z">
              <w:r>
                <w:rPr>
                  <w:rFonts w:ascii="Georgia" w:hAnsi="Georgia"/>
                  <w:b/>
                  <w:sz w:val="28"/>
                  <w:highlight w:val="green"/>
                </w:rPr>
                <w:delText>A.13</w:delText>
              </w:r>
            </w:del>
          </w:p>
        </w:tc>
        <w:tc>
          <w:tcPr>
            <w:tcW w:w="2340" w:type="dxa"/>
          </w:tcPr>
          <w:p w14:paraId="2BE479F1" w14:textId="77777777" w:rsidR="00C31343" w:rsidRDefault="007F728F">
            <w:pPr>
              <w:jc w:val="both"/>
              <w:rPr>
                <w:del w:id="1229" w:author="Claude" w:date="2026-08-25T15:18:00Z"/>
              </w:rPr>
            </w:pPr>
            <w:del w:id="1230" w:author="Claude" w:date="2026-08-25T15:18:00Z">
              <w:r>
                <w:rPr>
                  <w:rFonts w:ascii="Georgia" w:hAnsi="Georgia"/>
                  <w:sz w:val="28"/>
                  <w:szCs w:val="28"/>
                  <w:highlight w:val="green"/>
                  <w:lang w:val="en-US"/>
                </w:rPr>
                <w:delText>Local:Foreign Capital Ratio</w:delText>
              </w:r>
            </w:del>
          </w:p>
        </w:tc>
        <w:tc>
          <w:tcPr>
            <w:tcW w:w="2340" w:type="dxa"/>
          </w:tcPr>
          <w:p w14:paraId="7726D42F" w14:textId="77777777" w:rsidR="00C31343" w:rsidRDefault="007F728F">
            <w:pPr>
              <w:jc w:val="both"/>
              <w:rPr>
                <w:del w:id="1231" w:author="Claude" w:date="2026-08-25T15:18:00Z"/>
              </w:rPr>
            </w:pPr>
            <w:del w:id="1232" w:author="Claude" w:date="2026-08-25T15:18:00Z">
              <w:r>
                <w:rPr>
                  <w:rFonts w:ascii="Georgia" w:hAnsi="Georgia"/>
                  <w:sz w:val="28"/>
                  <w:szCs w:val="28"/>
                  <w:highlight w:val="green"/>
                  <w:lang w:val="en-US"/>
                </w:rPr>
                <w:delText>To be determined by the Commission, consistent with the PHP-Denominated Settlement policy of Section 8.5 of these Rules and typical financing structures for Philippine gas-fired IPPs (majority local/peso financing with a foreign multilateral or export-credit tranche).</w:delText>
              </w:r>
            </w:del>
          </w:p>
        </w:tc>
        <w:tc>
          <w:tcPr>
            <w:tcW w:w="2340" w:type="dxa"/>
          </w:tcPr>
          <w:p w14:paraId="27A713C6" w14:textId="77777777" w:rsidR="00C31343" w:rsidRDefault="007F728F">
            <w:pPr>
              <w:jc w:val="both"/>
              <w:rPr>
                <w:del w:id="1233" w:author="Claude" w:date="2026-08-25T15:18:00Z"/>
              </w:rPr>
            </w:pPr>
            <w:del w:id="1234" w:author="Claude" w:date="2026-08-25T15:18:00Z">
              <w:r>
                <w:rPr>
                  <w:rFonts w:ascii="Georgia" w:hAnsi="Georgia"/>
                  <w:sz w:val="28"/>
                  <w:highlight w:val="green"/>
                </w:rPr>
                <w:delText>Section 8.5 of these Rules (PHP-Denominated Settlement); typical Philippine IPP financing structures.</w:delText>
              </w:r>
            </w:del>
          </w:p>
        </w:tc>
      </w:tr>
      <w:tr w:rsidR="00C31343" w14:paraId="5AF9EC3E" w14:textId="77777777" w:rsidTr="5B2EF78A">
        <w:trPr>
          <w:del w:id="1235" w:author="Claude" w:date="2026-08-25T15:18:00Z"/>
        </w:trPr>
        <w:tc>
          <w:tcPr>
            <w:tcW w:w="2340" w:type="dxa"/>
          </w:tcPr>
          <w:p w14:paraId="6FC3A7EE" w14:textId="77777777" w:rsidR="00C31343" w:rsidRDefault="007F728F">
            <w:pPr>
              <w:jc w:val="both"/>
              <w:rPr>
                <w:del w:id="1236" w:author="Claude" w:date="2026-08-25T15:18:00Z"/>
              </w:rPr>
            </w:pPr>
            <w:del w:id="1237" w:author="Claude" w:date="2026-08-25T15:18:00Z">
              <w:r>
                <w:rPr>
                  <w:rFonts w:ascii="Georgia" w:hAnsi="Georgia"/>
                  <w:b/>
                  <w:sz w:val="28"/>
                  <w:highlight w:val="green"/>
                </w:rPr>
                <w:delText>A.14</w:delText>
              </w:r>
            </w:del>
          </w:p>
        </w:tc>
        <w:tc>
          <w:tcPr>
            <w:tcW w:w="2340" w:type="dxa"/>
          </w:tcPr>
          <w:p w14:paraId="400E360B" w14:textId="77777777" w:rsidR="00C31343" w:rsidRDefault="007F728F">
            <w:pPr>
              <w:jc w:val="both"/>
              <w:rPr>
                <w:del w:id="1238" w:author="Claude" w:date="2026-08-25T15:18:00Z"/>
              </w:rPr>
            </w:pPr>
            <w:del w:id="1239" w:author="Claude" w:date="2026-08-25T15:18:00Z">
              <w:r>
                <w:rPr>
                  <w:rFonts w:ascii="Georgia" w:hAnsi="Georgia"/>
                  <w:sz w:val="28"/>
                  <w:highlight w:val="green"/>
                </w:rPr>
                <w:delText>Applicable Income Tax Rate and tax holiday provisions</w:delText>
              </w:r>
            </w:del>
          </w:p>
        </w:tc>
        <w:tc>
          <w:tcPr>
            <w:tcW w:w="2340" w:type="dxa"/>
          </w:tcPr>
          <w:p w14:paraId="7C3C2314" w14:textId="77777777" w:rsidR="00C31343" w:rsidRDefault="007F728F">
            <w:pPr>
              <w:jc w:val="both"/>
              <w:rPr>
                <w:del w:id="1240" w:author="Claude" w:date="2026-08-25T15:18:00Z"/>
              </w:rPr>
            </w:pPr>
            <w:del w:id="1241" w:author="Claude" w:date="2026-08-25T15:18:00Z">
              <w:r>
                <w:rPr>
                  <w:rFonts w:ascii="Georgia" w:hAnsi="Georgia"/>
                  <w:sz w:val="28"/>
                  <w:szCs w:val="28"/>
                  <w:highlight w:val="green"/>
                  <w:lang w:val="en-US"/>
                </w:rPr>
                <w:delText>To be determined by the Commission, consistent with the existing Key Parameters table and applicable law; no conflict identified between Annex “A” and the body of these Rules on this item.</w:delText>
              </w:r>
            </w:del>
          </w:p>
        </w:tc>
        <w:tc>
          <w:tcPr>
            <w:tcW w:w="2340" w:type="dxa"/>
          </w:tcPr>
          <w:p w14:paraId="2A1AA35D" w14:textId="77777777" w:rsidR="00C31343" w:rsidRDefault="007F728F">
            <w:pPr>
              <w:jc w:val="both"/>
              <w:rPr>
                <w:del w:id="1242" w:author="Claude" w:date="2026-08-25T15:18:00Z"/>
              </w:rPr>
            </w:pPr>
            <w:del w:id="1243" w:author="Claude" w:date="2026-08-25T15:18:00Z">
              <w:r>
                <w:rPr>
                  <w:rFonts w:ascii="Georgia" w:hAnsi="Georgia"/>
                  <w:sz w:val="28"/>
                  <w:highlight w:val="green"/>
                </w:rPr>
                <w:delText>Republic Act No. 11534 (CREATE Act).</w:delText>
              </w:r>
            </w:del>
          </w:p>
        </w:tc>
      </w:tr>
      <w:tr w:rsidR="00C31343" w14:paraId="4F5CF2A7" w14:textId="77777777" w:rsidTr="5B2EF78A">
        <w:trPr>
          <w:del w:id="1244" w:author="Claude" w:date="2026-08-25T15:18:00Z"/>
        </w:trPr>
        <w:tc>
          <w:tcPr>
            <w:tcW w:w="2340" w:type="dxa"/>
          </w:tcPr>
          <w:p w14:paraId="40E8EEF9" w14:textId="77777777" w:rsidR="00C31343" w:rsidRDefault="007F728F">
            <w:pPr>
              <w:jc w:val="both"/>
              <w:rPr>
                <w:del w:id="1245" w:author="Claude" w:date="2026-08-25T15:18:00Z"/>
              </w:rPr>
            </w:pPr>
            <w:del w:id="1246" w:author="Claude" w:date="2026-08-25T15:18:00Z">
              <w:r>
                <w:rPr>
                  <w:rFonts w:ascii="Georgia" w:hAnsi="Georgia"/>
                  <w:b/>
                  <w:sz w:val="28"/>
                  <w:highlight w:val="green"/>
                </w:rPr>
                <w:delText>A.15</w:delText>
              </w:r>
            </w:del>
          </w:p>
        </w:tc>
        <w:tc>
          <w:tcPr>
            <w:tcW w:w="2340" w:type="dxa"/>
          </w:tcPr>
          <w:p w14:paraId="4324A83D" w14:textId="77777777" w:rsidR="00C31343" w:rsidRDefault="007F728F">
            <w:pPr>
              <w:jc w:val="both"/>
              <w:rPr>
                <w:del w:id="1247" w:author="Claude" w:date="2026-08-25T15:18:00Z"/>
              </w:rPr>
            </w:pPr>
            <w:del w:id="1248" w:author="Claude" w:date="2026-08-25T15:18:00Z">
              <w:r>
                <w:rPr>
                  <w:rFonts w:ascii="Georgia" w:hAnsi="Georgia"/>
                  <w:sz w:val="28"/>
                  <w:highlight w:val="green"/>
                </w:rPr>
                <w:delText>Reference Heat Rate Cap (MMBtu/kWh)</w:delText>
              </w:r>
            </w:del>
          </w:p>
        </w:tc>
        <w:tc>
          <w:tcPr>
            <w:tcW w:w="2340" w:type="dxa"/>
          </w:tcPr>
          <w:p w14:paraId="70570792" w14:textId="77777777" w:rsidR="00C31343" w:rsidRDefault="007F728F">
            <w:pPr>
              <w:jc w:val="both"/>
              <w:rPr>
                <w:del w:id="1249" w:author="Claude" w:date="2026-08-25T15:18:00Z"/>
              </w:rPr>
            </w:pPr>
            <w:del w:id="1250" w:author="Claude" w:date="2026-08-25T15:18:00Z">
              <w:r>
                <w:rPr>
                  <w:rFonts w:ascii="Georgia" w:hAnsi="Georgia"/>
                  <w:sz w:val="28"/>
                  <w:highlight w:val="green"/>
                </w:rPr>
                <w:delText>To be determined by the Commission, consistent with the existing Table 3 (Section 19) cap for CCGT; the adopted reference project’s own Contract Heat Rate input shall be verified to sit below this cap.</w:delText>
              </w:r>
            </w:del>
          </w:p>
        </w:tc>
        <w:tc>
          <w:tcPr>
            <w:tcW w:w="2340" w:type="dxa"/>
          </w:tcPr>
          <w:p w14:paraId="55CA5CF4" w14:textId="77777777" w:rsidR="00C31343" w:rsidRDefault="007F728F">
            <w:pPr>
              <w:jc w:val="both"/>
              <w:rPr>
                <w:del w:id="1251" w:author="Claude" w:date="2026-08-25T15:18:00Z"/>
              </w:rPr>
            </w:pPr>
            <w:del w:id="1252" w:author="Claude" w:date="2026-08-25T15:18:00Z">
              <w:r>
                <w:rPr>
                  <w:rFonts w:ascii="Georgia" w:hAnsi="Georgia"/>
                  <w:sz w:val="28"/>
                  <w:highlight w:val="green"/>
                </w:rPr>
                <w:delText>Section 19/Table 3 of these Rules.</w:delText>
              </w:r>
            </w:del>
          </w:p>
        </w:tc>
      </w:tr>
      <w:tr w:rsidR="00C31343" w14:paraId="5C9D1DB2" w14:textId="77777777" w:rsidTr="5B2EF78A">
        <w:trPr>
          <w:del w:id="1253" w:author="Claude" w:date="2026-08-25T15:18:00Z"/>
        </w:trPr>
        <w:tc>
          <w:tcPr>
            <w:tcW w:w="2340" w:type="dxa"/>
          </w:tcPr>
          <w:p w14:paraId="3BD5CDBB" w14:textId="77777777" w:rsidR="00C31343" w:rsidRDefault="007F728F">
            <w:pPr>
              <w:jc w:val="both"/>
              <w:rPr>
                <w:del w:id="1254" w:author="Claude" w:date="2026-08-25T15:18:00Z"/>
              </w:rPr>
            </w:pPr>
            <w:del w:id="1255" w:author="Claude" w:date="2026-08-25T15:18:00Z">
              <w:r>
                <w:rPr>
                  <w:rFonts w:ascii="Georgia" w:hAnsi="Georgia"/>
                  <w:b/>
                  <w:sz w:val="28"/>
                  <w:highlight w:val="green"/>
                </w:rPr>
                <w:delText>A.16</w:delText>
              </w:r>
            </w:del>
          </w:p>
        </w:tc>
        <w:tc>
          <w:tcPr>
            <w:tcW w:w="2340" w:type="dxa"/>
          </w:tcPr>
          <w:p w14:paraId="14424957" w14:textId="77777777" w:rsidR="00C31343" w:rsidRDefault="007F728F">
            <w:pPr>
              <w:jc w:val="both"/>
              <w:rPr>
                <w:del w:id="1256" w:author="Claude" w:date="2026-08-25T15:18:00Z"/>
              </w:rPr>
            </w:pPr>
            <w:del w:id="1257" w:author="Claude" w:date="2026-08-25T15:18:00Z">
              <w:r>
                <w:rPr>
                  <w:rFonts w:ascii="Georgia" w:hAnsi="Georgia"/>
                  <w:sz w:val="28"/>
                  <w:highlight w:val="green"/>
                </w:rPr>
                <w:delText>Peso-Dollar Exchange Rate Reference</w:delText>
              </w:r>
            </w:del>
          </w:p>
        </w:tc>
        <w:tc>
          <w:tcPr>
            <w:tcW w:w="2340" w:type="dxa"/>
          </w:tcPr>
          <w:p w14:paraId="4E04503E" w14:textId="77777777" w:rsidR="00C31343" w:rsidRDefault="007F728F">
            <w:pPr>
              <w:jc w:val="both"/>
              <w:rPr>
                <w:del w:id="1258" w:author="Claude" w:date="2026-08-25T15:18:00Z"/>
              </w:rPr>
            </w:pPr>
            <w:del w:id="1259" w:author="Claude" w:date="2026-08-25T15:18:00Z">
              <w:r>
                <w:rPr>
                  <w:rFonts w:ascii="Georgia" w:hAnsi="Georgia"/>
                  <w:sz w:val="28"/>
                  <w:szCs w:val="28"/>
                  <w:highlight w:val="green"/>
                  <w:lang w:val="en-US"/>
                </w:rPr>
                <w:delText>To be determined by the Commission (provisional reference rate).</w:delText>
              </w:r>
            </w:del>
          </w:p>
        </w:tc>
        <w:tc>
          <w:tcPr>
            <w:tcW w:w="2340" w:type="dxa"/>
          </w:tcPr>
          <w:p w14:paraId="168738DC" w14:textId="77777777" w:rsidR="00C31343" w:rsidRDefault="007F728F">
            <w:pPr>
              <w:jc w:val="both"/>
              <w:rPr>
                <w:del w:id="1260" w:author="Claude" w:date="2026-08-25T15:18:00Z"/>
              </w:rPr>
            </w:pPr>
            <w:del w:id="1261" w:author="Claude" w:date="2026-08-25T14:02:00Z">
              <w:r>
                <w:rPr>
                  <w:rFonts w:ascii="Georgia" w:hAnsi="Georgia"/>
                  <w:sz w:val="28"/>
                  <w:highlight w:val="green"/>
                </w:rPr>
                <w:delText>FGPC Provisional Invoice, June 2026.</w:delText>
              </w:r>
            </w:del>
            <w:ins w:id="1262" w:author="Claude" w:date="2026-08-25T14:02:00Z">
              <w:del w:id="1263" w:author="Claude" w:date="2026-08-25T15:18:00Z">
                <w:r>
                  <w:rPr>
                    <w:rFonts w:ascii="Georgia" w:hAnsi="Georgia"/>
                    <w:sz w:val="28"/>
                    <w:highlight w:val="green"/>
                  </w:rPr>
                  <w:delText>An existing peer mid-merit facility's Provisional Invoice, June 2026.</w:delText>
                </w:r>
              </w:del>
            </w:ins>
          </w:p>
        </w:tc>
      </w:tr>
      <w:tr w:rsidR="00C31343" w14:paraId="62C0BE98" w14:textId="77777777" w:rsidTr="5B2EF78A">
        <w:trPr>
          <w:del w:id="1264" w:author="Claude" w:date="2026-08-25T15:18:00Z"/>
        </w:trPr>
        <w:tc>
          <w:tcPr>
            <w:tcW w:w="2340" w:type="dxa"/>
          </w:tcPr>
          <w:p w14:paraId="12892456" w14:textId="77777777" w:rsidR="00C31343" w:rsidRDefault="007F728F">
            <w:pPr>
              <w:jc w:val="both"/>
              <w:rPr>
                <w:del w:id="1265" w:author="Claude" w:date="2026-08-25T15:18:00Z"/>
              </w:rPr>
            </w:pPr>
            <w:del w:id="1266" w:author="Claude" w:date="2026-08-25T15:18:00Z">
              <w:r>
                <w:rPr>
                  <w:rFonts w:ascii="Georgia" w:hAnsi="Georgia"/>
                  <w:b/>
                  <w:sz w:val="28"/>
                  <w:highlight w:val="green"/>
                </w:rPr>
                <w:delText>A.17</w:delText>
              </w:r>
            </w:del>
          </w:p>
        </w:tc>
        <w:tc>
          <w:tcPr>
            <w:tcW w:w="2340" w:type="dxa"/>
          </w:tcPr>
          <w:p w14:paraId="3243B595" w14:textId="77777777" w:rsidR="00C31343" w:rsidRDefault="007F728F">
            <w:pPr>
              <w:jc w:val="both"/>
              <w:rPr>
                <w:del w:id="1267" w:author="Claude" w:date="2026-08-25T15:18:00Z"/>
              </w:rPr>
            </w:pPr>
            <w:del w:id="1268" w:author="Claude" w:date="2026-08-25T15:18:00Z">
              <w:r>
                <w:rPr>
                  <w:rFonts w:ascii="Georgia" w:hAnsi="Georgia"/>
                  <w:sz w:val="28"/>
                  <w:highlight w:val="green"/>
                </w:rPr>
                <w:delText>Capped Landed Logistics Cost Components</w:delText>
              </w:r>
            </w:del>
          </w:p>
        </w:tc>
        <w:tc>
          <w:tcPr>
            <w:tcW w:w="2340" w:type="dxa"/>
          </w:tcPr>
          <w:p w14:paraId="6A99F3C3" w14:textId="77777777" w:rsidR="00C31343" w:rsidRDefault="007F728F">
            <w:pPr>
              <w:jc w:val="both"/>
              <w:rPr>
                <w:del w:id="1269" w:author="Claude" w:date="2026-08-25T15:18:00Z"/>
              </w:rPr>
            </w:pPr>
            <w:del w:id="1270" w:author="Claude" w:date="2026-08-25T15:18:00Z">
              <w:r>
                <w:rPr>
                  <w:rFonts w:ascii="Georgia" w:hAnsi="Georgia"/>
                  <w:sz w:val="28"/>
                  <w:szCs w:val="28"/>
                  <w:highlight w:val="green"/>
                  <w:lang w:val="en-US"/>
                </w:rPr>
                <w:delText>To be determined by the Commission for each component — Regasification/Terminal Fee, Pipeline Transportation Fee, and Boil-Off Gas (BOG) Loss Allowance — embedded in the GAT Price pursuant to Section 8.6 of these Rules.</w:delText>
              </w:r>
            </w:del>
          </w:p>
        </w:tc>
        <w:tc>
          <w:tcPr>
            <w:tcW w:w="2340" w:type="dxa"/>
          </w:tcPr>
          <w:p w14:paraId="2F29697D" w14:textId="77777777" w:rsidR="00C31343" w:rsidRDefault="007F728F">
            <w:pPr>
              <w:jc w:val="both"/>
              <w:rPr>
                <w:del w:id="1271" w:author="Claude" w:date="2026-08-25T15:18:00Z"/>
              </w:rPr>
            </w:pPr>
            <w:del w:id="1272" w:author="Claude" w:date="2026-08-25T15:18:00Z">
              <w:r>
                <w:rPr>
                  <w:rFonts w:ascii="Georgia" w:hAnsi="Georgia"/>
                  <w:sz w:val="28"/>
                  <w:highlight w:val="green"/>
                </w:rPr>
                <w:delText>Table 2 (Add-On Cost Component Caps), Section 18.2 of the Gas Auction Circular.</w:delText>
              </w:r>
            </w:del>
          </w:p>
        </w:tc>
      </w:tr>
      <w:tr w:rsidR="00C31343" w14:paraId="113A8AD5" w14:textId="77777777" w:rsidTr="5B2EF78A">
        <w:trPr>
          <w:del w:id="1273" w:author="Claude" w:date="2026-08-25T15:18:00Z"/>
        </w:trPr>
        <w:tc>
          <w:tcPr>
            <w:tcW w:w="2340" w:type="dxa"/>
          </w:tcPr>
          <w:p w14:paraId="175CB36C" w14:textId="77777777" w:rsidR="00C31343" w:rsidRDefault="007F728F">
            <w:pPr>
              <w:jc w:val="both"/>
              <w:rPr>
                <w:del w:id="1274" w:author="Claude" w:date="2026-08-25T15:18:00Z"/>
              </w:rPr>
            </w:pPr>
            <w:del w:id="1275" w:author="Claude" w:date="2026-08-25T15:18:00Z">
              <w:r>
                <w:rPr>
                  <w:rFonts w:ascii="Georgia" w:hAnsi="Georgia"/>
                  <w:b/>
                  <w:sz w:val="28"/>
                  <w:highlight w:val="green"/>
                </w:rPr>
                <w:delText>A.18</w:delText>
              </w:r>
            </w:del>
          </w:p>
        </w:tc>
        <w:tc>
          <w:tcPr>
            <w:tcW w:w="2340" w:type="dxa"/>
          </w:tcPr>
          <w:p w14:paraId="5A5C06C8" w14:textId="77777777" w:rsidR="00C31343" w:rsidRDefault="007F728F">
            <w:pPr>
              <w:jc w:val="both"/>
              <w:rPr>
                <w:del w:id="1276" w:author="Claude" w:date="2026-08-25T15:18:00Z"/>
              </w:rPr>
            </w:pPr>
            <w:del w:id="1277" w:author="Claude" w:date="2026-08-25T15:18:00Z">
              <w:r>
                <w:rPr>
                  <w:rFonts w:ascii="Georgia" w:hAnsi="Georgia"/>
                  <w:sz w:val="28"/>
                  <w:highlight w:val="green"/>
                </w:rPr>
                <w:delText>Fuel VAT Rate</w:delText>
              </w:r>
            </w:del>
          </w:p>
        </w:tc>
        <w:tc>
          <w:tcPr>
            <w:tcW w:w="2340" w:type="dxa"/>
          </w:tcPr>
          <w:p w14:paraId="177D0A9D" w14:textId="77777777" w:rsidR="00C31343" w:rsidRDefault="007F728F">
            <w:pPr>
              <w:jc w:val="both"/>
              <w:rPr>
                <w:del w:id="1278" w:author="Claude" w:date="2026-08-25T15:18:00Z"/>
              </w:rPr>
            </w:pPr>
            <w:del w:id="1279" w:author="Claude" w:date="2026-08-25T15:18:00Z">
              <w:r>
                <w:rPr>
                  <w:rFonts w:ascii="Georgia" w:hAnsi="Georgia"/>
                  <w:sz w:val="28"/>
                  <w:szCs w:val="28"/>
                  <w:highlight w:val="green"/>
                  <w:lang w:val="en-US"/>
                </w:rPr>
                <w:delText>To be determined by the Commission, per Section 108 of the National Internal Revenue Code, applied to the Reference Gas Price commodity component under Section 18(d) of these Rules, as amended.</w:delText>
              </w:r>
            </w:del>
          </w:p>
        </w:tc>
        <w:tc>
          <w:tcPr>
            <w:tcW w:w="2340" w:type="dxa"/>
          </w:tcPr>
          <w:p w14:paraId="330CE85A" w14:textId="77777777" w:rsidR="00C31343" w:rsidRDefault="007F728F">
            <w:pPr>
              <w:jc w:val="both"/>
              <w:rPr>
                <w:del w:id="1280" w:author="Claude" w:date="2026-08-25T15:18:00Z"/>
              </w:rPr>
            </w:pPr>
            <w:del w:id="1281" w:author="Claude" w:date="2026-08-25T15:18:00Z">
              <w:r>
                <w:rPr>
                  <w:rFonts w:ascii="Georgia" w:hAnsi="Georgia"/>
                  <w:sz w:val="28"/>
                  <w:highlight w:val="green"/>
                </w:rPr>
                <w:delText>NIRC Section 108; Section 20(d) of these Rules.</w:delText>
              </w:r>
            </w:del>
          </w:p>
        </w:tc>
      </w:tr>
      <w:tr w:rsidR="00C31343" w14:paraId="061C9972" w14:textId="77777777" w:rsidTr="5B2EF78A">
        <w:trPr>
          <w:del w:id="1282" w:author="Claude" w:date="2026-08-25T15:18:00Z"/>
        </w:trPr>
        <w:tc>
          <w:tcPr>
            <w:tcW w:w="2340" w:type="dxa"/>
          </w:tcPr>
          <w:p w14:paraId="0DECC175" w14:textId="77777777" w:rsidR="00C31343" w:rsidRDefault="007F728F">
            <w:pPr>
              <w:jc w:val="both"/>
              <w:rPr>
                <w:del w:id="1283" w:author="Claude" w:date="2026-08-25T15:18:00Z"/>
              </w:rPr>
            </w:pPr>
            <w:del w:id="1284" w:author="Claude" w:date="2026-08-25T15:18:00Z">
              <w:r>
                <w:rPr>
                  <w:rFonts w:ascii="Georgia" w:hAnsi="Georgia"/>
                  <w:b/>
                  <w:sz w:val="28"/>
                  <w:highlight w:val="green"/>
                </w:rPr>
                <w:delText>A.19</w:delText>
              </w:r>
            </w:del>
          </w:p>
        </w:tc>
        <w:tc>
          <w:tcPr>
            <w:tcW w:w="2340" w:type="dxa"/>
          </w:tcPr>
          <w:p w14:paraId="4EC66232" w14:textId="77777777" w:rsidR="00C31343" w:rsidRDefault="007F728F">
            <w:pPr>
              <w:jc w:val="both"/>
              <w:rPr>
                <w:del w:id="1285" w:author="Claude" w:date="2026-08-25T15:18:00Z"/>
              </w:rPr>
            </w:pPr>
            <w:del w:id="1286" w:author="Claude" w:date="2026-08-25T15:18:00Z">
              <w:r>
                <w:rPr>
                  <w:rFonts w:ascii="Georgia" w:hAnsi="Georgia"/>
                  <w:sz w:val="28"/>
                  <w:highlight w:val="green"/>
                </w:rPr>
                <w:delText>Resulting Reference Gas Auction Threshold Price (GATP), per Section 18.2.1 of the Gas Auction Circular</w:delText>
              </w:r>
            </w:del>
          </w:p>
        </w:tc>
        <w:tc>
          <w:tcPr>
            <w:tcW w:w="2340" w:type="dxa"/>
          </w:tcPr>
          <w:p w14:paraId="2BB1F6F3" w14:textId="77777777" w:rsidR="00C31343" w:rsidRDefault="007F728F">
            <w:pPr>
              <w:jc w:val="both"/>
              <w:rPr>
                <w:del w:id="1287" w:author="Claude" w:date="2026-08-25T15:18:00Z"/>
              </w:rPr>
            </w:pPr>
            <w:del w:id="1288" w:author="Claude" w:date="2026-08-25T15:18:00Z">
              <w:r>
                <w:rPr>
                  <w:rFonts w:ascii="Georgia" w:hAnsi="Georgia"/>
                  <w:sz w:val="28"/>
                  <w:szCs w:val="28"/>
                  <w:highlight w:val="green"/>
                  <w:lang w:val="en-US"/>
                </w:rPr>
                <w:delText xml:space="preserve">To be determined by the Commission (Capacity Recovery Fee plus Capped Landed Logistics Cost, being the sum of GATP’s non-fuel components under Section 8.6, exclusive of the Base Fuel Cost Component recovered separately under Rule 4), resulting from the Commission’s reference DCF Model run on the Reference Parameters </w:delText>
              </w:r>
            </w:del>
            <w:del w:id="1289" w:author="Claude" w:date="2026-08-25T14:24:00Z">
              <w:r>
                <w:rPr>
                  <w:rFonts w:ascii="Georgia" w:hAnsi="Georgia"/>
                  <w:sz w:val="28"/>
                  <w:szCs w:val="28"/>
                  <w:highlight w:val="green"/>
                  <w:lang w:val="en-US"/>
                </w:rPr>
                <w:delText>prescribed in Items A.1 to A.18 above</w:delText>
              </w:r>
            </w:del>
            <w:ins w:id="1290" w:author="Claude" w:date="2026-08-25T14:24:00Z">
              <w:del w:id="1291" w:author="Claude" w:date="2026-08-25T15:18:00Z">
                <w:r>
                  <w:rPr>
                    <w:rFonts w:ascii="Georgia" w:hAnsi="Georgia"/>
                    <w:sz w:val="28"/>
                    <w:szCs w:val="28"/>
                    <w:highlight w:val="green"/>
                    <w:lang w:val="en-US"/>
                  </w:rPr>
                  <w:delText>prescribed in Items A.1 to A.18 above, and Items A.20 to A.23 below</w:delText>
                </w:r>
              </w:del>
            </w:ins>
            <w:del w:id="1292" w:author="Claude" w:date="2026-08-25T15:18:00Z">
              <w:r>
                <w:rPr>
                  <w:rFonts w:ascii="Georgia" w:hAnsi="Georgia"/>
                  <w:sz w:val="28"/>
                  <w:szCs w:val="28"/>
                  <w:highlight w:val="green"/>
                  <w:lang w:val="en-US"/>
                </w:rPr>
                <w:delText xml:space="preserve"> for the initial CCGT Auction Round. This figure shall be re-solved for each subsequent Auction Round as the Commission updates the Reference Parameters above.</w:delText>
              </w:r>
            </w:del>
          </w:p>
        </w:tc>
        <w:tc>
          <w:tcPr>
            <w:tcW w:w="2340" w:type="dxa"/>
          </w:tcPr>
          <w:p w14:paraId="655B997F" w14:textId="77777777" w:rsidR="00C31343" w:rsidRDefault="007F728F">
            <w:pPr>
              <w:jc w:val="both"/>
              <w:rPr>
                <w:del w:id="1293" w:author="Claude" w:date="2026-08-25T15:18:00Z"/>
              </w:rPr>
            </w:pPr>
            <w:del w:id="1294" w:author="Claude" w:date="2026-08-25T15:18:00Z">
              <w:r>
                <w:rPr>
                  <w:rFonts w:ascii="Georgia" w:hAnsi="Georgia"/>
                  <w:sz w:val="28"/>
                  <w:szCs w:val="28"/>
                  <w:highlight w:val="green"/>
                  <w:lang w:val="en-US"/>
                </w:rPr>
                <w:delText>Section 18.2.1 of the Gas Auction Circular (mandating establishment of the Gas Auction Threshold Price); Section 8 of these Rules (DCF Model methodology).</w:delText>
              </w:r>
            </w:del>
          </w:p>
        </w:tc>
      </w:tr>
      <w:tr w:rsidR="00C31343" w14:paraId="5CC1EB69" w14:textId="77777777" w:rsidTr="5B2EF78A">
        <w:trPr>
          <w:del w:id="1295" w:author="Claude" w:date="2026-08-25T15:18:00Z"/>
        </w:trPr>
        <w:tc>
          <w:tcPr>
            <w:tcW w:w="2340" w:type="dxa"/>
          </w:tcPr>
          <w:p w14:paraId="12376B01" w14:textId="77777777" w:rsidR="00C31343" w:rsidRDefault="007F728F">
            <w:pPr>
              <w:jc w:val="both"/>
              <w:rPr>
                <w:ins w:id="1296" w:author="Claude" w:date="2026-08-25T14:24:00Z"/>
                <w:del w:id="1297" w:author="Claude" w:date="2026-08-25T15:18:00Z"/>
              </w:rPr>
            </w:pPr>
            <w:ins w:id="1298" w:author="Claude" w:date="2026-08-25T14:24:00Z">
              <w:del w:id="1299" w:author="Claude" w:date="2026-08-25T15:18:00Z">
                <w:r>
                  <w:rPr>
                    <w:highlight w:val="green"/>
                  </w:rPr>
                  <w:delText>A.20</w:delText>
                </w:r>
              </w:del>
            </w:ins>
          </w:p>
        </w:tc>
        <w:tc>
          <w:tcPr>
            <w:tcW w:w="2340" w:type="dxa"/>
          </w:tcPr>
          <w:p w14:paraId="7310CEDD" w14:textId="77777777" w:rsidR="00C31343" w:rsidRDefault="007F728F">
            <w:pPr>
              <w:jc w:val="both"/>
              <w:rPr>
                <w:ins w:id="1300" w:author="Claude" w:date="2026-08-25T14:24:00Z"/>
                <w:del w:id="1301" w:author="Claude" w:date="2026-08-25T15:18:00Z"/>
              </w:rPr>
            </w:pPr>
            <w:ins w:id="1302" w:author="Claude" w:date="2026-08-25T14:24:00Z">
              <w:del w:id="1303" w:author="Claude" w:date="2026-08-25T15:18:00Z">
                <w:r>
                  <w:rPr>
                    <w:highlight w:val="green"/>
                  </w:rPr>
                  <w:delText>Reference Cost Escalation Rate</w:delText>
                </w:r>
              </w:del>
            </w:ins>
          </w:p>
        </w:tc>
        <w:tc>
          <w:tcPr>
            <w:tcW w:w="2340" w:type="dxa"/>
          </w:tcPr>
          <w:p w14:paraId="66DCFBC1" w14:textId="77777777" w:rsidR="00C31343" w:rsidRDefault="007F728F">
            <w:pPr>
              <w:jc w:val="both"/>
              <w:rPr>
                <w:ins w:id="1304" w:author="Claude" w:date="2026-08-25T14:24:00Z"/>
                <w:del w:id="1305" w:author="Claude" w:date="2026-08-25T15:18:00Z"/>
              </w:rPr>
            </w:pPr>
            <w:ins w:id="1306" w:author="Claude" w:date="2026-08-25T14:24:00Z">
              <w:del w:id="1307" w:author="Claude" w:date="2026-08-25T15:18:00Z">
                <w:r>
                  <w:rPr>
                    <w:highlight w:val="green"/>
                  </w:rPr>
                  <w:delText>To be determined by the Commission.</w:delText>
                </w:r>
              </w:del>
            </w:ins>
          </w:p>
        </w:tc>
        <w:tc>
          <w:tcPr>
            <w:tcW w:w="2340" w:type="dxa"/>
          </w:tcPr>
          <w:p w14:paraId="46B3048A" w14:textId="77777777" w:rsidR="00C31343" w:rsidRDefault="007F728F">
            <w:pPr>
              <w:jc w:val="both"/>
              <w:rPr>
                <w:ins w:id="1308" w:author="Claude" w:date="2026-08-25T14:24:00Z"/>
                <w:del w:id="1309" w:author="Claude" w:date="2026-08-25T15:18:00Z"/>
              </w:rPr>
            </w:pPr>
            <w:ins w:id="1310" w:author="Claude" w:date="2026-08-25T14:24:00Z">
              <w:del w:id="1311" w:author="Claude" w:date="2026-08-25T15:18:00Z">
                <w:r>
                  <w:rPr>
                    <w:highlight w:val="green"/>
                  </w:rPr>
                  <w:delText>Section 8.7 Key Parameter “Reference Cost Escalation Rate.” Added upon reconsideration of the "ADV-Natgas-Combined-Cycle-Model4-USD-v3-demo" project finance model referenced in the "Inputs &amp; Assumptions" sheet of mid_merit_gas_rates.xlsx, which separately escalates local- and foreign-denominated operating costs over the project life; a single Reference Cost Escalation Rate is adopted here consistent with these Rules' methodology-only scope.</w:delText>
                </w:r>
              </w:del>
            </w:ins>
          </w:p>
        </w:tc>
      </w:tr>
      <w:tr w:rsidR="00C31343" w14:paraId="2DF35434" w14:textId="77777777" w:rsidTr="5B2EF78A">
        <w:trPr>
          <w:del w:id="1312" w:author="Claude" w:date="2026-08-25T15:18:00Z"/>
        </w:trPr>
        <w:tc>
          <w:tcPr>
            <w:tcW w:w="2340" w:type="dxa"/>
          </w:tcPr>
          <w:p w14:paraId="16710DB6" w14:textId="77777777" w:rsidR="00C31343" w:rsidRDefault="007F728F">
            <w:pPr>
              <w:jc w:val="both"/>
              <w:rPr>
                <w:ins w:id="1313" w:author="Claude" w:date="2026-08-25T14:24:00Z"/>
                <w:del w:id="1314" w:author="Claude" w:date="2026-08-25T15:18:00Z"/>
              </w:rPr>
            </w:pPr>
            <w:ins w:id="1315" w:author="Claude" w:date="2026-08-25T14:24:00Z">
              <w:del w:id="1316" w:author="Claude" w:date="2026-08-25T15:18:00Z">
                <w:r>
                  <w:rPr>
                    <w:highlight w:val="green"/>
                  </w:rPr>
                  <w:delText>A.21</w:delText>
                </w:r>
              </w:del>
            </w:ins>
          </w:p>
        </w:tc>
        <w:tc>
          <w:tcPr>
            <w:tcW w:w="2340" w:type="dxa"/>
          </w:tcPr>
          <w:p w14:paraId="0A27CE8B" w14:textId="77777777" w:rsidR="00C31343" w:rsidRDefault="007F728F">
            <w:pPr>
              <w:jc w:val="both"/>
              <w:rPr>
                <w:ins w:id="1317" w:author="Claude" w:date="2026-08-25T14:24:00Z"/>
                <w:del w:id="1318" w:author="Claude" w:date="2026-08-25T15:18:00Z"/>
              </w:rPr>
            </w:pPr>
            <w:ins w:id="1319" w:author="Claude" w:date="2026-08-25T14:24:00Z">
              <w:del w:id="1320" w:author="Claude" w:date="2026-08-25T15:18:00Z">
                <w:r>
                  <w:rPr>
                    <w:highlight w:val="green"/>
                  </w:rPr>
                  <w:delText>Reference Plant Degradation Rate</w:delText>
                </w:r>
              </w:del>
            </w:ins>
          </w:p>
        </w:tc>
        <w:tc>
          <w:tcPr>
            <w:tcW w:w="2340" w:type="dxa"/>
          </w:tcPr>
          <w:p w14:paraId="342B72A7" w14:textId="77777777" w:rsidR="00C31343" w:rsidRDefault="007F728F">
            <w:pPr>
              <w:jc w:val="both"/>
              <w:rPr>
                <w:ins w:id="1321" w:author="Claude" w:date="2026-08-25T14:24:00Z"/>
                <w:del w:id="1322" w:author="Claude" w:date="2026-08-25T15:18:00Z"/>
              </w:rPr>
            </w:pPr>
            <w:ins w:id="1323" w:author="Claude" w:date="2026-08-25T14:24:00Z">
              <w:del w:id="1324" w:author="Claude" w:date="2026-08-25T15:18:00Z">
                <w:r>
                  <w:rPr>
                    <w:highlight w:val="green"/>
                  </w:rPr>
                  <w:delText>To be determined by the Commission.</w:delText>
                </w:r>
              </w:del>
            </w:ins>
          </w:p>
        </w:tc>
        <w:tc>
          <w:tcPr>
            <w:tcW w:w="2340" w:type="dxa"/>
          </w:tcPr>
          <w:p w14:paraId="01DA4770" w14:textId="77777777" w:rsidR="00C31343" w:rsidRDefault="007F728F">
            <w:pPr>
              <w:jc w:val="both"/>
              <w:rPr>
                <w:ins w:id="1325" w:author="Claude" w:date="2026-08-25T14:24:00Z"/>
                <w:del w:id="1326" w:author="Claude" w:date="2026-08-25T15:18:00Z"/>
              </w:rPr>
            </w:pPr>
            <w:ins w:id="1327" w:author="Claude" w:date="2026-08-25T14:24:00Z">
              <w:del w:id="1328" w:author="Claude" w:date="2026-08-25T15:18:00Z">
                <w:r>
                  <w:rPr>
                    <w:highlight w:val="green"/>
                  </w:rPr>
                  <w:delText>Section 8.7 Key Parameter “Reference Plant Degradation Rate.” Added upon reconsideration of the "ADV-Natgas-Combined-Cycle-Model4-USD-v3-demo" project finance model referenced in the "Inputs &amp; Assumptions" sheet of mid_merit_gas_rates.xlsx, which includes an explicit annual capacity/efficiency degradation input in its technical assumptions.</w:delText>
                </w:r>
              </w:del>
            </w:ins>
          </w:p>
        </w:tc>
      </w:tr>
      <w:tr w:rsidR="00C31343" w14:paraId="426956DC" w14:textId="77777777" w:rsidTr="5B2EF78A">
        <w:trPr>
          <w:del w:id="1329" w:author="Claude" w:date="2026-08-25T15:18:00Z"/>
        </w:trPr>
        <w:tc>
          <w:tcPr>
            <w:tcW w:w="2340" w:type="dxa"/>
          </w:tcPr>
          <w:p w14:paraId="6AF2116D" w14:textId="77777777" w:rsidR="00C31343" w:rsidRDefault="007F728F">
            <w:pPr>
              <w:jc w:val="both"/>
              <w:rPr>
                <w:ins w:id="1330" w:author="Claude" w:date="2026-08-25T14:24:00Z"/>
                <w:del w:id="1331" w:author="Claude" w:date="2026-08-25T15:18:00Z"/>
              </w:rPr>
            </w:pPr>
            <w:ins w:id="1332" w:author="Claude" w:date="2026-08-25T14:24:00Z">
              <w:del w:id="1333" w:author="Claude" w:date="2026-08-25T15:18:00Z">
                <w:r>
                  <w:rPr>
                    <w:highlight w:val="green"/>
                  </w:rPr>
                  <w:delText>A.22</w:delText>
                </w:r>
              </w:del>
            </w:ins>
          </w:p>
        </w:tc>
        <w:tc>
          <w:tcPr>
            <w:tcW w:w="2340" w:type="dxa"/>
          </w:tcPr>
          <w:p w14:paraId="63937ED4" w14:textId="77777777" w:rsidR="00C31343" w:rsidRDefault="007F728F">
            <w:pPr>
              <w:jc w:val="both"/>
              <w:rPr>
                <w:ins w:id="1334" w:author="Claude" w:date="2026-08-25T14:24:00Z"/>
                <w:del w:id="1335" w:author="Claude" w:date="2026-08-25T15:18:00Z"/>
              </w:rPr>
            </w:pPr>
            <w:ins w:id="1336" w:author="Claude" w:date="2026-08-25T14:24:00Z">
              <w:del w:id="1337" w:author="Claude" w:date="2026-08-25T15:18:00Z">
                <w:r>
                  <w:rPr>
                    <w:highlight w:val="green"/>
                  </w:rPr>
                  <w:delText>Reference Major Maintenance/Refurbishment Capital Expenditure</w:delText>
                </w:r>
              </w:del>
            </w:ins>
          </w:p>
        </w:tc>
        <w:tc>
          <w:tcPr>
            <w:tcW w:w="2340" w:type="dxa"/>
          </w:tcPr>
          <w:p w14:paraId="2C756B00" w14:textId="77777777" w:rsidR="00C31343" w:rsidRDefault="007F728F">
            <w:pPr>
              <w:jc w:val="both"/>
              <w:rPr>
                <w:ins w:id="1338" w:author="Claude" w:date="2026-08-25T14:24:00Z"/>
                <w:del w:id="1339" w:author="Claude" w:date="2026-08-25T15:18:00Z"/>
              </w:rPr>
            </w:pPr>
            <w:ins w:id="1340" w:author="Claude" w:date="2026-08-25T14:24:00Z">
              <w:del w:id="1341" w:author="Claude" w:date="2026-08-25T15:18:00Z">
                <w:r>
                  <w:rPr>
                    <w:highlight w:val="green"/>
                  </w:rPr>
                  <w:delText>To be determined by the Commission.</w:delText>
                </w:r>
              </w:del>
            </w:ins>
          </w:p>
        </w:tc>
        <w:tc>
          <w:tcPr>
            <w:tcW w:w="2340" w:type="dxa"/>
          </w:tcPr>
          <w:p w14:paraId="2F96ACA1" w14:textId="77777777" w:rsidR="00C31343" w:rsidRDefault="007F728F">
            <w:pPr>
              <w:jc w:val="both"/>
              <w:rPr>
                <w:ins w:id="1342" w:author="Claude" w:date="2026-08-25T14:24:00Z"/>
                <w:del w:id="1343" w:author="Claude" w:date="2026-08-25T15:18:00Z"/>
              </w:rPr>
            </w:pPr>
            <w:ins w:id="1344" w:author="Claude" w:date="2026-08-25T14:24:00Z">
              <w:del w:id="1345" w:author="Claude" w:date="2026-08-25T15:18:00Z">
                <w:r>
                  <w:rPr>
                    <w:highlight w:val="green"/>
                  </w:rPr>
                  <w:delText>Section 8.7 Key Parameter “Reference Major Maintenance/Refurbishment Capital Expenditure.” Added upon reconsideration of the "ADV-Natgas-Combined-Cycle-Model4-USD-v3-demo" project finance model referenced in the "Inputs &amp; Assumptions" sheet of mid_merit_gas_rates.xlsx, which recognizes periodic major-maintenance capital expenditure as a distinct cash-flow line item rather than folding it into annual Fixed O&amp;M Costs.</w:delText>
                </w:r>
              </w:del>
            </w:ins>
          </w:p>
        </w:tc>
      </w:tr>
      <w:tr w:rsidR="00C31343" w14:paraId="45366C11" w14:textId="77777777" w:rsidTr="5B2EF78A">
        <w:trPr>
          <w:del w:id="1346" w:author="Claude" w:date="2026-08-25T15:18:00Z"/>
        </w:trPr>
        <w:tc>
          <w:tcPr>
            <w:tcW w:w="2340" w:type="dxa"/>
          </w:tcPr>
          <w:p w14:paraId="5E35FC81" w14:textId="77777777" w:rsidR="00C31343" w:rsidRDefault="007F728F">
            <w:pPr>
              <w:jc w:val="both"/>
              <w:rPr>
                <w:ins w:id="1347" w:author="Claude" w:date="2026-08-25T14:24:00Z"/>
                <w:del w:id="1348" w:author="Claude" w:date="2026-08-25T15:18:00Z"/>
              </w:rPr>
            </w:pPr>
            <w:ins w:id="1349" w:author="Claude" w:date="2026-08-25T14:24:00Z">
              <w:del w:id="1350" w:author="Claude" w:date="2026-08-25T15:18:00Z">
                <w:r>
                  <w:rPr>
                    <w:highlight w:val="green"/>
                  </w:rPr>
                  <w:delText>A.23</w:delText>
                </w:r>
              </w:del>
            </w:ins>
          </w:p>
        </w:tc>
        <w:tc>
          <w:tcPr>
            <w:tcW w:w="2340" w:type="dxa"/>
          </w:tcPr>
          <w:p w14:paraId="5824BEBF" w14:textId="77777777" w:rsidR="00C31343" w:rsidRDefault="007F728F">
            <w:pPr>
              <w:jc w:val="both"/>
              <w:rPr>
                <w:ins w:id="1351" w:author="Claude" w:date="2026-08-25T14:24:00Z"/>
                <w:del w:id="1352" w:author="Claude" w:date="2026-08-25T15:18:00Z"/>
              </w:rPr>
            </w:pPr>
            <w:ins w:id="1353" w:author="Claude" w:date="2026-08-25T14:24:00Z">
              <w:del w:id="1354" w:author="Claude" w:date="2026-08-25T15:18:00Z">
                <w:r>
                  <w:rPr>
                    <w:highlight w:val="green"/>
                  </w:rPr>
                  <w:delText>CAPEX Value-Added Tax and Customs Duty Treatment</w:delText>
                </w:r>
              </w:del>
            </w:ins>
          </w:p>
        </w:tc>
        <w:tc>
          <w:tcPr>
            <w:tcW w:w="2340" w:type="dxa"/>
          </w:tcPr>
          <w:p w14:paraId="14B69615" w14:textId="77777777" w:rsidR="00C31343" w:rsidRDefault="007F728F">
            <w:pPr>
              <w:jc w:val="both"/>
              <w:rPr>
                <w:ins w:id="1355" w:author="Claude" w:date="2026-08-25T14:24:00Z"/>
                <w:del w:id="1356" w:author="Claude" w:date="2026-08-25T15:18:00Z"/>
              </w:rPr>
            </w:pPr>
            <w:ins w:id="1357" w:author="Claude" w:date="2026-08-25T14:24:00Z">
              <w:del w:id="1358" w:author="Claude" w:date="2026-08-25T15:18:00Z">
                <w:r>
                  <w:rPr>
                    <w:highlight w:val="green"/>
                  </w:rPr>
                  <w:delText>To be determined by the Commission.</w:delText>
                </w:r>
              </w:del>
            </w:ins>
          </w:p>
        </w:tc>
        <w:tc>
          <w:tcPr>
            <w:tcW w:w="2340" w:type="dxa"/>
          </w:tcPr>
          <w:p w14:paraId="3BA85E4C" w14:textId="77777777" w:rsidR="00C31343" w:rsidRDefault="007F728F">
            <w:pPr>
              <w:jc w:val="both"/>
              <w:rPr>
                <w:ins w:id="1359" w:author="Claude" w:date="2026-08-25T14:24:00Z"/>
                <w:del w:id="1360" w:author="Claude" w:date="2026-08-25T15:18:00Z"/>
              </w:rPr>
            </w:pPr>
            <w:ins w:id="1361" w:author="Claude" w:date="2026-08-25T14:24:00Z">
              <w:del w:id="1362" w:author="Claude" w:date="2026-08-25T15:18:00Z">
                <w:r>
                  <w:rPr>
                    <w:highlight w:val="green"/>
                  </w:rPr>
                  <w:delText>Section 8.7 Key Parameter “CAPEX Value-Added Tax and Customs Duty Treatment.” Added upon reconsideration of the "ADV-Natgas-Combined-Cycle-Model4-USD-v3-demo" project finance model referenced in the "Inputs &amp; Assumptions" sheet of mid_merit_gas_rates.xlsx, which separately treats VAT/customs duty on imported capital equipment from VAT on the fuel commodity (the latter already addressed in Section 18(d) and Item A.18 of this Annex).</w:delText>
                </w:r>
              </w:del>
            </w:ins>
          </w:p>
        </w:tc>
      </w:tr>
    </w:tbl>
    <w:p w14:paraId="53DC9593" w14:textId="77777777" w:rsidR="0008735A" w:rsidRDefault="00000000">
      <w:pPr>
        <w:rPr>
          <w:b/>
        </w:rPr>
      </w:pPr>
      <w:commentRangeStart w:id="1364"/>
      <w:ins w:id="1365" w:author="Claude" w:date="2026-08-26T00:19:00Z">
        <w:del w:id="1366" w:author="Claude" w:date="2026-08-26T00:25:00Z">
          <w:r>
            <w:rPr>
              <w:b/>
              <w:highlight w:val="green"/>
            </w:rPr>
            <w:delText>Annex "A" Table. CCGT Facility Type — Key Parameters</w:delText>
          </w:r>
          <w:commentRangeEnd w:id="1364"/>
          <w:r>
            <w:rPr>
              <w:rStyle w:val="CommentReference"/>
              <w:rFonts w:ascii="Georgia" w:hAnsi="Georgia"/>
              <w:b/>
              <w:sz w:val="28"/>
              <w:szCs w:val="28"/>
              <w:highlight w:val="green"/>
              <w:lang w:val="en-US"/>
            </w:rPr>
            <w:commentReference w:id="1364"/>
          </w:r>
        </w:del>
      </w:ins>
      <w:ins w:id="1367" w:author="Claude" w:date="2026-08-26T00:25:00Z">
        <w:r>
          <w:rPr>
            <w:rFonts w:ascii="Georgia" w:hAnsi="Georgia"/>
            <w:b/>
            <w:sz w:val="28"/>
            <w:szCs w:val="28"/>
            <w:highlight w:val="green"/>
            <w:lang w:val="en-US"/>
          </w:rPr>
          <w:t xml:space="preserve">Annex “A” Table. </w:t>
        </w:r>
        <w:del w:id="32368" w:author="Claude" w:date="2026-10-19T09:00:00Z">
          <w:r>
            <w:rPr>
              <w:rFonts w:ascii="Georgia" w:hAnsi="Georgia"/>
              <w:b/>
              <w:sz w:val="28"/>
              <w:szCs w:val="28"/>
              <w:highlight w:val="cyan"/>
              <w:lang w:val="en-US"/>
            </w:rPr>
            <w:delText xml:space="preserve">CCGT Facility Type — Key Parameters</w:delText>
          </w:r>
        </w:del>
      </w:ins>
      <w:ins w:id="32369" w:author="Claude" w:date="2026-10-19T09:00:00Z">
        <w:r>
          <w:rPr>
            <w:rFonts w:ascii="Georgia" w:hAnsi="Georgia"/>
            <w:b/>
            <w:sz w:val="28"/>
            <w:szCs w:val="28"/>
            <w:highlight w:val="cyan"/>
            <w:lang w:val="en-US"/>
          </w:rPr>
          <w:t xml:space="preserve">Key Parameters (applicable to each Facility Type)</w:t>
        </w:r>
      </w:ins>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80"/>
        <w:gridCol w:w="7860"/>
      </w:tblGrid>
      <w:tr w:rsidR="0008735A" w14:paraId="6DDF8404" w14:textId="77777777">
        <w:trPr>
          <w:ins w:id="1368" w:author="Claude" w:date="2026-08-25T15:18:00Z"/>
        </w:trPr>
        <w:tc>
          <w:tcPr>
            <w:tcW w:w="1186" w:type="dxa"/>
            <w:shd w:val="clear" w:color="auto" w:fill="D9D9D9"/>
          </w:tcPr>
          <w:p w14:paraId="50631A98" w14:textId="77777777" w:rsidR="0008735A" w:rsidRDefault="00000000">
            <w:pPr>
              <w:rPr>
                <w:ins w:id="1369" w:author="Claude" w:date="2026-08-25T15:18:00Z"/>
                <w:rFonts w:ascii="Georgia" w:eastAsia="Georgia" w:hAnsi="Georgia" w:cs="Georgia"/>
                <w:b/>
                <w:sz w:val="28"/>
                <w:szCs w:val="28"/>
              </w:rPr>
            </w:pPr>
            <w:ins w:id="1370" w:author="Claude" w:date="2026-08-25T15:18:00Z">
              <w:r>
                <w:rPr>
                  <w:rFonts w:ascii="Georgia" w:eastAsia="Georgia" w:hAnsi="Georgia" w:cs="Georgia"/>
                  <w:b/>
                  <w:sz w:val="28"/>
                  <w:szCs w:val="28"/>
                  <w:highlight w:val="green"/>
                </w:rPr>
                <w:t>Item</w:t>
              </w:r>
            </w:ins>
          </w:p>
        </w:tc>
        <w:tc>
          <w:tcPr>
            <w:tcW w:w="8174" w:type="dxa"/>
            <w:shd w:val="clear" w:color="auto" w:fill="D9D9D9"/>
          </w:tcPr>
          <w:p w14:paraId="05000C2B" w14:textId="77777777" w:rsidR="0008735A" w:rsidRDefault="00000000">
            <w:pPr>
              <w:rPr>
                <w:ins w:id="1371" w:author="Claude" w:date="2026-08-25T15:18:00Z"/>
                <w:rFonts w:ascii="Georgia" w:eastAsia="Georgia" w:hAnsi="Georgia" w:cs="Georgia"/>
                <w:b/>
                <w:sz w:val="28"/>
                <w:szCs w:val="28"/>
              </w:rPr>
            </w:pPr>
            <w:ins w:id="1372" w:author="Claude" w:date="2026-08-25T15:18:00Z">
              <w:r>
                <w:rPr>
                  <w:rFonts w:ascii="Georgia" w:eastAsia="Georgia" w:hAnsi="Georgia" w:cs="Georgia"/>
                  <w:b/>
                  <w:sz w:val="28"/>
                  <w:szCs w:val="28"/>
                  <w:highlight w:val="green"/>
                </w:rPr>
                <w:t>Parameter</w:t>
              </w:r>
            </w:ins>
          </w:p>
        </w:tc>
      </w:tr>
      <w:tr w:rsidR="0008735A" w14:paraId="2CA460DE" w14:textId="77777777">
        <w:trPr>
          <w:ins w:id="1373" w:author="Claude" w:date="2026-08-25T15:18:00Z"/>
        </w:trPr>
        <w:tc>
          <w:tcPr>
            <w:tcW w:w="1186" w:type="dxa"/>
          </w:tcPr>
          <w:p w14:paraId="32D888B6" w14:textId="77777777" w:rsidR="0008735A" w:rsidRDefault="00000000">
            <w:pPr>
              <w:rPr>
                <w:ins w:id="1374" w:author="Claude" w:date="2026-08-25T15:18:00Z"/>
                <w:rFonts w:ascii="Georgia" w:eastAsia="Georgia" w:hAnsi="Georgia" w:cs="Georgia"/>
                <w:sz w:val="28"/>
                <w:szCs w:val="28"/>
              </w:rPr>
            </w:pPr>
            <w:ins w:id="1375" w:author="Claude" w:date="2026-08-25T15:18:00Z">
              <w:r>
                <w:rPr>
                  <w:rFonts w:ascii="Georgia" w:eastAsia="Georgia" w:hAnsi="Georgia" w:cs="Georgia"/>
                  <w:sz w:val="28"/>
                  <w:szCs w:val="28"/>
                  <w:highlight w:val="green"/>
                </w:rPr>
                <w:t>A.1</w:t>
              </w:r>
            </w:ins>
          </w:p>
        </w:tc>
        <w:tc>
          <w:tcPr>
            <w:tcW w:w="8174" w:type="dxa"/>
          </w:tcPr>
          <w:p w14:paraId="38018050" w14:textId="77777777" w:rsidR="0008735A" w:rsidRDefault="00000000">
            <w:pPr>
              <w:rPr>
                <w:ins w:id="1376" w:author="Claude" w:date="2026-08-25T15:18:00Z"/>
                <w:rFonts w:ascii="Georgia" w:eastAsia="Georgia" w:hAnsi="Georgia" w:cs="Georgia"/>
                <w:sz w:val="28"/>
                <w:szCs w:val="28"/>
              </w:rPr>
            </w:pPr>
            <w:ins w:id="1377" w:author="Claude" w:date="2026-08-25T15:18:00Z">
              <w:r>
                <w:rPr>
                  <w:rFonts w:ascii="Georgia" w:eastAsia="Georgia" w:hAnsi="Georgia" w:cs="Georgia"/>
                  <w:sz w:val="28"/>
                  <w:szCs w:val="28"/>
                  <w:highlight w:val="green"/>
                </w:rPr>
                <w:t>Reference Installed Capacity range (MW)</w:t>
              </w:r>
            </w:ins>
          </w:p>
        </w:tc>
      </w:tr>
      <w:tr w:rsidR="0008735A" w14:paraId="44521114" w14:textId="77777777">
        <w:trPr>
          <w:ins w:id="1378" w:author="Claude" w:date="2026-08-25T15:18:00Z"/>
        </w:trPr>
        <w:tc>
          <w:tcPr>
            <w:tcW w:w="1186" w:type="dxa"/>
          </w:tcPr>
          <w:p w14:paraId="3924FC64" w14:textId="77777777" w:rsidR="0008735A" w:rsidRDefault="00000000">
            <w:pPr>
              <w:rPr>
                <w:ins w:id="1379" w:author="Claude" w:date="2026-08-25T15:18:00Z"/>
                <w:rFonts w:ascii="Georgia" w:eastAsia="Georgia" w:hAnsi="Georgia" w:cs="Georgia"/>
                <w:sz w:val="28"/>
                <w:szCs w:val="28"/>
              </w:rPr>
            </w:pPr>
            <w:ins w:id="1380" w:author="Claude" w:date="2026-08-25T15:18:00Z">
              <w:r>
                <w:rPr>
                  <w:rFonts w:ascii="Georgia" w:eastAsia="Georgia" w:hAnsi="Georgia" w:cs="Georgia"/>
                  <w:sz w:val="28"/>
                  <w:szCs w:val="28"/>
                  <w:highlight w:val="green"/>
                </w:rPr>
                <w:t>A.2</w:t>
              </w:r>
            </w:ins>
          </w:p>
        </w:tc>
        <w:tc>
          <w:tcPr>
            <w:tcW w:w="8174" w:type="dxa"/>
          </w:tcPr>
          <w:p w14:paraId="5AF356B4" w14:textId="77777777" w:rsidR="0008735A" w:rsidRDefault="00000000">
            <w:pPr>
              <w:rPr>
                <w:ins w:id="1381" w:author="Claude" w:date="2026-08-25T15:18:00Z"/>
                <w:rFonts w:ascii="Georgia" w:eastAsia="Georgia" w:hAnsi="Georgia" w:cs="Georgia"/>
                <w:sz w:val="28"/>
                <w:szCs w:val="28"/>
              </w:rPr>
            </w:pPr>
            <w:ins w:id="1382" w:author="Claude" w:date="2026-08-25T15:18:00Z">
              <w:r>
                <w:rPr>
                  <w:rFonts w:ascii="Georgia" w:eastAsia="Georgia" w:hAnsi="Georgia" w:cs="Georgia"/>
                  <w:sz w:val="28"/>
                  <w:szCs w:val="28"/>
                  <w:highlight w:val="green"/>
                </w:rPr>
                <w:t>Reference Net Capacity Factor (%) — baseline and range for sensitivity</w:t>
              </w:r>
            </w:ins>
          </w:p>
        </w:tc>
      </w:tr>
      <w:tr w:rsidR="0008735A" w14:paraId="3A460959" w14:textId="77777777">
        <w:trPr>
          <w:ins w:id="1383" w:author="Claude" w:date="2026-08-25T15:18:00Z"/>
        </w:trPr>
        <w:tc>
          <w:tcPr>
            <w:tcW w:w="1186" w:type="dxa"/>
          </w:tcPr>
          <w:p w14:paraId="1B66165E" w14:textId="77777777" w:rsidR="0008735A" w:rsidRDefault="00000000">
            <w:pPr>
              <w:rPr>
                <w:ins w:id="1384" w:author="Claude" w:date="2026-08-25T15:18:00Z"/>
                <w:rFonts w:ascii="Georgia" w:eastAsia="Georgia" w:hAnsi="Georgia" w:cs="Georgia"/>
                <w:sz w:val="28"/>
                <w:szCs w:val="28"/>
              </w:rPr>
            </w:pPr>
            <w:commentRangeStart w:id="1385"/>
            <w:ins w:id="1386" w:author="Claude" w:date="2026-08-25T15:18:00Z">
              <w:r>
                <w:rPr>
                  <w:rFonts w:ascii="Georgia" w:eastAsia="Georgia" w:hAnsi="Georgia" w:cs="Georgia"/>
                  <w:sz w:val="28"/>
                  <w:szCs w:val="28"/>
                  <w:highlight w:val="green"/>
                </w:rPr>
                <w:t>A.3</w:t>
              </w:r>
              <w:commentRangeEnd w:id="1385"/>
              <w:r>
                <w:rPr>
                  <w:rStyle w:val="CommentReference"/>
                  <w:rFonts w:ascii="Georgia" w:eastAsia="Georgia" w:hAnsi="Georgia" w:cs="Georgia"/>
                  <w:sz w:val="28"/>
                  <w:szCs w:val="28"/>
                </w:rPr>
                <w:commentReference w:id="1385"/>
              </w:r>
            </w:ins>
          </w:p>
        </w:tc>
        <w:tc>
          <w:tcPr>
            <w:tcW w:w="8174" w:type="dxa"/>
          </w:tcPr>
          <w:p w14:paraId="3674CF6B" w14:textId="77777777" w:rsidR="0008735A" w:rsidRDefault="00000000">
            <w:pPr>
              <w:rPr>
                <w:rFonts w:ascii="Georgia" w:eastAsia="Georgia" w:hAnsi="Georgia" w:cs="Georgia"/>
                <w:sz w:val="28"/>
                <w:szCs w:val="28"/>
              </w:rPr>
            </w:pPr>
            <w:ins w:id="1388" w:author="Claude" w:date="2026-08-25T15:18:00Z">
              <w:r>
                <w:rPr>
                  <w:rFonts w:ascii="Georgia" w:eastAsia="Georgia" w:hAnsi="Georgia" w:cs="Georgia"/>
                  <w:sz w:val="28"/>
                  <w:szCs w:val="28"/>
                  <w:highlight w:val="green"/>
                </w:rPr>
                <w:t xml:space="preserve">Reference All-In Project Cost (PhP/kW) — differentiated by project location, </w:t>
              </w:r>
              <w:del w:id="32285" w:author="Claude" w:date="2026-10-19T09:00:00Z">
                <w:r>
                  <w:rPr>
                    <w:rFonts w:ascii="Georgia" w:eastAsia="Georgia" w:hAnsi="Georgia" w:cs="Georgia"/>
                    <w:sz w:val="28"/>
                    <w:szCs w:val="28"/>
                    <w:highlight w:val="cyan"/>
                  </w:rPr>
                  <w:delText xml:space="preserve">transmission distance, and gas supply type, and</w:delText>
                </w:r>
              </w:del>
            </w:ins>
            <w:ins w:id="32287" w:author="Claude" w:date="2026-10-19T09:00:00Z">
              <w:r>
                <w:rPr>
                  <w:rFonts w:ascii="Georgia" w:eastAsia="Georgia" w:hAnsi="Georgia" w:cs="Georgia"/>
                  <w:sz w:val="28"/>
                  <w:szCs w:val="28"/>
                  <w:highlight w:val="cyan"/>
                </w:rPr>
                <w:t xml:space="preserve">gas supply type, and</w:t>
              </w:r>
            </w:ins>
            <w:ins w:id="32286" w:author="Claude" w:date="2026-08-25T15:18:00Z">
              <w:r>
                <w:rPr>
                  <w:rFonts w:ascii="Georgia" w:eastAsia="Georgia" w:hAnsi="Georgia" w:cs="Georgia"/>
                  <w:sz w:val="28"/>
                  <w:szCs w:val="28"/>
                  <w:highlight w:val="green"/>
                </w:rPr>
                <w:t xml:space="preserve"> project category (Greenfield, Brownfield Expansion, or Operational/Retooled)</w:t>
              </w:r>
            </w:ins>
            <w:ins w:id="1389" w:author="Claude" w:date="2026-08-26T02:22:00Z">
              <w:del w:id="32288" w:author="Claude" w:date="2026-10-19T09:00:00Z">
                <w:r>
                  <w:rPr>
                    <w:rFonts w:ascii="Georgia" w:eastAsia="Georgia" w:hAnsi="Georgia" w:cs="Georgia"/>
                    <w:sz w:val="28"/>
                    <w:szCs w:val="28"/>
                    <w:highlight w:val="cyan"/>
                  </w:rPr>
                  <w:delText xml:space="preserve"> This item embeds the Interconnection/Transmission Cost Key Parameter under Section 8.7 (the Winning Bidder's dedicated point-to-point grid connection facility) rather than itemizing it separately.</w:delText>
                </w:r>
              </w:del>
            </w:ins>
            <w:ins w:id="32289" w:author="Claude" w:date="2026-10-19T09:00:00Z">
              <w:r>
                <w:rPr>
                  <w:rFonts w:ascii="Georgia" w:eastAsia="Georgia" w:hAnsi="Georgia" w:cs="Georgia"/>
                  <w:sz w:val="28"/>
                  <w:szCs w:val="28"/>
                  <w:highlight w:val="cyan"/>
                </w:rPr>
                <w:t xml:space="preserve">; excludes transmission and interconnection costs (Section 9.3)</w:t>
              </w:r>
            </w:ins>
          </w:p>
        </w:tc>
      </w:tr>
      <w:tr w:rsidR="0008735A" w14:paraId="075426B4" w14:textId="77777777">
        <w:trPr>
          <w:ins w:id="1390" w:author="Claude" w:date="2026-08-25T15:18:00Z"/>
        </w:trPr>
        <w:tc>
          <w:tcPr>
            <w:tcW w:w="1186" w:type="dxa"/>
          </w:tcPr>
          <w:p w14:paraId="2BE16E21" w14:textId="77777777" w:rsidR="0008735A" w:rsidRDefault="00000000">
            <w:pPr>
              <w:rPr>
                <w:ins w:id="1391" w:author="Claude" w:date="2026-08-25T15:18:00Z"/>
                <w:rFonts w:ascii="Georgia" w:eastAsia="Georgia" w:hAnsi="Georgia" w:cs="Georgia"/>
                <w:sz w:val="28"/>
                <w:szCs w:val="28"/>
              </w:rPr>
            </w:pPr>
            <w:ins w:id="1392" w:author="Claude" w:date="2026-08-25T15:18:00Z">
              <w:r>
                <w:rPr>
                  <w:rFonts w:ascii="Georgia" w:eastAsia="Georgia" w:hAnsi="Georgia" w:cs="Georgia"/>
                  <w:sz w:val="28"/>
                  <w:szCs w:val="28"/>
                  <w:highlight w:val="green"/>
                </w:rPr>
                <w:t>A.4</w:t>
              </w:r>
            </w:ins>
          </w:p>
        </w:tc>
        <w:tc>
          <w:tcPr>
            <w:tcW w:w="8174" w:type="dxa"/>
          </w:tcPr>
          <w:p w14:paraId="024AB6D1" w14:textId="77777777" w:rsidR="0008735A" w:rsidRDefault="00000000">
            <w:pPr>
              <w:rPr>
                <w:ins w:id="1393" w:author="Claude" w:date="2026-08-25T15:18:00Z"/>
                <w:rFonts w:ascii="Georgia" w:eastAsia="Georgia" w:hAnsi="Georgia" w:cs="Georgia"/>
                <w:sz w:val="28"/>
                <w:szCs w:val="28"/>
              </w:rPr>
            </w:pPr>
            <w:ins w:id="1394" w:author="Claude" w:date="2026-08-25T15:18:00Z">
              <w:r>
                <w:rPr>
                  <w:rFonts w:ascii="Georgia" w:eastAsia="Georgia" w:hAnsi="Georgia" w:cs="Georgia"/>
                  <w:sz w:val="28"/>
                  <w:szCs w:val="28"/>
                  <w:highlight w:val="green"/>
                </w:rPr>
                <w:t>Fixed O&amp;M Costs (PhP/kW-year)</w:t>
              </w:r>
            </w:ins>
          </w:p>
        </w:tc>
      </w:tr>
      <w:tr w:rsidR="0008735A" w14:paraId="4CEF49D1" w14:textId="77777777">
        <w:trPr>
          <w:ins w:id="1395" w:author="Claude" w:date="2026-08-25T15:18:00Z"/>
        </w:trPr>
        <w:tc>
          <w:tcPr>
            <w:tcW w:w="1186" w:type="dxa"/>
          </w:tcPr>
          <w:p w14:paraId="425D7267" w14:textId="77777777" w:rsidR="0008735A" w:rsidRDefault="00000000">
            <w:pPr>
              <w:rPr>
                <w:ins w:id="1396" w:author="Claude" w:date="2026-08-25T15:18:00Z"/>
                <w:rFonts w:ascii="Georgia" w:eastAsia="Georgia" w:hAnsi="Georgia" w:cs="Georgia"/>
                <w:sz w:val="28"/>
                <w:szCs w:val="28"/>
              </w:rPr>
            </w:pPr>
            <w:ins w:id="1397" w:author="Claude" w:date="2026-08-25T15:18:00Z">
              <w:r>
                <w:rPr>
                  <w:rFonts w:ascii="Georgia" w:eastAsia="Georgia" w:hAnsi="Georgia" w:cs="Georgia"/>
                  <w:sz w:val="28"/>
                  <w:szCs w:val="28"/>
                  <w:highlight w:val="green"/>
                </w:rPr>
                <w:t>A.5</w:t>
              </w:r>
            </w:ins>
          </w:p>
        </w:tc>
        <w:tc>
          <w:tcPr>
            <w:tcW w:w="8174" w:type="dxa"/>
          </w:tcPr>
          <w:p w14:paraId="15FAADEE" w14:textId="77777777" w:rsidR="0008735A" w:rsidRDefault="00000000">
            <w:pPr>
              <w:rPr>
                <w:ins w:id="1398" w:author="Claude" w:date="2026-08-25T15:18:00Z"/>
                <w:rFonts w:ascii="Georgia" w:eastAsia="Georgia" w:hAnsi="Georgia" w:cs="Georgia"/>
                <w:sz w:val="28"/>
                <w:szCs w:val="28"/>
              </w:rPr>
            </w:pPr>
            <w:ins w:id="1399" w:author="Claude" w:date="2026-08-25T15:18:00Z">
              <w:r>
                <w:rPr>
                  <w:rFonts w:ascii="Georgia" w:eastAsia="Georgia" w:hAnsi="Georgia" w:cs="Georgia"/>
                  <w:sz w:val="28"/>
                  <w:szCs w:val="28"/>
                  <w:highlight w:val="green"/>
                </w:rPr>
                <w:t>Variable Non-Fuel O&amp;M Costs (PhP/kWh)</w:t>
              </w:r>
            </w:ins>
          </w:p>
        </w:tc>
      </w:tr>
      <w:tr w:rsidR="0008735A" w14:paraId="00B3C164" w14:textId="77777777">
        <w:trPr>
          <w:ins w:id="1400" w:author="Claude" w:date="2026-08-25T15:18:00Z"/>
        </w:trPr>
        <w:tc>
          <w:tcPr>
            <w:tcW w:w="1186" w:type="dxa"/>
          </w:tcPr>
          <w:p w14:paraId="12EFC646" w14:textId="77777777" w:rsidR="0008735A" w:rsidRDefault="00000000">
            <w:pPr>
              <w:rPr>
                <w:ins w:id="1401" w:author="Claude" w:date="2026-08-25T15:18:00Z"/>
                <w:rFonts w:ascii="Georgia" w:eastAsia="Georgia" w:hAnsi="Georgia" w:cs="Georgia"/>
                <w:sz w:val="28"/>
                <w:szCs w:val="28"/>
              </w:rPr>
            </w:pPr>
            <w:commentRangeStart w:id="1402"/>
            <w:ins w:id="1403" w:author="Claude" w:date="2026-08-25T15:18:00Z">
              <w:r>
                <w:rPr>
                  <w:rFonts w:ascii="Georgia" w:eastAsia="Georgia" w:hAnsi="Georgia" w:cs="Georgia"/>
                  <w:sz w:val="28"/>
                  <w:szCs w:val="28"/>
                  <w:highlight w:val="green"/>
                </w:rPr>
                <w:t>A.6</w:t>
              </w:r>
              <w:commentRangeEnd w:id="1402"/>
              <w:r>
                <w:rPr>
                  <w:rStyle w:val="CommentReference"/>
                  <w:rFonts w:ascii="Georgia" w:eastAsia="Georgia" w:hAnsi="Georgia" w:cs="Georgia"/>
                  <w:sz w:val="28"/>
                  <w:szCs w:val="28"/>
                </w:rPr>
                <w:commentReference w:id="1402"/>
              </w:r>
            </w:ins>
          </w:p>
        </w:tc>
        <w:tc>
          <w:tcPr>
            <w:tcW w:w="8174" w:type="dxa"/>
          </w:tcPr>
          <w:p w14:paraId="13961BC3" w14:textId="77777777" w:rsidR="0008735A" w:rsidRDefault="00000000">
            <w:pPr>
              <w:rPr>
                <w:ins w:id="1404" w:author="Claude" w:date="2026-08-25T15:18:00Z"/>
                <w:rFonts w:ascii="Georgia" w:eastAsia="Georgia" w:hAnsi="Georgia" w:cs="Georgia"/>
                <w:sz w:val="28"/>
                <w:szCs w:val="28"/>
              </w:rPr>
            </w:pPr>
            <w:ins w:id="1405" w:author="Claude" w:date="2026-08-25T15:18:00Z">
              <w:r>
                <w:rPr>
                  <w:rFonts w:ascii="Georgia" w:eastAsia="Georgia" w:hAnsi="Georgia" w:cs="Georgia"/>
                  <w:sz w:val="28"/>
                  <w:szCs w:val="28"/>
                  <w:highlight w:val="green"/>
                </w:rPr>
                <w:t>G&amp;A Costs (PhP/kW-year)</w:t>
              </w:r>
            </w:ins>
          </w:p>
        </w:tc>
      </w:tr>
      <w:tr w:rsidR="0008735A" w14:paraId="7EEF981B" w14:textId="77777777">
        <w:trPr>
          <w:ins w:id="1406" w:author="Claude" w:date="2026-08-25T15:18:00Z"/>
        </w:trPr>
        <w:tc>
          <w:tcPr>
            <w:tcW w:w="1186" w:type="dxa"/>
          </w:tcPr>
          <w:p w14:paraId="0B0EB9A0" w14:textId="77777777" w:rsidR="0008735A" w:rsidRDefault="00000000">
            <w:pPr>
              <w:rPr>
                <w:ins w:id="1407" w:author="Claude" w:date="2026-08-25T15:18:00Z"/>
                <w:rFonts w:ascii="Georgia" w:eastAsia="Georgia" w:hAnsi="Georgia" w:cs="Georgia"/>
                <w:sz w:val="28"/>
                <w:szCs w:val="28"/>
              </w:rPr>
            </w:pPr>
            <w:ins w:id="1408" w:author="Claude" w:date="2026-08-25T15:18:00Z">
              <w:r>
                <w:rPr>
                  <w:rFonts w:ascii="Georgia" w:eastAsia="Georgia" w:hAnsi="Georgia" w:cs="Georgia"/>
                  <w:sz w:val="28"/>
                  <w:szCs w:val="28"/>
                  <w:highlight w:val="green"/>
                </w:rPr>
                <w:t>A.7</w:t>
              </w:r>
            </w:ins>
          </w:p>
        </w:tc>
        <w:tc>
          <w:tcPr>
            <w:tcW w:w="8174" w:type="dxa"/>
          </w:tcPr>
          <w:p w14:paraId="4EF3ED9E" w14:textId="77777777" w:rsidR="0008735A" w:rsidRDefault="00000000">
            <w:pPr>
              <w:rPr>
                <w:ins w:id="1409" w:author="Claude" w:date="2026-08-25T15:18:00Z"/>
                <w:rFonts w:ascii="Georgia" w:eastAsia="Georgia" w:hAnsi="Georgia" w:cs="Georgia"/>
                <w:sz w:val="28"/>
                <w:szCs w:val="28"/>
              </w:rPr>
            </w:pPr>
            <w:ins w:id="1410" w:author="Claude" w:date="2026-08-25T15:18:00Z">
              <w:r>
                <w:rPr>
                  <w:rFonts w:ascii="Georgia" w:eastAsia="Georgia" w:hAnsi="Georgia" w:cs="Georgia"/>
                  <w:sz w:val="28"/>
                  <w:szCs w:val="28"/>
                  <w:highlight w:val="green"/>
                </w:rPr>
                <w:t>Reference Construction Period (years)</w:t>
              </w:r>
            </w:ins>
          </w:p>
        </w:tc>
      </w:tr>
      <w:tr w:rsidR="0008735A" w14:paraId="059D3BBE" w14:textId="77777777">
        <w:trPr>
          <w:ins w:id="1411" w:author="Claude" w:date="2026-08-25T15:18:00Z"/>
        </w:trPr>
        <w:tc>
          <w:tcPr>
            <w:tcW w:w="1186" w:type="dxa"/>
          </w:tcPr>
          <w:p w14:paraId="48AB33E7" w14:textId="77777777" w:rsidR="0008735A" w:rsidRDefault="00000000">
            <w:pPr>
              <w:rPr>
                <w:ins w:id="1412" w:author="Claude" w:date="2026-08-25T15:18:00Z"/>
                <w:rFonts w:ascii="Georgia" w:eastAsia="Georgia" w:hAnsi="Georgia" w:cs="Georgia"/>
                <w:sz w:val="28"/>
                <w:szCs w:val="28"/>
              </w:rPr>
            </w:pPr>
            <w:ins w:id="1413" w:author="Claude" w:date="2026-08-25T15:18:00Z">
              <w:r>
                <w:rPr>
                  <w:rFonts w:ascii="Georgia" w:eastAsia="Georgia" w:hAnsi="Georgia" w:cs="Georgia"/>
                  <w:sz w:val="28"/>
                  <w:szCs w:val="28"/>
                  <w:highlight w:val="green"/>
                </w:rPr>
                <w:t>A.8</w:t>
              </w:r>
            </w:ins>
          </w:p>
        </w:tc>
        <w:tc>
          <w:tcPr>
            <w:tcW w:w="8174" w:type="dxa"/>
          </w:tcPr>
          <w:p w14:paraId="6AF2F490" w14:textId="77777777" w:rsidR="0008735A" w:rsidRDefault="00000000">
            <w:pPr>
              <w:rPr>
                <w:ins w:id="1414" w:author="Claude" w:date="2026-08-25T15:18:00Z"/>
                <w:rFonts w:ascii="Georgia" w:eastAsia="Georgia" w:hAnsi="Georgia" w:cs="Georgia"/>
                <w:sz w:val="28"/>
                <w:szCs w:val="28"/>
              </w:rPr>
            </w:pPr>
            <w:ins w:id="1415" w:author="Claude" w:date="2026-08-25T15:18:00Z">
              <w:r>
                <w:rPr>
                  <w:rFonts w:ascii="Georgia" w:eastAsia="Georgia" w:hAnsi="Georgia" w:cs="Georgia"/>
                  <w:sz w:val="28"/>
                  <w:szCs w:val="28"/>
                  <w:highlight w:val="green"/>
                </w:rPr>
                <w:t>Reference Operating Period (years)</w:t>
              </w:r>
            </w:ins>
          </w:p>
        </w:tc>
      </w:tr>
      <w:tr w:rsidR="0008735A" w14:paraId="1903EEE6" w14:textId="77777777">
        <w:trPr>
          <w:ins w:id="1416" w:author="Claude" w:date="2026-08-25T15:18:00Z"/>
        </w:trPr>
        <w:tc>
          <w:tcPr>
            <w:tcW w:w="1186" w:type="dxa"/>
          </w:tcPr>
          <w:p w14:paraId="7C098C10" w14:textId="77777777" w:rsidR="0008735A" w:rsidRDefault="00000000">
            <w:pPr>
              <w:rPr>
                <w:ins w:id="1417" w:author="Claude" w:date="2026-08-25T15:18:00Z"/>
                <w:rFonts w:ascii="Georgia" w:eastAsia="Georgia" w:hAnsi="Georgia" w:cs="Georgia"/>
                <w:sz w:val="28"/>
                <w:szCs w:val="28"/>
              </w:rPr>
            </w:pPr>
            <w:ins w:id="1418" w:author="Claude" w:date="2026-08-25T15:18:00Z">
              <w:r>
                <w:rPr>
                  <w:rFonts w:ascii="Georgia" w:eastAsia="Georgia" w:hAnsi="Georgia" w:cs="Georgia"/>
                  <w:sz w:val="28"/>
                  <w:szCs w:val="28"/>
                  <w:highlight w:val="green"/>
                </w:rPr>
                <w:t>A.9</w:t>
              </w:r>
            </w:ins>
          </w:p>
        </w:tc>
        <w:tc>
          <w:tcPr>
            <w:tcW w:w="8174" w:type="dxa"/>
          </w:tcPr>
          <w:p w14:paraId="154F29D1" w14:textId="77777777" w:rsidR="0008735A" w:rsidRDefault="00000000">
            <w:pPr>
              <w:rPr>
                <w:ins w:id="1419" w:author="Claude" w:date="2026-08-25T15:18:00Z"/>
                <w:rFonts w:ascii="Georgia" w:eastAsia="Georgia" w:hAnsi="Georgia" w:cs="Georgia"/>
                <w:sz w:val="28"/>
                <w:szCs w:val="28"/>
              </w:rPr>
            </w:pPr>
            <w:ins w:id="1420" w:author="Claude" w:date="2026-08-25T15:18:00Z">
              <w:r>
                <w:rPr>
                  <w:rFonts w:ascii="Georgia" w:eastAsia="Georgia" w:hAnsi="Georgia" w:cs="Georgia"/>
                  <w:sz w:val="28"/>
                  <w:szCs w:val="28"/>
                  <w:highlight w:val="green"/>
                </w:rPr>
                <w:t>Reference Debt:Equity Ratio</w:t>
              </w:r>
            </w:ins>
          </w:p>
        </w:tc>
      </w:tr>
      <w:tr w:rsidR="0008735A" w14:paraId="2F2913C7" w14:textId="77777777">
        <w:trPr>
          <w:ins w:id="1421" w:author="Claude" w:date="2026-08-25T15:18:00Z"/>
        </w:trPr>
        <w:tc>
          <w:tcPr>
            <w:tcW w:w="1186" w:type="dxa"/>
          </w:tcPr>
          <w:p w14:paraId="46F0BB55" w14:textId="77777777" w:rsidR="0008735A" w:rsidRDefault="00000000">
            <w:pPr>
              <w:rPr>
                <w:ins w:id="1422" w:author="Claude" w:date="2026-08-25T15:18:00Z"/>
                <w:rFonts w:ascii="Georgia" w:eastAsia="Georgia" w:hAnsi="Georgia" w:cs="Georgia"/>
                <w:sz w:val="28"/>
                <w:szCs w:val="28"/>
              </w:rPr>
            </w:pPr>
            <w:ins w:id="1423" w:author="Claude" w:date="2026-08-25T15:18:00Z">
              <w:r>
                <w:rPr>
                  <w:rFonts w:ascii="Georgia" w:eastAsia="Georgia" w:hAnsi="Georgia" w:cs="Georgia"/>
                  <w:sz w:val="28"/>
                  <w:szCs w:val="28"/>
                  <w:highlight w:val="green"/>
                </w:rPr>
                <w:t>A.10</w:t>
              </w:r>
            </w:ins>
          </w:p>
        </w:tc>
        <w:tc>
          <w:tcPr>
            <w:tcW w:w="8174" w:type="dxa"/>
          </w:tcPr>
          <w:p w14:paraId="1C4F7430" w14:textId="77777777" w:rsidR="0008735A" w:rsidRDefault="00000000">
            <w:pPr>
              <w:rPr>
                <w:ins w:id="1424" w:author="Claude" w:date="2026-08-25T15:18:00Z"/>
                <w:rFonts w:ascii="Georgia" w:eastAsia="Georgia" w:hAnsi="Georgia" w:cs="Georgia"/>
                <w:sz w:val="28"/>
                <w:szCs w:val="28"/>
              </w:rPr>
            </w:pPr>
            <w:ins w:id="1425" w:author="Claude" w:date="2026-08-25T15:18:00Z">
              <w:r>
                <w:rPr>
                  <w:rFonts w:ascii="Georgia" w:eastAsia="Georgia" w:hAnsi="Georgia" w:cs="Georgia"/>
                  <w:sz w:val="28"/>
                  <w:szCs w:val="28"/>
                  <w:highlight w:val="green"/>
                </w:rPr>
                <w:t>Reference Cost of Debt — local and foreign tranches (% per annum)</w:t>
              </w:r>
            </w:ins>
          </w:p>
        </w:tc>
      </w:tr>
      <w:tr w:rsidR="0008735A" w14:paraId="0008A593" w14:textId="77777777">
        <w:trPr>
          <w:ins w:id="1426" w:author="Claude" w:date="2026-08-25T15:18:00Z"/>
        </w:trPr>
        <w:tc>
          <w:tcPr>
            <w:tcW w:w="1186" w:type="dxa"/>
          </w:tcPr>
          <w:p w14:paraId="55E897ED" w14:textId="77777777" w:rsidR="0008735A" w:rsidRDefault="00000000">
            <w:pPr>
              <w:rPr>
                <w:ins w:id="1427" w:author="Claude" w:date="2026-08-25T15:18:00Z"/>
                <w:rFonts w:ascii="Georgia" w:eastAsia="Georgia" w:hAnsi="Georgia" w:cs="Georgia"/>
                <w:sz w:val="28"/>
                <w:szCs w:val="28"/>
              </w:rPr>
            </w:pPr>
            <w:ins w:id="1428" w:author="Claude" w:date="2026-08-25T15:18:00Z">
              <w:r>
                <w:rPr>
                  <w:rFonts w:ascii="Georgia" w:eastAsia="Georgia" w:hAnsi="Georgia" w:cs="Georgia"/>
                  <w:sz w:val="28"/>
                  <w:szCs w:val="28"/>
                  <w:highlight w:val="green"/>
                </w:rPr>
                <w:t>A.11</w:t>
              </w:r>
            </w:ins>
          </w:p>
        </w:tc>
        <w:tc>
          <w:tcPr>
            <w:tcW w:w="8174" w:type="dxa"/>
          </w:tcPr>
          <w:p w14:paraId="571948BF" w14:textId="77777777" w:rsidR="0008735A" w:rsidRDefault="00000000">
            <w:pPr>
              <w:rPr>
                <w:ins w:id="1429" w:author="Claude" w:date="2026-08-25T15:18:00Z"/>
                <w:rFonts w:ascii="Georgia" w:eastAsia="Georgia" w:hAnsi="Georgia" w:cs="Georgia"/>
                <w:sz w:val="28"/>
                <w:szCs w:val="28"/>
              </w:rPr>
            </w:pPr>
            <w:ins w:id="1430" w:author="Claude" w:date="2026-08-25T15:18:00Z">
              <w:r>
                <w:rPr>
                  <w:rFonts w:ascii="Georgia" w:eastAsia="Georgia" w:hAnsi="Georgia" w:cs="Georgia"/>
                  <w:sz w:val="28"/>
                  <w:szCs w:val="28"/>
                  <w:highlight w:val="green"/>
                </w:rPr>
                <w:t>Reference Debt Repayment Period (years)</w:t>
              </w:r>
            </w:ins>
          </w:p>
        </w:tc>
      </w:tr>
      <w:tr w:rsidR="0008735A" w14:paraId="6E65EB21" w14:textId="77777777">
        <w:trPr>
          <w:ins w:id="1431" w:author="Claude" w:date="2026-08-25T15:18:00Z"/>
        </w:trPr>
        <w:tc>
          <w:tcPr>
            <w:tcW w:w="1186" w:type="dxa"/>
          </w:tcPr>
          <w:p w14:paraId="66C4B83D" w14:textId="77777777" w:rsidR="0008735A" w:rsidRDefault="00000000">
            <w:pPr>
              <w:rPr>
                <w:ins w:id="1432" w:author="Claude" w:date="2026-08-25T15:18:00Z"/>
                <w:rFonts w:ascii="Georgia" w:eastAsia="Georgia" w:hAnsi="Georgia" w:cs="Georgia"/>
                <w:sz w:val="28"/>
                <w:szCs w:val="28"/>
              </w:rPr>
            </w:pPr>
            <w:ins w:id="1433" w:author="Claude" w:date="2026-08-25T15:18:00Z">
              <w:r>
                <w:rPr>
                  <w:rFonts w:ascii="Georgia" w:eastAsia="Georgia" w:hAnsi="Georgia" w:cs="Georgia"/>
                  <w:sz w:val="28"/>
                  <w:szCs w:val="28"/>
                  <w:highlight w:val="green"/>
                </w:rPr>
                <w:t>A.12</w:t>
              </w:r>
            </w:ins>
          </w:p>
        </w:tc>
        <w:tc>
          <w:tcPr>
            <w:tcW w:w="8174" w:type="dxa"/>
          </w:tcPr>
          <w:p w14:paraId="23DCF313" w14:textId="77777777" w:rsidR="0008735A" w:rsidRDefault="00000000">
            <w:pPr>
              <w:rPr>
                <w:ins w:id="1434" w:author="Claude" w:date="2026-08-25T15:18:00Z"/>
                <w:rFonts w:ascii="Georgia" w:eastAsia="Georgia" w:hAnsi="Georgia" w:cs="Georgia"/>
                <w:sz w:val="28"/>
                <w:szCs w:val="28"/>
              </w:rPr>
            </w:pPr>
            <w:ins w:id="1435" w:author="Claude" w:date="2026-08-25T15:18:00Z">
              <w:r>
                <w:rPr>
                  <w:rFonts w:ascii="Georgia" w:eastAsia="Georgia" w:hAnsi="Georgia" w:cs="Georgia"/>
                  <w:sz w:val="28"/>
                  <w:szCs w:val="28"/>
                  <w:highlight w:val="green"/>
                </w:rPr>
                <w:t>Reference Equity Required Rate of Return (% per annum)</w:t>
              </w:r>
            </w:ins>
          </w:p>
        </w:tc>
      </w:tr>
      <w:tr w:rsidR="0008735A" w14:paraId="65C354A4" w14:textId="77777777">
        <w:trPr>
          <w:ins w:id="1436" w:author="Claude" w:date="2026-08-25T15:18:00Z"/>
        </w:trPr>
        <w:tc>
          <w:tcPr>
            <w:tcW w:w="1186" w:type="dxa"/>
          </w:tcPr>
          <w:p w14:paraId="56FA38EA" w14:textId="77777777" w:rsidR="0008735A" w:rsidRDefault="00000000">
            <w:pPr>
              <w:rPr>
                <w:ins w:id="1437" w:author="Claude" w:date="2026-08-25T15:18:00Z"/>
                <w:rFonts w:ascii="Georgia" w:eastAsia="Georgia" w:hAnsi="Georgia" w:cs="Georgia"/>
                <w:sz w:val="28"/>
                <w:szCs w:val="28"/>
              </w:rPr>
            </w:pPr>
            <w:ins w:id="1438" w:author="Claude" w:date="2026-08-25T15:18:00Z">
              <w:r>
                <w:rPr>
                  <w:rFonts w:ascii="Georgia" w:eastAsia="Georgia" w:hAnsi="Georgia" w:cs="Georgia"/>
                  <w:sz w:val="28"/>
                  <w:szCs w:val="28"/>
                  <w:highlight w:val="green"/>
                </w:rPr>
                <w:t>A.13</w:t>
              </w:r>
            </w:ins>
          </w:p>
        </w:tc>
        <w:tc>
          <w:tcPr>
            <w:tcW w:w="8174" w:type="dxa"/>
          </w:tcPr>
          <w:p w14:paraId="58664073" w14:textId="77777777" w:rsidR="0008735A" w:rsidRDefault="00000000">
            <w:pPr>
              <w:rPr>
                <w:ins w:id="1439" w:author="Claude" w:date="2026-08-25T15:18:00Z"/>
                <w:rFonts w:ascii="Georgia" w:eastAsia="Georgia" w:hAnsi="Georgia" w:cs="Georgia"/>
                <w:sz w:val="28"/>
                <w:szCs w:val="28"/>
              </w:rPr>
            </w:pPr>
            <w:ins w:id="1440" w:author="Claude" w:date="2026-08-25T15:18:00Z">
              <w:r>
                <w:rPr>
                  <w:rFonts w:ascii="Georgia" w:eastAsia="Georgia" w:hAnsi="Georgia" w:cs="Georgia"/>
                  <w:sz w:val="28"/>
                  <w:szCs w:val="28"/>
                  <w:highlight w:val="green"/>
                </w:rPr>
                <w:t>Local:Foreign Capital Ratio</w:t>
              </w:r>
            </w:ins>
          </w:p>
        </w:tc>
      </w:tr>
      <w:tr w:rsidR="0008735A" w14:paraId="3C3B450D" w14:textId="77777777">
        <w:trPr>
          <w:ins w:id="1441" w:author="Claude" w:date="2026-08-25T15:18:00Z"/>
        </w:trPr>
        <w:tc>
          <w:tcPr>
            <w:tcW w:w="1186" w:type="dxa"/>
          </w:tcPr>
          <w:p w14:paraId="119301C1" w14:textId="77777777" w:rsidR="0008735A" w:rsidRDefault="00000000">
            <w:pPr>
              <w:rPr>
                <w:ins w:id="1442" w:author="Claude" w:date="2026-08-25T15:18:00Z"/>
                <w:rFonts w:ascii="Georgia" w:eastAsia="Georgia" w:hAnsi="Georgia" w:cs="Georgia"/>
                <w:sz w:val="28"/>
                <w:szCs w:val="28"/>
              </w:rPr>
            </w:pPr>
            <w:ins w:id="1443" w:author="Claude" w:date="2026-08-25T15:18:00Z">
              <w:r>
                <w:rPr>
                  <w:rFonts w:ascii="Georgia" w:eastAsia="Georgia" w:hAnsi="Georgia" w:cs="Georgia"/>
                  <w:sz w:val="28"/>
                  <w:szCs w:val="28"/>
                  <w:highlight w:val="green"/>
                </w:rPr>
                <w:t>A.14</w:t>
              </w:r>
            </w:ins>
          </w:p>
        </w:tc>
        <w:tc>
          <w:tcPr>
            <w:tcW w:w="8174" w:type="dxa"/>
          </w:tcPr>
          <w:p w14:paraId="4FB70B59" w14:textId="77777777" w:rsidR="0008735A" w:rsidRDefault="00000000">
            <w:pPr>
              <w:rPr>
                <w:ins w:id="1444" w:author="Claude" w:date="2026-08-25T15:18:00Z"/>
                <w:rFonts w:ascii="Georgia" w:eastAsia="Georgia" w:hAnsi="Georgia" w:cs="Georgia"/>
                <w:sz w:val="28"/>
                <w:szCs w:val="28"/>
              </w:rPr>
            </w:pPr>
            <w:ins w:id="1445" w:author="Claude" w:date="2026-08-25T15:18:00Z">
              <w:r>
                <w:rPr>
                  <w:rFonts w:ascii="Georgia" w:eastAsia="Georgia" w:hAnsi="Georgia" w:cs="Georgia"/>
                  <w:sz w:val="28"/>
                  <w:szCs w:val="28"/>
                  <w:highlight w:val="green"/>
                </w:rPr>
                <w:t>Applicable Income Tax Rate and tax holiday provisions</w:t>
              </w:r>
            </w:ins>
          </w:p>
        </w:tc>
      </w:tr>
      <w:tr w:rsidR="0008735A" w14:paraId="747F02AA" w14:textId="77777777">
        <w:trPr>
          <w:ins w:id="1446" w:author="Claude" w:date="2026-08-25T15:18:00Z"/>
        </w:trPr>
        <w:tc>
          <w:tcPr>
            <w:tcW w:w="1186" w:type="dxa"/>
          </w:tcPr>
          <w:p w14:paraId="48D4D6E5" w14:textId="77777777" w:rsidR="0008735A" w:rsidRDefault="00000000">
            <w:pPr>
              <w:rPr>
                <w:ins w:id="1447" w:author="Claude" w:date="2026-08-25T15:18:00Z"/>
                <w:rFonts w:ascii="Georgia" w:eastAsia="Georgia" w:hAnsi="Georgia" w:cs="Georgia"/>
                <w:sz w:val="28"/>
                <w:szCs w:val="28"/>
              </w:rPr>
            </w:pPr>
            <w:ins w:id="1448" w:author="Claude" w:date="2026-08-25T15:18:00Z">
              <w:r>
                <w:rPr>
                  <w:rFonts w:ascii="Georgia" w:eastAsia="Georgia" w:hAnsi="Georgia" w:cs="Georgia"/>
                  <w:sz w:val="28"/>
                  <w:szCs w:val="28"/>
                  <w:highlight w:val="green"/>
                </w:rPr>
                <w:t>A.15</w:t>
              </w:r>
            </w:ins>
          </w:p>
        </w:tc>
        <w:tc>
          <w:tcPr>
            <w:tcW w:w="8174" w:type="dxa"/>
          </w:tcPr>
          <w:p w14:paraId="2844DA7F" w14:textId="77777777" w:rsidR="0008735A" w:rsidRDefault="00000000">
            <w:pPr>
              <w:rPr>
                <w:ins w:id="1449" w:author="Claude" w:date="2026-08-25T15:18:00Z"/>
                <w:rFonts w:ascii="Georgia" w:eastAsia="Georgia" w:hAnsi="Georgia" w:cs="Georgia"/>
                <w:sz w:val="28"/>
                <w:szCs w:val="28"/>
              </w:rPr>
            </w:pPr>
            <w:ins w:id="1450" w:author="Claude" w:date="2026-08-25T15:18:00Z">
              <w:r>
                <w:rPr>
                  <w:rFonts w:ascii="Georgia" w:eastAsia="Georgia" w:hAnsi="Georgia" w:cs="Georgia"/>
                  <w:sz w:val="28"/>
                  <w:szCs w:val="28"/>
                  <w:highlight w:val="green"/>
                </w:rPr>
                <w:t>Reference Heat Rate Cap (MMBtu/kWh)</w:t>
              </w:r>
            </w:ins>
          </w:p>
        </w:tc>
      </w:tr>
      <w:tr w:rsidR="0008735A" w14:paraId="19787084" w14:textId="77777777">
        <w:trPr>
          <w:ins w:id="1451" w:author="Claude" w:date="2026-08-25T15:18:00Z"/>
        </w:trPr>
        <w:tc>
          <w:tcPr>
            <w:tcW w:w="1186" w:type="dxa"/>
          </w:tcPr>
          <w:p w14:paraId="47962D5E" w14:textId="77777777" w:rsidR="0008735A" w:rsidRDefault="00000000">
            <w:pPr>
              <w:rPr>
                <w:ins w:id="1452" w:author="Claude" w:date="2026-08-25T15:18:00Z"/>
                <w:rFonts w:ascii="Georgia" w:eastAsia="Georgia" w:hAnsi="Georgia" w:cs="Georgia"/>
                <w:sz w:val="28"/>
                <w:szCs w:val="28"/>
              </w:rPr>
            </w:pPr>
            <w:ins w:id="1453" w:author="Claude" w:date="2026-08-25T15:18:00Z">
              <w:r>
                <w:rPr>
                  <w:rFonts w:ascii="Georgia" w:eastAsia="Georgia" w:hAnsi="Georgia" w:cs="Georgia"/>
                  <w:sz w:val="28"/>
                  <w:szCs w:val="28"/>
                  <w:highlight w:val="green"/>
                </w:rPr>
                <w:t>A.16</w:t>
              </w:r>
            </w:ins>
          </w:p>
        </w:tc>
        <w:tc>
          <w:tcPr>
            <w:tcW w:w="8174" w:type="dxa"/>
          </w:tcPr>
          <w:p w14:paraId="6757417E" w14:textId="77777777" w:rsidR="0008735A" w:rsidRDefault="00000000">
            <w:pPr>
              <w:rPr>
                <w:ins w:id="1454" w:author="Claude" w:date="2026-08-25T15:18:00Z"/>
                <w:rFonts w:ascii="Georgia" w:eastAsia="Georgia" w:hAnsi="Georgia" w:cs="Georgia"/>
                <w:sz w:val="28"/>
                <w:szCs w:val="28"/>
              </w:rPr>
            </w:pPr>
            <w:ins w:id="1455" w:author="Claude" w:date="2026-08-25T15:18:00Z">
              <w:r>
                <w:rPr>
                  <w:rFonts w:ascii="Georgia" w:eastAsia="Georgia" w:hAnsi="Georgia" w:cs="Georgia"/>
                  <w:sz w:val="28"/>
                  <w:szCs w:val="28"/>
                  <w:highlight w:val="green"/>
                </w:rPr>
                <w:t>Peso-Dollar Exchange Rate Reference</w:t>
              </w:r>
            </w:ins>
          </w:p>
        </w:tc>
      </w:tr>
      <w:tr w:rsidR="0008735A" w14:paraId="5C408F59" w14:textId="77777777">
        <w:trPr>
          <w:ins w:id="1456" w:author="Claude" w:date="2026-08-25T15:18:00Z"/>
        </w:trPr>
        <w:tc>
          <w:tcPr>
            <w:tcW w:w="1186" w:type="dxa"/>
          </w:tcPr>
          <w:p w14:paraId="3C814774" w14:textId="77777777" w:rsidR="0008735A" w:rsidRDefault="00000000">
            <w:pPr>
              <w:rPr>
                <w:ins w:id="1457" w:author="Claude" w:date="2026-08-25T15:18:00Z"/>
                <w:rFonts w:ascii="Georgia" w:eastAsia="Georgia" w:hAnsi="Georgia" w:cs="Georgia"/>
                <w:sz w:val="28"/>
                <w:szCs w:val="28"/>
              </w:rPr>
            </w:pPr>
            <w:ins w:id="1458" w:author="Claude" w:date="2026-08-25T15:18:00Z">
              <w:r>
                <w:rPr>
                  <w:rFonts w:ascii="Georgia" w:eastAsia="Georgia" w:hAnsi="Georgia" w:cs="Georgia"/>
                  <w:sz w:val="28"/>
                  <w:szCs w:val="28"/>
                  <w:highlight w:val="green"/>
                </w:rPr>
                <w:t>A.17</w:t>
              </w:r>
            </w:ins>
          </w:p>
        </w:tc>
        <w:tc>
          <w:tcPr>
            <w:tcW w:w="8174" w:type="dxa"/>
          </w:tcPr>
          <w:p w14:paraId="469EFC44" w14:textId="77777777" w:rsidR="0008735A" w:rsidRDefault="00000000">
            <w:pPr>
              <w:rPr>
                <w:ins w:id="1459" w:author="Claude" w:date="2026-08-25T15:18:00Z"/>
                <w:rFonts w:ascii="Georgia" w:eastAsia="Georgia" w:hAnsi="Georgia" w:cs="Georgia"/>
                <w:sz w:val="28"/>
                <w:szCs w:val="28"/>
              </w:rPr>
            </w:pPr>
            <w:ins w:id="1460" w:author="Claude" w:date="2026-08-25T15:18:00Z">
              <w:r>
                <w:rPr>
                  <w:rFonts w:ascii="Georgia" w:eastAsia="Georgia" w:hAnsi="Georgia" w:cs="Georgia"/>
                  <w:sz w:val="28"/>
                  <w:szCs w:val="28"/>
                  <w:highlight w:val="green"/>
                </w:rPr>
                <w:t>Capped Landed Logistics Cost Components</w:t>
              </w:r>
            </w:ins>
            <w:ins w:id="33692" w:author="Claude" w:date="2026-10-19T09:00:00Z">
              <w:r>
                <w:rPr>
                  <w:rFonts w:ascii="Georgia" w:eastAsia="Georgia" w:hAnsi="Georgia" w:cs="Georgia"/>
                  <w:sz w:val="28"/>
                  <w:szCs w:val="28"/>
                  <w:highlight w:val="green"/>
                </w:rPr>
                <w:t xml:space="preserve"> — Allowable Add-On Cost Caps per component, and per Fuel Source Category where set, under Section 17, recovered through the Fuel Cost</w:t>
              </w:r>
            </w:ins>
          </w:p>
        </w:tc>
      </w:tr>
      <w:tr w:rsidR="0008735A" w14:paraId="74FFB0D9" w14:textId="77777777">
        <w:trPr>
          <w:ins w:id="1461" w:author="Claude" w:date="2026-08-25T15:18:00Z"/>
        </w:trPr>
        <w:tc>
          <w:tcPr>
            <w:tcW w:w="1186" w:type="dxa"/>
          </w:tcPr>
          <w:p w14:paraId="33C83096" w14:textId="77777777" w:rsidR="0008735A" w:rsidRDefault="00000000">
            <w:pPr>
              <w:rPr>
                <w:ins w:id="1462" w:author="Claude" w:date="2026-08-25T15:18:00Z"/>
                <w:rFonts w:ascii="Georgia" w:eastAsia="Georgia" w:hAnsi="Georgia" w:cs="Georgia"/>
                <w:sz w:val="28"/>
                <w:szCs w:val="28"/>
              </w:rPr>
            </w:pPr>
            <w:ins w:id="1463" w:author="Claude" w:date="2026-08-25T15:18:00Z">
              <w:r>
                <w:rPr>
                  <w:rFonts w:ascii="Georgia" w:eastAsia="Georgia" w:hAnsi="Georgia" w:cs="Georgia"/>
                  <w:sz w:val="28"/>
                  <w:szCs w:val="28"/>
                  <w:highlight w:val="green"/>
                </w:rPr>
                <w:t>A.18</w:t>
              </w:r>
            </w:ins>
          </w:p>
        </w:tc>
        <w:tc>
          <w:tcPr>
            <w:tcW w:w="8174" w:type="dxa"/>
          </w:tcPr>
          <w:p w14:paraId="21FCA982" w14:textId="77777777" w:rsidR="0008735A" w:rsidRDefault="00000000">
            <w:pPr>
              <w:rPr>
                <w:ins w:id="1464" w:author="Claude" w:date="2026-08-25T15:18:00Z"/>
                <w:rFonts w:ascii="Georgia" w:eastAsia="Georgia" w:hAnsi="Georgia" w:cs="Georgia"/>
                <w:sz w:val="28"/>
                <w:szCs w:val="28"/>
              </w:rPr>
            </w:pPr>
            <w:ins w:id="1465" w:author="Claude" w:date="2026-08-25T15:18:00Z">
              <w:r>
                <w:rPr>
                  <w:rFonts w:ascii="Georgia" w:eastAsia="Georgia" w:hAnsi="Georgia" w:cs="Georgia"/>
                  <w:sz w:val="28"/>
                  <w:szCs w:val="28"/>
                  <w:highlight w:val="green"/>
                </w:rPr>
                <w:t>Fuel VAT Rate</w:t>
              </w:r>
            </w:ins>
          </w:p>
        </w:tc>
      </w:tr>
      <w:tr w:rsidR="0008735A" w14:paraId="7AE47CDC" w14:textId="77777777">
        <w:trPr>
          <w:ins w:id="1466" w:author="Claude" w:date="2026-08-25T15:18:00Z"/>
        </w:trPr>
        <w:tc>
          <w:tcPr>
            <w:tcW w:w="1186" w:type="dxa"/>
          </w:tcPr>
          <w:p w14:paraId="10305FC2" w14:textId="77777777" w:rsidR="0008735A" w:rsidRDefault="00000000">
            <w:pPr>
              <w:rPr>
                <w:ins w:id="1467" w:author="Claude" w:date="2026-08-25T15:18:00Z"/>
                <w:rFonts w:ascii="Georgia" w:eastAsia="Georgia" w:hAnsi="Georgia" w:cs="Georgia"/>
                <w:sz w:val="28"/>
                <w:szCs w:val="28"/>
              </w:rPr>
            </w:pPr>
            <w:ins w:id="1468" w:author="Claude" w:date="2026-08-25T15:18:00Z">
              <w:r>
                <w:rPr>
                  <w:rFonts w:ascii="Georgia" w:eastAsia="Georgia" w:hAnsi="Georgia" w:cs="Georgia"/>
                  <w:sz w:val="28"/>
                  <w:szCs w:val="28"/>
                  <w:highlight w:val="green"/>
                </w:rPr>
                <w:t>A.19</w:t>
              </w:r>
            </w:ins>
          </w:p>
        </w:tc>
        <w:tc>
          <w:tcPr>
            <w:tcW w:w="8174" w:type="dxa"/>
          </w:tcPr>
          <w:p w14:paraId="2AD650BF" w14:textId="77777777" w:rsidR="0008735A" w:rsidRDefault="00000000">
            <w:pPr>
              <w:rPr>
                <w:ins w:id="1469" w:author="Claude" w:date="2026-08-25T15:18:00Z"/>
                <w:rFonts w:ascii="Georgia" w:eastAsia="Georgia" w:hAnsi="Georgia" w:cs="Georgia"/>
                <w:sz w:val="28"/>
                <w:szCs w:val="28"/>
              </w:rPr>
            </w:pPr>
            <w:ins w:id="1470" w:author="Claude" w:date="2026-08-25T15:18:00Z">
              <w:r>
                <w:rPr>
                  <w:rFonts w:ascii="Georgia" w:eastAsia="Georgia" w:hAnsi="Georgia" w:cs="Georgia"/>
                  <w:sz w:val="28"/>
                  <w:szCs w:val="28"/>
                  <w:highlight w:val="green"/>
                </w:rPr>
                <w:t>Resulting Reference Gas Auction Threshold Price (GATP), per Section 18.2.1 of the Gas Auction Circular</w:t>
              </w:r>
            </w:ins>
            <w:ins w:id="33693" w:author="Claude" w:date="2026-10-19T09:00:00Z">
              <w:r>
                <w:rPr>
                  <w:rFonts w:ascii="Georgia" w:eastAsia="Georgia" w:hAnsi="Georgia" w:cs="Georgia"/>
                  <w:sz w:val="28"/>
                  <w:szCs w:val="28"/>
                  <w:highlight w:val="green"/>
                </w:rPr>
                <w:t xml:space="preserve"> — capital recovery and O&amp;M components (CRF + OM) only, per Section 8.6</w:t>
              </w:r>
            </w:ins>
          </w:p>
        </w:tc>
      </w:tr>
      <w:tr w:rsidR="0008735A" w14:paraId="7A7A6825" w14:textId="77777777">
        <w:trPr>
          <w:del w:id="1471" w:author="Claude" w:date="2026-08-25T16:16:00Z"/>
        </w:trPr>
        <w:tc>
          <w:tcPr>
            <w:tcW w:w="1186" w:type="dxa"/>
          </w:tcPr>
          <w:p w14:paraId="2A96FD15" w14:textId="77777777" w:rsidR="0008735A" w:rsidRDefault="00000000">
            <w:pPr>
              <w:rPr>
                <w:ins w:id="1472" w:author="Claude" w:date="2026-08-25T15:18:00Z"/>
                <w:del w:id="1473" w:author="Claude" w:date="2026-08-25T16:16:00Z"/>
                <w:rFonts w:ascii="Georgia" w:eastAsia="Georgia" w:hAnsi="Georgia" w:cs="Georgia"/>
                <w:sz w:val="28"/>
                <w:szCs w:val="28"/>
              </w:rPr>
            </w:pPr>
            <w:ins w:id="1474" w:author="Claude" w:date="2026-08-25T15:18:00Z">
              <w:del w:id="1475" w:author="Claude" w:date="2026-08-25T16:16:00Z">
                <w:r>
                  <w:rPr>
                    <w:rFonts w:ascii="Georgia" w:eastAsia="Georgia" w:hAnsi="Georgia" w:cs="Georgia"/>
                    <w:sz w:val="28"/>
                    <w:szCs w:val="28"/>
                    <w:highlight w:val="green"/>
                  </w:rPr>
                  <w:delText>A.20</w:delText>
                </w:r>
              </w:del>
            </w:ins>
          </w:p>
        </w:tc>
        <w:tc>
          <w:tcPr>
            <w:tcW w:w="8174" w:type="dxa"/>
          </w:tcPr>
          <w:p w14:paraId="7D77DD86" w14:textId="77777777" w:rsidR="0008735A" w:rsidRDefault="00000000">
            <w:pPr>
              <w:rPr>
                <w:ins w:id="1476" w:author="Claude" w:date="2026-08-25T15:18:00Z"/>
                <w:del w:id="1477" w:author="Claude" w:date="2026-08-25T16:16:00Z"/>
                <w:rFonts w:ascii="Georgia" w:eastAsia="Georgia" w:hAnsi="Georgia" w:cs="Georgia"/>
                <w:sz w:val="28"/>
                <w:szCs w:val="28"/>
              </w:rPr>
            </w:pPr>
            <w:ins w:id="1478" w:author="Claude" w:date="2026-08-25T15:18:00Z">
              <w:del w:id="1479" w:author="Claude" w:date="2026-08-25T16:16:00Z">
                <w:r>
                  <w:rPr>
                    <w:rFonts w:ascii="Georgia" w:eastAsia="Georgia" w:hAnsi="Georgia" w:cs="Georgia"/>
                    <w:sz w:val="28"/>
                    <w:szCs w:val="28"/>
                    <w:highlight w:val="green"/>
                  </w:rPr>
                  <w:delText>Reference Cost Escalation Rate</w:delText>
                </w:r>
              </w:del>
            </w:ins>
          </w:p>
        </w:tc>
      </w:tr>
      <w:tr w:rsidR="0008735A" w14:paraId="11096CAB" w14:textId="77777777">
        <w:trPr>
          <w:ins w:id="1480" w:author="Claude" w:date="2026-08-25T15:18:00Z"/>
        </w:trPr>
        <w:tc>
          <w:tcPr>
            <w:tcW w:w="1186" w:type="dxa"/>
          </w:tcPr>
          <w:p w14:paraId="44FA470E" w14:textId="77777777" w:rsidR="0008735A" w:rsidRDefault="00000000">
            <w:pPr>
              <w:rPr>
                <w:ins w:id="1481" w:author="Claude" w:date="2026-08-25T15:18:00Z"/>
                <w:rFonts w:ascii="Georgia" w:eastAsia="Georgia" w:hAnsi="Georgia" w:cs="Georgia"/>
                <w:sz w:val="28"/>
                <w:szCs w:val="28"/>
              </w:rPr>
            </w:pPr>
            <w:ins w:id="1482" w:author="Claude" w:date="2026-08-25T15:18:00Z">
              <w:del w:id="1483" w:author="Claude" w:date="2026-08-25T16:16:00Z">
                <w:r>
                  <w:rPr>
                    <w:rFonts w:ascii="Georgia" w:eastAsia="Georgia" w:hAnsi="Georgia" w:cs="Georgia"/>
                    <w:sz w:val="28"/>
                    <w:szCs w:val="28"/>
                    <w:highlight w:val="green"/>
                  </w:rPr>
                  <w:lastRenderedPageBreak/>
                  <w:delText>A.21</w:delText>
                </w:r>
              </w:del>
            </w:ins>
            <w:ins w:id="1484" w:author="Claude" w:date="2026-08-25T16:16:00Z">
              <w:r>
                <w:rPr>
                  <w:rFonts w:ascii="Georgia" w:eastAsia="Georgia" w:hAnsi="Georgia" w:cs="Georgia"/>
                  <w:sz w:val="28"/>
                  <w:szCs w:val="28"/>
                  <w:highlight w:val="green"/>
                </w:rPr>
                <w:t>A.20</w:t>
              </w:r>
            </w:ins>
          </w:p>
        </w:tc>
        <w:tc>
          <w:tcPr>
            <w:tcW w:w="8174" w:type="dxa"/>
          </w:tcPr>
          <w:p w14:paraId="5084C86A" w14:textId="77777777" w:rsidR="0008735A" w:rsidRDefault="00000000">
            <w:pPr>
              <w:rPr>
                <w:ins w:id="1485" w:author="Claude" w:date="2026-08-25T15:18:00Z"/>
                <w:rFonts w:ascii="Georgia" w:eastAsia="Georgia" w:hAnsi="Georgia" w:cs="Georgia"/>
                <w:sz w:val="28"/>
                <w:szCs w:val="28"/>
              </w:rPr>
            </w:pPr>
            <w:ins w:id="1486" w:author="Claude" w:date="2026-08-25T15:18:00Z">
              <w:r>
                <w:rPr>
                  <w:rFonts w:ascii="Georgia" w:eastAsia="Georgia" w:hAnsi="Georgia" w:cs="Georgia"/>
                  <w:sz w:val="28"/>
                  <w:szCs w:val="28"/>
                  <w:highlight w:val="green"/>
                </w:rPr>
                <w:t>Reference Plant Degradation Rate</w:t>
              </w:r>
            </w:ins>
          </w:p>
        </w:tc>
      </w:tr>
      <w:tr w:rsidR="0008735A" w14:paraId="51337FD8" w14:textId="77777777">
        <w:trPr>
          <w:ins w:id="1487" w:author="Claude" w:date="2026-08-25T15:18:00Z"/>
        </w:trPr>
        <w:tc>
          <w:tcPr>
            <w:tcW w:w="1186" w:type="dxa"/>
          </w:tcPr>
          <w:p w14:paraId="319A8DA6" w14:textId="77777777" w:rsidR="0008735A" w:rsidRDefault="00000000">
            <w:pPr>
              <w:rPr>
                <w:ins w:id="1488" w:author="Claude" w:date="2026-08-25T15:18:00Z"/>
                <w:rFonts w:ascii="Georgia" w:eastAsia="Georgia" w:hAnsi="Georgia" w:cs="Georgia"/>
                <w:sz w:val="28"/>
                <w:szCs w:val="28"/>
              </w:rPr>
            </w:pPr>
            <w:ins w:id="1489" w:author="Claude" w:date="2026-08-25T15:18:00Z">
              <w:del w:id="1490" w:author="Claude" w:date="2026-08-25T16:16:00Z">
                <w:r>
                  <w:rPr>
                    <w:rFonts w:ascii="Georgia" w:eastAsia="Georgia" w:hAnsi="Georgia" w:cs="Georgia"/>
                    <w:sz w:val="28"/>
                    <w:szCs w:val="28"/>
                    <w:highlight w:val="green"/>
                  </w:rPr>
                  <w:delText>A.22</w:delText>
                </w:r>
              </w:del>
            </w:ins>
            <w:ins w:id="1491" w:author="Claude" w:date="2026-08-25T16:16:00Z">
              <w:r>
                <w:rPr>
                  <w:rFonts w:ascii="Georgia" w:eastAsia="Georgia" w:hAnsi="Georgia" w:cs="Georgia"/>
                  <w:sz w:val="28"/>
                  <w:szCs w:val="28"/>
                  <w:highlight w:val="green"/>
                </w:rPr>
                <w:t>A.21</w:t>
              </w:r>
            </w:ins>
          </w:p>
        </w:tc>
        <w:tc>
          <w:tcPr>
            <w:tcW w:w="8174" w:type="dxa"/>
          </w:tcPr>
          <w:p w14:paraId="1138F59F" w14:textId="77777777" w:rsidR="0008735A" w:rsidRDefault="00000000">
            <w:pPr>
              <w:rPr>
                <w:ins w:id="1492" w:author="Claude" w:date="2026-08-25T15:18:00Z"/>
                <w:rFonts w:ascii="Georgia" w:eastAsia="Georgia" w:hAnsi="Georgia" w:cs="Georgia"/>
                <w:sz w:val="28"/>
                <w:szCs w:val="28"/>
              </w:rPr>
            </w:pPr>
            <w:ins w:id="1493" w:author="Claude" w:date="2026-08-25T15:18:00Z">
              <w:r>
                <w:rPr>
                  <w:rFonts w:ascii="Georgia" w:eastAsia="Georgia" w:hAnsi="Georgia" w:cs="Georgia"/>
                  <w:sz w:val="28"/>
                  <w:szCs w:val="28"/>
                  <w:highlight w:val="green"/>
                </w:rPr>
                <w:t>Reference Major Maintenance/Refurbishment Capital Expenditure</w:t>
              </w:r>
            </w:ins>
          </w:p>
        </w:tc>
      </w:tr>
      <w:tr w:rsidR="0008735A" w14:paraId="63827614" w14:textId="77777777">
        <w:trPr>
          <w:ins w:id="1494" w:author="Claude" w:date="2026-08-25T15:18:00Z"/>
        </w:trPr>
        <w:tc>
          <w:tcPr>
            <w:tcW w:w="1186" w:type="dxa"/>
          </w:tcPr>
          <w:p w14:paraId="3FBC6C51" w14:textId="77777777" w:rsidR="0008735A" w:rsidRDefault="00000000">
            <w:pPr>
              <w:rPr>
                <w:ins w:id="1495" w:author="Claude" w:date="2026-08-25T15:18:00Z"/>
                <w:rFonts w:ascii="Georgia" w:eastAsia="Georgia" w:hAnsi="Georgia" w:cs="Georgia"/>
                <w:sz w:val="28"/>
                <w:szCs w:val="28"/>
              </w:rPr>
            </w:pPr>
            <w:ins w:id="1496" w:author="Claude" w:date="2026-08-25T15:18:00Z">
              <w:del w:id="1497" w:author="Claude" w:date="2026-08-25T16:16:00Z">
                <w:r>
                  <w:rPr>
                    <w:rFonts w:ascii="Georgia" w:eastAsia="Georgia" w:hAnsi="Georgia" w:cs="Georgia"/>
                    <w:sz w:val="28"/>
                    <w:szCs w:val="28"/>
                    <w:highlight w:val="green"/>
                  </w:rPr>
                  <w:delText>A.23</w:delText>
                </w:r>
              </w:del>
            </w:ins>
            <w:ins w:id="1498" w:author="Claude" w:date="2026-08-25T16:16:00Z">
              <w:r>
                <w:rPr>
                  <w:rFonts w:ascii="Georgia" w:eastAsia="Georgia" w:hAnsi="Georgia" w:cs="Georgia"/>
                  <w:sz w:val="28"/>
                  <w:szCs w:val="28"/>
                  <w:highlight w:val="green"/>
                </w:rPr>
                <w:t>A.22</w:t>
              </w:r>
            </w:ins>
          </w:p>
        </w:tc>
        <w:tc>
          <w:tcPr>
            <w:tcW w:w="8174" w:type="dxa"/>
          </w:tcPr>
          <w:p w14:paraId="3A943A04" w14:textId="77777777" w:rsidR="0008735A" w:rsidRDefault="00000000">
            <w:pPr>
              <w:rPr>
                <w:ins w:id="1499" w:author="Claude" w:date="2026-08-25T15:18:00Z"/>
                <w:rFonts w:ascii="Georgia" w:eastAsia="Georgia" w:hAnsi="Georgia" w:cs="Georgia"/>
                <w:sz w:val="28"/>
                <w:szCs w:val="28"/>
              </w:rPr>
            </w:pPr>
            <w:ins w:id="1500" w:author="Claude" w:date="2026-08-25T15:18:00Z">
              <w:r>
                <w:rPr>
                  <w:rFonts w:ascii="Georgia" w:eastAsia="Georgia" w:hAnsi="Georgia" w:cs="Georgia"/>
                  <w:sz w:val="28"/>
                  <w:szCs w:val="28"/>
                  <w:highlight w:val="green"/>
                </w:rPr>
                <w:t>CAPEX Value-Added Tax and Customs Duty Treatment</w:t>
              </w:r>
            </w:ins>
          </w:p>
        </w:tc>
      </w:tr>
      <w:tr w:rsidR="0008735A" w14:paraId="0329D4E8" w14:textId="77777777">
        <w:trPr>
          <w:ins w:id="1501" w:author="Claude" w:date="2026-08-25T15:47:00Z"/>
        </w:trPr>
        <w:tc>
          <w:tcPr>
            <w:tcW w:w="1186" w:type="dxa"/>
          </w:tcPr>
          <w:p w14:paraId="1EF8DA2C" w14:textId="77777777" w:rsidR="0008735A" w:rsidRDefault="00000000">
            <w:pPr>
              <w:rPr>
                <w:ins w:id="1502" w:author="Claude" w:date="2026-08-25T15:47:00Z"/>
                <w:rFonts w:ascii="Georgia" w:eastAsia="Georgia" w:hAnsi="Georgia" w:cs="Georgia"/>
                <w:sz w:val="28"/>
                <w:szCs w:val="28"/>
              </w:rPr>
            </w:pPr>
            <w:ins w:id="1503" w:author="Claude" w:date="2026-08-25T15:47:00Z">
              <w:del w:id="1504" w:author="Claude" w:date="2026-08-25T16:16:00Z">
                <w:r>
                  <w:rPr>
                    <w:rFonts w:ascii="Georgia" w:eastAsia="Georgia" w:hAnsi="Georgia" w:cs="Georgia"/>
                    <w:sz w:val="28"/>
                    <w:szCs w:val="28"/>
                    <w:highlight w:val="green"/>
                  </w:rPr>
                  <w:delText>A.24</w:delText>
                </w:r>
              </w:del>
            </w:ins>
            <w:ins w:id="1505" w:author="Claude" w:date="2026-08-25T16:16:00Z">
              <w:r>
                <w:rPr>
                  <w:rFonts w:ascii="Georgia" w:eastAsia="Georgia" w:hAnsi="Georgia" w:cs="Georgia"/>
                  <w:sz w:val="28"/>
                  <w:szCs w:val="28"/>
                  <w:highlight w:val="green"/>
                </w:rPr>
                <w:t>A.23</w:t>
              </w:r>
            </w:ins>
          </w:p>
        </w:tc>
        <w:tc>
          <w:tcPr>
            <w:tcW w:w="8174" w:type="dxa"/>
          </w:tcPr>
          <w:p w14:paraId="4BD69BF5" w14:textId="77777777" w:rsidR="0008735A" w:rsidRDefault="00000000">
            <w:pPr>
              <w:rPr>
                <w:ins w:id="1506" w:author="Claude" w:date="2026-08-25T15:47:00Z"/>
                <w:rFonts w:ascii="Georgia" w:eastAsia="Georgia" w:hAnsi="Georgia" w:cs="Georgia"/>
                <w:sz w:val="28"/>
                <w:szCs w:val="28"/>
              </w:rPr>
            </w:pPr>
            <w:ins w:id="1507" w:author="Claude" w:date="2026-08-25T15:47:00Z">
              <w:r>
                <w:rPr>
                  <w:rFonts w:ascii="Georgia" w:eastAsia="Georgia" w:hAnsi="Georgia" w:cs="Georgia"/>
                  <w:sz w:val="28"/>
                  <w:szCs w:val="28"/>
                  <w:highlight w:val="green"/>
                </w:rPr>
                <w:t>Reference Salvage Value</w:t>
              </w:r>
            </w:ins>
          </w:p>
        </w:tc>
      </w:tr>
      <w:tr w:rsidR="0008735A" w14:paraId="5A61B437" w14:textId="77777777">
        <w:trPr>
          <w:ins w:id="1508" w:author="Claude" w:date="2026-08-25T15:47:00Z"/>
        </w:trPr>
        <w:tc>
          <w:tcPr>
            <w:tcW w:w="1186" w:type="dxa"/>
          </w:tcPr>
          <w:p w14:paraId="76D98605" w14:textId="77777777" w:rsidR="0008735A" w:rsidRDefault="00000000">
            <w:pPr>
              <w:rPr>
                <w:ins w:id="1509" w:author="Claude" w:date="2026-08-25T15:47:00Z"/>
                <w:rFonts w:ascii="Georgia" w:eastAsia="Georgia" w:hAnsi="Georgia" w:cs="Georgia"/>
                <w:sz w:val="28"/>
                <w:szCs w:val="28"/>
              </w:rPr>
            </w:pPr>
            <w:ins w:id="1510" w:author="Claude" w:date="2026-08-25T15:47:00Z">
              <w:del w:id="1511" w:author="Claude" w:date="2026-08-25T16:16:00Z">
                <w:r>
                  <w:rPr>
                    <w:rFonts w:ascii="Georgia" w:eastAsia="Georgia" w:hAnsi="Georgia" w:cs="Georgia"/>
                    <w:sz w:val="28"/>
                    <w:szCs w:val="28"/>
                    <w:highlight w:val="green"/>
                  </w:rPr>
                  <w:delText>A.25</w:delText>
                </w:r>
              </w:del>
            </w:ins>
            <w:ins w:id="1512" w:author="Claude" w:date="2026-08-25T16:16:00Z">
              <w:r>
                <w:rPr>
                  <w:rFonts w:ascii="Georgia" w:eastAsia="Georgia" w:hAnsi="Georgia" w:cs="Georgia"/>
                  <w:sz w:val="28"/>
                  <w:szCs w:val="28"/>
                  <w:highlight w:val="green"/>
                </w:rPr>
                <w:t>A.24</w:t>
              </w:r>
            </w:ins>
          </w:p>
        </w:tc>
        <w:tc>
          <w:tcPr>
            <w:tcW w:w="8174" w:type="dxa"/>
          </w:tcPr>
          <w:p w14:paraId="11F76170" w14:textId="77777777" w:rsidR="0008735A" w:rsidRDefault="00000000">
            <w:pPr>
              <w:rPr>
                <w:ins w:id="1513" w:author="Claude" w:date="2026-08-25T15:47:00Z"/>
                <w:rFonts w:ascii="Georgia" w:eastAsia="Georgia" w:hAnsi="Georgia" w:cs="Georgia"/>
                <w:sz w:val="28"/>
                <w:szCs w:val="28"/>
              </w:rPr>
            </w:pPr>
            <w:ins w:id="1514" w:author="Claude" w:date="2026-08-25T15:47:00Z">
              <w:r>
                <w:rPr>
                  <w:rFonts w:ascii="Georgia" w:eastAsia="Georgia" w:hAnsi="Georgia" w:cs="Georgia"/>
                  <w:sz w:val="28"/>
                  <w:szCs w:val="28"/>
                  <w:highlight w:val="green"/>
                </w:rPr>
                <w:t>Reference Initial Working Capital</w:t>
              </w:r>
            </w:ins>
          </w:p>
        </w:tc>
      </w:tr>
      <w:tr w:rsidR="0008735A" w14:paraId="2EAFFC1D" w14:textId="77777777">
        <w:trPr>
          <w:ins w:id="1515" w:author="Claude" w:date="2026-08-25T23:38:00Z"/>
        </w:trPr>
        <w:tc>
          <w:tcPr>
            <w:tcW w:w="1186" w:type="dxa"/>
          </w:tcPr>
          <w:p w14:paraId="714B9A76" w14:textId="77777777" w:rsidR="0008735A" w:rsidRDefault="00000000">
            <w:pPr>
              <w:rPr>
                <w:ins w:id="1516" w:author="Claude" w:date="2026-08-25T23:38:00Z"/>
                <w:rFonts w:ascii="Georgia" w:eastAsia="Georgia" w:hAnsi="Georgia" w:cs="Georgia"/>
                <w:sz w:val="28"/>
                <w:szCs w:val="28"/>
              </w:rPr>
            </w:pPr>
            <w:ins w:id="1517" w:author="Claude" w:date="2026-08-25T23:38:00Z">
              <w:r>
                <w:rPr>
                  <w:rFonts w:ascii="Georgia" w:eastAsia="Georgia" w:hAnsi="Georgia" w:cs="Georgia"/>
                  <w:sz w:val="28"/>
                  <w:szCs w:val="28"/>
                  <w:highlight w:val="green"/>
                </w:rPr>
                <w:t>A.25</w:t>
              </w:r>
            </w:ins>
          </w:p>
        </w:tc>
        <w:tc>
          <w:tcPr>
            <w:tcW w:w="8174" w:type="dxa"/>
          </w:tcPr>
          <w:p w14:paraId="7C71A410" w14:textId="77777777" w:rsidR="0008735A" w:rsidRDefault="00000000">
            <w:pPr>
              <w:rPr>
                <w:ins w:id="1518" w:author="Claude" w:date="2026-08-25T23:38:00Z"/>
                <w:rFonts w:ascii="Georgia" w:eastAsia="Georgia" w:hAnsi="Georgia" w:cs="Georgia"/>
                <w:sz w:val="28"/>
                <w:szCs w:val="28"/>
              </w:rPr>
            </w:pPr>
            <w:ins w:id="1519" w:author="Claude" w:date="2026-08-25T23:38:00Z">
              <w:r>
                <w:rPr>
                  <w:rFonts w:ascii="Georgia" w:eastAsia="Georgia" w:hAnsi="Georgia" w:cs="Georgia"/>
                  <w:sz w:val="28"/>
                  <w:szCs w:val="28"/>
                  <w:highlight w:val="green"/>
                </w:rPr>
                <w:t>Reference Debt Grace Period</w:t>
              </w:r>
            </w:ins>
          </w:p>
        </w:tc>
      </w:tr>
      <w:tr w:rsidR="0008735A" w14:paraId="46DB6D3F" w14:textId="77777777">
        <w:trPr>
          <w:ins w:id="1520" w:author="Claude" w:date="2026-08-25T23:38:00Z"/>
        </w:trPr>
        <w:tc>
          <w:tcPr>
            <w:tcW w:w="1186" w:type="dxa"/>
          </w:tcPr>
          <w:p w14:paraId="3067B994" w14:textId="77777777" w:rsidR="0008735A" w:rsidRDefault="00000000">
            <w:pPr>
              <w:rPr>
                <w:ins w:id="1521" w:author="Claude" w:date="2026-08-25T23:38:00Z"/>
                <w:rFonts w:ascii="Georgia" w:eastAsia="Georgia" w:hAnsi="Georgia" w:cs="Georgia"/>
                <w:sz w:val="28"/>
                <w:szCs w:val="28"/>
              </w:rPr>
            </w:pPr>
            <w:ins w:id="1522" w:author="Claude" w:date="2026-08-25T23:38:00Z">
              <w:r>
                <w:rPr>
                  <w:rFonts w:ascii="Georgia" w:eastAsia="Georgia" w:hAnsi="Georgia" w:cs="Georgia"/>
                  <w:sz w:val="28"/>
                  <w:szCs w:val="28"/>
                  <w:highlight w:val="green"/>
                </w:rPr>
                <w:t>A.26</w:t>
              </w:r>
            </w:ins>
          </w:p>
        </w:tc>
        <w:tc>
          <w:tcPr>
            <w:tcW w:w="8174" w:type="dxa"/>
          </w:tcPr>
          <w:p w14:paraId="164742D4" w14:textId="77777777" w:rsidR="0008735A" w:rsidRDefault="00000000">
            <w:pPr>
              <w:rPr>
                <w:ins w:id="1523" w:author="Claude" w:date="2026-08-25T23:38:00Z"/>
                <w:rFonts w:ascii="Georgia" w:eastAsia="Georgia" w:hAnsi="Georgia" w:cs="Georgia"/>
                <w:sz w:val="28"/>
                <w:szCs w:val="28"/>
              </w:rPr>
            </w:pPr>
            <w:ins w:id="1524" w:author="Claude" w:date="2026-08-25T23:38:00Z">
              <w:r>
                <w:rPr>
                  <w:rFonts w:ascii="Georgia" w:eastAsia="Georgia" w:hAnsi="Georgia" w:cs="Georgia"/>
                  <w:sz w:val="28"/>
                  <w:szCs w:val="28"/>
                  <w:highlight w:val="green"/>
                </w:rPr>
                <w:t>Reference Real Property Tax Assessment Level</w:t>
              </w:r>
            </w:ins>
          </w:p>
        </w:tc>
      </w:tr>
      <w:tr w:rsidR="0008735A" w14:paraId="08E4F9F2" w14:textId="77777777">
        <w:trPr>
          <w:ins w:id="1525" w:author="Claude" w:date="2026-08-25T23:39:00Z"/>
          <w:del w:id="32252" w:author="Claude" w:date="2026-10-19T09:00:00Z"/>
        </w:trPr>
        <w:tc>
          <w:tcPr>
            <w:tcW w:w="1186" w:type="dxa"/>
          </w:tcPr>
          <w:p w14:paraId="6AFAE67F" w14:textId="77777777" w:rsidR="0008735A" w:rsidRDefault="00000000">
            <w:pPr>
              <w:rPr>
                <w:ins w:id="1526" w:author="Claude" w:date="2026-08-25T23:39:00Z"/>
                <w:rFonts w:ascii="Georgia" w:eastAsia="Georgia" w:hAnsi="Georgia" w:cs="Georgia"/>
                <w:sz w:val="28"/>
                <w:szCs w:val="28"/>
              </w:rPr>
            </w:pPr>
            <w:ins w:id="1527" w:author="Claude" w:date="2026-08-25T23:39:00Z">
              <w:del w:id="32250" w:author="Claude" w:date="2026-10-19T09:00:00Z">
                <w:r>
                  <w:rPr>
                    <w:rFonts w:ascii="Georgia" w:eastAsia="Georgia" w:hAnsi="Georgia" w:cs="Georgia"/>
                    <w:sz w:val="28"/>
                    <w:szCs w:val="28"/>
                    <w:highlight w:val="cyan"/>
                  </w:rPr>
                  <w:delText>A.27</w:delText>
                </w:r>
              </w:del>
            </w:ins>
          </w:p>
        </w:tc>
        <w:tc>
          <w:tcPr>
            <w:tcW w:w="8174" w:type="dxa"/>
          </w:tcPr>
          <w:p w14:paraId="36698375" w14:textId="77777777" w:rsidR="0008735A" w:rsidRDefault="00000000">
            <w:pPr>
              <w:rPr>
                <w:ins w:id="1528" w:author="Claude" w:date="2026-08-25T23:39:00Z"/>
                <w:rFonts w:ascii="Georgia" w:eastAsia="Georgia" w:hAnsi="Georgia" w:cs="Georgia"/>
                <w:sz w:val="28"/>
                <w:szCs w:val="28"/>
              </w:rPr>
            </w:pPr>
            <w:ins w:id="1529" w:author="Claude" w:date="2026-08-25T23:39:00Z">
              <w:del w:id="32251" w:author="Claude" w:date="2026-10-19T09:00:00Z">
                <w:r>
                  <w:rPr>
                    <w:rFonts w:ascii="Georgia" w:eastAsia="Georgia" w:hAnsi="Georgia" w:cs="Georgia"/>
                    <w:sz w:val="28"/>
                    <w:szCs w:val="28"/>
                    <w:highlight w:val="cyan"/>
                  </w:rPr>
                  <w:delText>Reference Land/Site Lease Cost</w:delText>
                </w:r>
              </w:del>
            </w:ins>
          </w:p>
        </w:tc>
      </w:tr>
    </w:tbl>
    <w:p w14:paraId="5355759B" w14:textId="77777777" w:rsidR="008E1161" w:rsidRPr="008E1161" w:rsidRDefault="008E1161" w:rsidP="008E1161">
      <w:pPr>
        <w:ind w:firstLine="720"/>
        <w:jc w:val="both"/>
        <w:rPr>
          <w:rFonts w:ascii="Georgia" w:eastAsia="Georgia" w:hAnsi="Georgia" w:cs="Georgia"/>
          <w:sz w:val="28"/>
          <w:szCs w:val="28"/>
          <w:lang w:val="en-PH"/>
        </w:rPr>
      </w:pPr>
    </w:p>
    <w:p w14:paraId="108D9A19" w14:textId="77777777" w:rsidR="008E1161" w:rsidRPr="008E1161" w:rsidRDefault="008E1161" w:rsidP="00732D02">
      <w:pPr>
        <w:rPr>
          <w:rFonts w:ascii="Georgia" w:eastAsia="Georgia" w:hAnsi="Georgia" w:cs="Georgia"/>
          <w:sz w:val="28"/>
          <w:szCs w:val="28"/>
          <w:lang w:val="en-PH"/>
        </w:rPr>
      </w:pPr>
      <w:commentRangeStart w:id="1530"/>
      <w:r>
        <w:rPr>
          <w:rFonts w:ascii="Georgia" w:hAnsi="Georgia"/>
          <w:b/>
          <w:sz w:val="28"/>
        </w:rPr>
        <w:t>Key Supporting Formulas</w:t>
      </w:r>
      <w:commentRangeEnd w:id="1530"/>
      <w:r w:rsidRPr="008E1161">
        <w:rPr>
          <w:rStyle w:val="CommentReference"/>
          <w:rFonts w:ascii="Georgia" w:eastAsia="Georgia" w:hAnsi="Georgia" w:cs="Georgia"/>
          <w:sz w:val="28"/>
          <w:szCs w:val="28"/>
          <w:lang w:val="en-PH"/>
        </w:rPr>
        <w:commentReference w:id="1530"/>
      </w:r>
    </w:p>
    <w:p w14:paraId="235D5BF1" w14:textId="77777777" w:rsidR="008E1161" w:rsidRPr="008E1161" w:rsidRDefault="008E1161" w:rsidP="008E1161">
      <w:pPr>
        <w:ind w:firstLine="720"/>
        <w:jc w:val="both"/>
        <w:rPr>
          <w:rFonts w:ascii="Georgia" w:eastAsia="Georgia" w:hAnsi="Georgia" w:cs="Georgia"/>
          <w:sz w:val="28"/>
          <w:szCs w:val="28"/>
          <w:lang w:val="en-PH"/>
        </w:rPr>
      </w:pPr>
    </w:p>
    <w:p w14:paraId="4F9D027E" w14:textId="77777777" w:rsidR="008E1161" w:rsidRPr="008E1161" w:rsidRDefault="008E1161" w:rsidP="008E1161">
      <w:pPr>
        <w:ind w:firstLine="720"/>
        <w:jc w:val="both"/>
        <w:rPr>
          <w:rFonts w:ascii="Georgia" w:eastAsia="Georgia" w:hAnsi="Georgia" w:cs="Georgia"/>
          <w:sz w:val="28"/>
          <w:szCs w:val="28"/>
          <w:lang w:val="en-PH"/>
        </w:rPr>
      </w:pPr>
      <w:del w:id="1531" w:author="Claude" w:date="2026-08-26T03:22:00Z">
        <w:r>
          <w:rPr>
            <w:rFonts w:ascii="Georgia" w:hAnsi="Georgia"/>
            <w:sz w:val="28"/>
            <w:highlight w:val="green"/>
          </w:rPr>
          <w:delText>The Weighted Average Cost of Capital (WACC) underlying Items A.9-A.14 above, and the General and Administrative (G&amp;A) Cost underlying Item A.6 above, are computed as follows:</w:delText>
        </w:r>
      </w:del>
      <w:ins w:id="1532" w:author="Claude" w:date="2026-08-26T03:22:00Z">
        <w:r>
          <w:rPr>
            <w:rFonts w:ascii="Georgia" w:hAnsi="Georgia"/>
            <w:sz w:val="28"/>
            <w:highlight w:val="green"/>
          </w:rPr>
          <w:t xml:space="preserve">The Weighted Average Cost of Capital (WACC) underlying </w:t>
        </w:r>
        <w:del w:id="32555" w:author="Claude" w:date="2026-10-19T09:00:00Z">
          <w:r>
            <w:rPr>
              <w:rFonts w:ascii="Georgia" w:hAnsi="Georgia"/>
              <w:sz w:val="28"/>
              <w:highlight w:val="cyan"/>
            </w:rPr>
            <w:delText xml:space="preserve">Items </w:delText>
          </w:r>
        </w:del>
        <w:commentRangeStart w:id="1533"/>
        <w:commentRangeStart w:id="2521"/>
        <w:del w:id="32556" w:author="Claude" w:date="2026-10-19T09:00:00Z">
          <w:r>
            <w:rPr>
              <w:rFonts w:ascii="Georgia" w:hAnsi="Georgia"/>
              <w:sz w:val="28"/>
              <w:highlight w:val="cyan"/>
            </w:rPr>
            <w:delText>A.9-A.14</w:delText>
          </w:r>
        </w:del>
      </w:ins>
      <w:commentRangeEnd w:id="2521"/>
      <w:commentRangeEnd w:id="1533"/>
      <w:r w:rsidR="001F537F">
        <w:rPr>
          <w:rStyle w:val="CommentReference"/>
          <w:rFonts w:ascii="Georgia" w:hAnsi="Georgia"/>
          <w:sz w:val="28"/>
          <w:szCs w:val="24"/>
          <w:highlight w:val="green"/>
        </w:rPr>
        <w:commentReference w:id="1533"/>
      </w:r>
      <w:r>
        <w:rPr>
          <w:rStyle w:val="CommentReference"/>
        </w:rPr>
        <w:commentReference w:id="2521"/>
      </w:r>
      <w:ins w:id="1534" w:author="Claude" w:date="2026-08-26T03:22:00Z">
        <w:del w:id="32557" w:author="Claude" w:date="2026-10-19T09:00:00Z">
          <w:r>
            <w:rPr>
              <w:rFonts w:ascii="Georgia" w:hAnsi="Georgia"/>
              <w:sz w:val="28"/>
              <w:highlight w:val="cyan"/>
            </w:rPr>
            <w:delText xml:space="preserve"> above</w:delText>
          </w:r>
        </w:del>
      </w:ins>
      <w:ins w:id="32559" w:author="Claude" w:date="2026-10-19T09:00:00Z">
        <w:r>
          <w:rPr>
            <w:rFonts w:ascii="Georgia" w:hAnsi="Georgia"/>
            <w:sz w:val="28"/>
            <w:highlight w:val="cyan"/>
          </w:rPr>
          <w:t xml:space="preserve">Items A.9, A.10, A.12, A.13, and A.14 above</w:t>
        </w:r>
      </w:ins>
      <w:ins w:id="32558" w:author="Claude" w:date="2026-08-26T03:22:00Z">
        <w:r>
          <w:rPr>
            <w:rFonts w:ascii="Georgia" w:hAnsi="Georgia"/>
            <w:sz w:val="28"/>
            <w:highlight w:val="green"/>
          </w:rPr>
          <w:t xml:space="preserve"> is computed as follows:</w:t>
        </w:r>
      </w:ins>
    </w:p>
    <w:p w14:paraId="557582B9" w14:textId="77777777" w:rsidR="008E1161" w:rsidRPr="008E1161" w:rsidRDefault="008E1161" w:rsidP="008E1161">
      <w:pPr>
        <w:jc w:val="center"/>
        <w:rPr>
          <w:del w:id="1535" w:author="Claude" w:date="2026-08-26T03:22:00Z"/>
          <w:rFonts w:ascii="Georgia" w:eastAsia="Georgia" w:hAnsi="Georgia" w:cs="Georgia"/>
          <w:sz w:val="28"/>
          <w:szCs w:val="28"/>
          <w:lang w:val="en-PH"/>
        </w:rPr>
      </w:pPr>
      <w:commentRangeStart w:id="1536"/>
      <w:commentRangeStart w:id="2522"/>
      <m:oMathPara>
        <m:oMathParaPr>
          <m:jc m:val="center"/>
        </m:oMathParaPr>
        <m:oMath>
          <m:r>
            <w:rPr>
              <w:rFonts w:ascii="Cambria Math" w:hAnsi="Cambria Math"/>
              <w:sz w:val="28"/>
              <w:szCs w:val="28"/>
            </w:rPr>
            <m:t>WACC=</m:t>
          </m:r>
          <m:sSub>
            <m:sSubPr>
              <m:ctrlPr>
                <w:rPr>
                  <w:rFonts w:ascii="Cambria Math" w:hAnsi="Cambria Math"/>
                </w:rPr>
              </m:ctrlPr>
            </m:sSubPr>
            <m:e>
              <m:r>
                <w:rPr>
                  <w:rFonts w:ascii="Cambria Math" w:hAnsi="Cambria Math"/>
                  <w:sz w:val="28"/>
                  <w:szCs w:val="28"/>
                </w:rPr>
                <m:t>w</m:t>
              </m:r>
            </m:e>
            <m:sub>
              <m:r>
                <w:rPr>
                  <w:rFonts w:ascii="Cambria Math" w:hAnsi="Cambria Math"/>
                  <w:sz w:val="28"/>
                  <w:szCs w:val="28"/>
                </w:rPr>
                <m:t>e</m:t>
              </m:r>
            </m:sub>
          </m:sSub>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e</m:t>
              </m:r>
            </m:sub>
          </m:sSub>
          <m:r>
            <w:rPr>
              <w:rFonts w:ascii="Cambria Math" w:hAnsi="Cambria Math"/>
              <w:sz w:val="28"/>
              <w:szCs w:val="28"/>
            </w:rPr>
            <m:t>+</m:t>
          </m:r>
          <m:sSub>
            <m:sSubPr>
              <m:ctrlPr>
                <w:rPr>
                  <w:rFonts w:ascii="Cambria Math" w:hAnsi="Cambria Math"/>
                </w:rPr>
              </m:ctrlPr>
            </m:sSubPr>
            <m:e>
              <m:r>
                <w:rPr>
                  <w:rFonts w:ascii="Cambria Math" w:hAnsi="Cambria Math"/>
                  <w:sz w:val="28"/>
                  <w:szCs w:val="28"/>
                </w:rPr>
                <m:t>w</m:t>
              </m:r>
            </m:e>
            <m:sub>
              <m:r>
                <w:rPr>
                  <w:rFonts w:ascii="Cambria Math" w:hAnsi="Cambria Math"/>
                  <w:sz w:val="28"/>
                  <w:szCs w:val="28"/>
                </w:rPr>
                <m:t>d</m:t>
              </m:r>
            </m:sub>
          </m:sSub>
          <m:sSub>
            <m:sSubPr>
              <m:ctrlPr>
                <w:rPr>
                  <w:rFonts w:ascii="Cambria Math" w:hAnsi="Cambria Math"/>
                </w:rPr>
              </m:ctrlPr>
            </m:sSubPr>
            <m:e>
              <m:r>
                <w:rPr>
                  <w:rFonts w:ascii="Cambria Math" w:hAnsi="Cambria Math"/>
                  <w:sz w:val="28"/>
                  <w:szCs w:val="28"/>
                </w:rPr>
                <m:t>K</m:t>
              </m:r>
            </m:e>
            <m:sub>
              <m:r>
                <w:rPr>
                  <w:rFonts w:ascii="Cambria Math" w:hAnsi="Cambria Math"/>
                  <w:sz w:val="28"/>
                  <w:szCs w:val="28"/>
                </w:rPr>
                <m:t>d</m:t>
              </m:r>
            </m:sub>
          </m:sSub>
          <m:r>
            <w:rPr>
              <w:rFonts w:ascii="Cambria Math" w:hAnsi="Cambria Math"/>
              <w:sz w:val="28"/>
              <w:szCs w:val="28"/>
            </w:rPr>
            <m:t>(1-T)</m:t>
          </m:r>
        </m:oMath>
      </m:oMathPara>
    </w:p>
    <w:p w14:paraId="1824E314" w14:textId="77777777" w:rsidR="008E1161" w:rsidRPr="008E1161" w:rsidRDefault="008E1161" w:rsidP="008E1161">
      <w:pPr>
        <w:jc w:val="center"/>
        <w:rPr>
          <w:rFonts w:ascii="Georgia" w:eastAsia="Georgia" w:hAnsi="Georgia" w:cs="Georgia"/>
          <w:sz w:val="28"/>
          <w:szCs w:val="28"/>
          <w:lang w:val="en-PH"/>
        </w:rPr>
      </w:pPr>
      <w:del w:id="32560" w:author="Claude" w:date="2026-10-19T09:00:00Z">
        <w:r>
          <w:rPr>
            <w:rFonts w:ascii="Georgia" w:hAnsi="Georgia"/>
            <w:sz w:val="28"/>
            <w:highlight w:val="cyan"/>
          </w:rPr>
          <w:delText>Where w(e) and w(d) are the equity and debt weights under Item A.9; K(e) is the Required Equity Return under Item A.12; K(d) is the blended Cost of Debt under Item A.10; and T is the corporate income tax rate under Item A.14.</w:delText>
        </w:r>
      </w:del>
      <w:ins w:id="32561" w:author="Claude" w:date="2026-10-19T09:00:00Z">
        <w:r>
          <w:rPr>
            <w:rFonts w:ascii="Georgia" w:hAnsi="Georgia"/>
            <w:sz w:val="28"/>
            <w:highlight w:val="cyan"/>
          </w:rPr>
          <w:t xml:space="preserve">Where:</w:t>
        </w:r>
      </w:ins>
    </w:p>
    <w:p>
      <w:pPr>
        <w:jc w:val="center"/>
        <w:rPr>
          <w:ins w:id="32562" w:author="Claude" w:date="2026-10-19T09:00:00Z"/>
        </w:rPr>
      </w:pPr>
      <w:ins w:id="32563" w:author="Claude" w:date="2026-10-19T09:00:00Z">
        <w:r>
          <w:rPr>
            <w:rFonts w:ascii="Georgia" w:hAnsi="Georgia"/>
            <w:sz w:val="28"/>
            <w:highlight w:val="cyan"/>
          </w:rPr>
          <w:t xml:space="preserve">WACC</w:t>
        </w:r>
        <w:r>
          <w:rPr>
            <w:rFonts w:ascii="Georgia" w:hAnsi="Georgia"/>
            <w:sz w:val="28"/>
            <w:highlight w:val="cyan"/>
          </w:rPr>
          <w:t xml:space="preserve"> = Weighted Average Cost of Capital (% per annum);</w:t>
        </w:r>
      </w:ins>
    </w:p>
    <w:p>
      <w:pPr>
        <w:jc w:val="center"/>
        <w:rPr>
          <w:ins w:id="32564" w:author="Claude" w:date="2026-10-19T09:00:00Z"/>
        </w:rPr>
      </w:pPr>
      <w:ins w:id="32565" w:author="Claude" w:date="2026-10-19T09:00:00Z">
        <w:r>
          <w:rPr>
            <w:rFonts w:ascii="Georgia" w:hAnsi="Georgia"/>
            <w:sz w:val="28"/>
            <w:highlight w:val="cyan"/>
          </w:rPr>
          <w:t xml:space="preserve">w</w:t>
        </w:r>
        <w:r>
          <w:rPr>
            <w:rFonts w:ascii="Georgia" w:hAnsi="Georgia"/>
            <w:sz w:val="28"/>
            <w:highlight w:val="cyan"/>
            <w:vertAlign w:val="subscript"/>
          </w:rPr>
          <w:t xml:space="preserve">e</w:t>
        </w:r>
        <w:r>
          <w:rPr>
            <w:rFonts w:ascii="Georgia" w:hAnsi="Georgia"/>
            <w:sz w:val="28"/>
            <w:highlight w:val="cyan"/>
          </w:rPr>
          <w:t xml:space="preserve"> = equity weight, being the equity share of total capital under the Reference Debt:Equity Ratio (Item A.9);</w:t>
        </w:r>
      </w:ins>
    </w:p>
    <w:p>
      <w:pPr>
        <w:jc w:val="center"/>
        <w:rPr>
          <w:ins w:id="32566" w:author="Claude" w:date="2026-10-19T09:00:00Z"/>
        </w:rPr>
      </w:pPr>
      <w:ins w:id="32567" w:author="Claude" w:date="2026-10-19T09:00:00Z">
        <w:r>
          <w:rPr>
            <w:rFonts w:ascii="Georgia" w:hAnsi="Georgia"/>
            <w:sz w:val="28"/>
            <w:highlight w:val="cyan"/>
          </w:rPr>
          <w:t xml:space="preserve">w</w:t>
        </w:r>
        <w:r>
          <w:rPr>
            <w:rFonts w:ascii="Georgia" w:hAnsi="Georgia"/>
            <w:sz w:val="28"/>
            <w:highlight w:val="cyan"/>
            <w:vertAlign w:val="subscript"/>
          </w:rPr>
          <w:t xml:space="preserve">d</w:t>
        </w:r>
        <w:r>
          <w:rPr>
            <w:rFonts w:ascii="Georgia" w:hAnsi="Georgia"/>
            <w:sz w:val="28"/>
            <w:highlight w:val="cyan"/>
          </w:rPr>
          <w:t xml:space="preserve"> = debt weight, being the debt share of total capital under the Reference Debt:Equity Ratio (Item A.9);</w:t>
        </w:r>
      </w:ins>
    </w:p>
    <w:p>
      <w:pPr>
        <w:jc w:val="center"/>
        <w:rPr>
          <w:ins w:id="32568" w:author="Claude" w:date="2026-10-19T09:00:00Z"/>
        </w:rPr>
      </w:pPr>
      <w:ins w:id="32569" w:author="Claude" w:date="2026-10-19T09:00:00Z">
        <w:r>
          <w:rPr>
            <w:rFonts w:ascii="Georgia" w:hAnsi="Georgia"/>
            <w:sz w:val="28"/>
            <w:highlight w:val="cyan"/>
          </w:rPr>
          <w:t xml:space="preserve">K</w:t>
        </w:r>
        <w:r>
          <w:rPr>
            <w:rFonts w:ascii="Georgia" w:hAnsi="Georgia"/>
            <w:sz w:val="28"/>
            <w:highlight w:val="cyan"/>
            <w:vertAlign w:val="subscript"/>
          </w:rPr>
          <w:t xml:space="preserve">e</w:t>
        </w:r>
        <w:r>
          <w:rPr>
            <w:rFonts w:ascii="Georgia" w:hAnsi="Georgia"/>
            <w:sz w:val="28"/>
            <w:highlight w:val="cyan"/>
          </w:rPr>
          <w:t xml:space="preserve"> = Reference Equity Required Rate of Return (Item A.12);</w:t>
        </w:r>
      </w:ins>
    </w:p>
    <w:p>
      <w:pPr>
        <w:jc w:val="center"/>
        <w:rPr>
          <w:ins w:id="32570" w:author="Claude" w:date="2026-10-19T09:00:00Z"/>
        </w:rPr>
      </w:pPr>
      <w:ins w:id="32571" w:author="Claude" w:date="2026-10-19T09:00:00Z">
        <w:r>
          <w:rPr>
            <w:rFonts w:ascii="Georgia" w:hAnsi="Georgia"/>
            <w:sz w:val="28"/>
            <w:highlight w:val="cyan"/>
          </w:rPr>
          <w:t xml:space="preserve">K</w:t>
        </w:r>
        <w:r>
          <w:rPr>
            <w:rFonts w:ascii="Georgia" w:hAnsi="Georgia"/>
            <w:sz w:val="28"/>
            <w:highlight w:val="cyan"/>
            <w:vertAlign w:val="subscript"/>
          </w:rPr>
          <w:t xml:space="preserve">d</w:t>
        </w:r>
        <w:r>
          <w:rPr>
            <w:rFonts w:ascii="Georgia" w:hAnsi="Georgia"/>
            <w:sz w:val="28"/>
            <w:highlight w:val="cyan"/>
          </w:rPr>
          <w:t xml:space="preserve"> = Reference Cost of Debt, blended across the local and foreign tranches (Item A.10) using the Local:Foreign Capital Ratio (Item A.13); and</w:t>
        </w:r>
      </w:ins>
    </w:p>
    <w:p>
      <w:pPr>
        <w:jc w:val="center"/>
        <w:rPr>
          <w:ins w:id="32572" w:author="Claude" w:date="2026-10-19T09:00:00Z"/>
        </w:rPr>
      </w:pPr>
      <w:ins w:id="32573" w:author="Claude" w:date="2026-10-19T09:00:00Z">
        <w:r>
          <w:rPr>
            <w:rFonts w:ascii="Georgia" w:hAnsi="Georgia"/>
            <w:sz w:val="28"/>
            <w:highlight w:val="cyan"/>
          </w:rPr>
          <w:t xml:space="preserve">T</w:t>
        </w:r>
        <w:r>
          <w:rPr>
            <w:rFonts w:ascii="Georgia" w:hAnsi="Georgia"/>
            <w:sz w:val="28"/>
            <w:highlight w:val="cyan"/>
          </w:rPr>
          <w:t xml:space="preserve"> = Applicable Income Tax Rate (Item A.14).</w:t>
        </w:r>
      </w:ins>
    </w:p>
    <w:p w14:paraId="5A283102" w14:textId="77777777" w:rsidR="008E1161" w:rsidRPr="008E1161" w:rsidRDefault="008E1161" w:rsidP="008E1161">
      <w:pPr>
        <w:jc w:val="center"/>
        <w:rPr>
          <w:del w:id="1537" w:author="Claude" w:date="2026-09-23T00:00:00Z"/>
          <w:rFonts w:ascii="Georgia" w:eastAsia="Georgia" w:hAnsi="Georgia" w:cs="Georgia"/>
          <w:sz w:val="28"/>
          <w:szCs w:val="28"/>
          <w:lang w:val="en-PH"/>
        </w:rPr>
      </w:pPr>
      <m:oMathPara>
        <m:oMathParaPr>
          <m:jc m:val="center"/>
        </m:oMathParaPr>
        <m:oMath>
          <m:r>
            <w:del w:id="1538" w:author="Claude" w:date="2026-09-23T00:00:00Z">
              <w:rPr>
                <w:rFonts w:ascii="Cambria Math" w:hAnsi="Cambria Math"/>
                <w:sz w:val="28"/>
                <w:szCs w:val="28"/>
                <w:highlight w:val="yellow"/>
              </w:rPr>
              <m:t>GA=0.075×</m:t>
            </w:del>
          </m:r>
          <m:d>
            <m:dPr>
              <m:ctrlPr>
                <w:del w:id="1539" w:author="Claude" w:date="2026-09-23T00:00:00Z">
                  <w:rPr>
                    <w:rFonts w:ascii="Cambria Math" w:hAnsi="Cambria Math"/>
                  </w:rPr>
                </w:del>
              </m:ctrlPr>
            </m:dPr>
            <m:e>
              <m:r>
                <w:del w:id="1540" w:author="Claude" w:date="2026-09-23T00:00:00Z">
                  <w:rPr>
                    <w:rFonts w:ascii="Cambria Math" w:hAnsi="Cambria Math"/>
                    <w:sz w:val="28"/>
                    <w:szCs w:val="28"/>
                    <w:highlight w:val="yellow"/>
                  </w:rPr>
                  <m:t>FOM+VOM×8760×CF</m:t>
                </w:del>
              </m:r>
            </m:e>
          </m:d>
        </m:oMath>
      </m:oMathPara>
    </w:p>
    <w:p w14:paraId="52ED0326" w14:textId="77777777" w:rsidR="008E1161" w:rsidRPr="008E1161" w:rsidRDefault="008E1161" w:rsidP="008E1161">
      <w:pPr>
        <w:jc w:val="center"/>
        <w:rPr>
          <w:del w:id="1541" w:author="Claude" w:date="2026-09-23T00:00:00Z"/>
          <w:rFonts w:ascii="Georgia" w:eastAsia="Georgia" w:hAnsi="Georgia" w:cs="Georgia"/>
          <w:sz w:val="28"/>
          <w:szCs w:val="28"/>
          <w:lang w:val="en-PH"/>
        </w:rPr>
      </w:pPr>
      <w:commentRangeStart w:id="1542"/>
      <w:del w:id="1543" w:author="Claude" w:date="2026-09-23T00:00:00Z">
        <w:r>
          <w:rPr>
            <w:rFonts w:ascii="Georgia" w:hAnsi="Georgia"/>
            <w:sz w:val="28"/>
            <w:highlight w:val="green"/>
          </w:rPr>
          <w:delText>Where FOM is the Fixed O&amp;M Cost under Item A.4; VOM is the Variable Non-Fuel O&amp;M Cost under Item A.5; CF is the Reference Net Capacity Factor under Item A.2; and 8,760 is the number of hours in a calendar year.</w:delText>
        </w:r>
      </w:del>
      <w:commentRangeEnd w:id="1542"/>
      <w:r w:rsidRPr="008E1161">
        <w:rPr>
          <w:rStyle w:val="CommentReference"/>
          <w:rFonts w:ascii="Georgia" w:eastAsia="Georgia" w:hAnsi="Georgia" w:cs="Georgia"/>
          <w:sz w:val="28"/>
          <w:szCs w:val="28"/>
          <w:lang w:val="en-PH"/>
        </w:rPr>
        <w:commentReference w:id="1542"/>
      </w:r>
      <w:commentRangeEnd w:id="2522"/>
      <w:commentRangeEnd w:id="1536"/>
      <w:r w:rsidR="00E30CEF" w:rsidRPr="008E1161">
        <w:rPr>
          <w:rStyle w:val="CommentReference"/>
          <w:rFonts w:ascii="Georgia" w:eastAsia="Georgia" w:hAnsi="Georgia" w:cs="Georgia"/>
          <w:sz w:val="28"/>
          <w:szCs w:val="28"/>
          <w:lang w:val="en-PH"/>
        </w:rPr>
        <w:commentReference w:id="1536"/>
      </w:r>
      <w:r>
        <w:rPr>
          <w:rStyle w:val="CommentReference"/>
        </w:rPr>
        <w:commentReference w:id="2522"/>
      </w:r>
    </w:p>
    <w:p w14:paraId="699EB872" w14:textId="77777777" w:rsidR="008E1161" w:rsidRPr="008E1161" w:rsidRDefault="008E1161" w:rsidP="008E1161">
      <w:pPr>
        <w:jc w:val="center"/>
        <w:rPr>
          <w:rFonts w:ascii="Georgia" w:eastAsia="Georgia" w:hAnsi="Georgia" w:cs="Georgia"/>
          <w:sz w:val="28"/>
          <w:szCs w:val="28"/>
          <w:lang w:val="en-PH"/>
        </w:rPr>
      </w:pPr>
    </w:p>
    <w:p w14:paraId="0916DFFC" w14:textId="77777777" w:rsidR="008E1161" w:rsidRPr="00213A16" w:rsidRDefault="008E1161" w:rsidP="00213A16">
      <w:pPr>
        <w:jc w:val="both"/>
        <w:rPr>
          <w:del w:id="32371" w:author="Claude" w:date="2026-10-19T09:00:00Z"/>
          <w:rFonts w:ascii="Georgia" w:eastAsia="Georgia" w:hAnsi="Georgia" w:cs="Georgia"/>
          <w:b/>
          <w:bCs/>
          <w:sz w:val="28"/>
          <w:szCs w:val="28"/>
          <w:lang w:val="en-PH"/>
        </w:rPr>
      </w:pPr>
      <w:bookmarkStart w:id="1544" w:name="_97hg1dnfcgj" w:colFirst="0" w:colLast="0"/>
      <w:bookmarkEnd w:id="1544"/>
      <w:del w:id="32370" w:author="Claude" w:date="2026-10-19T09:00:00Z">
        <w:r>
          <w:rPr>
            <w:rFonts w:ascii="Georgia" w:eastAsia="Georgia" w:hAnsi="Georgia" w:cs="Georgia"/>
            <w:b/>
            <w:bCs/>
            <w:sz w:val="28"/>
            <w:szCs w:val="28"/>
            <w:highlight w:val="cyan"/>
            <w:lang w:val="en-PH"/>
          </w:rPr>
          <w:delText>Reference DCF Model Parameters for OCGT Facilities</w:delText>
        </w:r>
      </w:del>
    </w:p>
    <w:p w14:paraId="4D9B6F9B" w14:textId="77777777" w:rsidR="00213A16" w:rsidRPr="008E1161" w:rsidRDefault="00213A16" w:rsidP="00213A16">
      <w:pPr>
        <w:jc w:val="both"/>
        <w:rPr>
          <w:del w:id="32372" w:author="Claude" w:date="2026-10-19T09:00:00Z"/>
          <w:rFonts w:ascii="Georgia" w:eastAsia="Georgia" w:hAnsi="Georgia" w:cs="Georgia"/>
          <w:sz w:val="28"/>
          <w:szCs w:val="28"/>
          <w:lang w:val="en-PH"/>
        </w:rPr>
      </w:pPr>
    </w:p>
    <w:p w14:paraId="5F157BD4" w14:textId="77777777" w:rsidR="008E1161" w:rsidRDefault="008E1161" w:rsidP="008E1161">
      <w:pPr>
        <w:ind w:firstLine="720"/>
        <w:jc w:val="both"/>
        <w:rPr>
          <w:del w:id="32375" w:author="Claude" w:date="2026-10-19T09:00:00Z"/>
          <w:rFonts w:ascii="Georgia" w:eastAsia="Georgia" w:hAnsi="Georgia" w:cs="Georgia"/>
          <w:i/>
          <w:iCs/>
          <w:sz w:val="28"/>
          <w:szCs w:val="28"/>
          <w:lang w:val="en-PH"/>
        </w:rPr>
      </w:pPr>
      <w:commentRangeStart w:id="1545"/>
      <w:ins w:id="1546" w:author="Claude" w:date="2026-08-25T15:19:00Z">
        <w:del w:id="1547" w:author="Claude" w:date="2026-09-24T15:00:00Z">
          <w:r>
            <w:rPr>
              <w:rFonts w:ascii="Georgia" w:hAnsi="Georgia"/>
              <w:sz w:val="28"/>
              <w:highlight w:val="green"/>
            </w:rPr>
            <w:delText>No OCGT plant exists in the Commission's historical dataset (the Commission's existing peer mid-merit reference fleet consists entirely of CCGT facilities).</w:delText>
          </w:r>
        </w:del>
      </w:ins>
      <w:ins w:id="1548" w:author="Claude" w:date="2026-09-24T15:00:00Z">
        <w:del w:id="32373" w:author="Claude" w:date="2026-10-19T09:00:00Z">
          <w:r>
            <w:rPr>
              <w:rFonts w:ascii="Georgia" w:hAnsi="Georgia"/>
              <w:sz w:val="28"/>
              <w:highlight w:val="cyan"/>
            </w:rPr>
            <w:delText>The Commission's existing peer mid-merit reference fleet consists entirely of CCGT facilities; the Commission may also consider available operating and cost data of existing open-cycle gas turbine plants in the Philippines.</w:delText>
          </w:r>
        </w:del>
      </w:ins>
      <w:commentRangeEnd w:id="1545"/>
      <w:r>
        <w:rPr>
          <w:rStyle w:val="CommentReference"/>
          <w:rFonts w:ascii="Georgia" w:hAnsi="Georgia"/>
          <w:sz w:val="28"/>
          <w:szCs w:val="24"/>
          <w:highlight w:val="green"/>
        </w:rPr>
        <w:commentReference w:id="1545"/>
      </w:r>
      <w:del w:id="32374" w:author="Claude" w:date="2026-10-19T09:00:00Z">
        <w:r>
          <w:rPr>
            <w:rFonts w:ascii="Georgia" w:hAnsi="Georgia"/>
            <w:sz w:val="28"/>
            <w:highlight w:val="cyan"/>
          </w:rPr>
          <w:delText xml:space="preserve"> The following table identifies the corresponding Key Parameters for OCGT Facilities, derived by applying the CCGT/OCGT technical ratios already adopted elsewhere in the body of these Rules (Table 1, Section 8.7; Table 3, Section 19) to the CCGT parameter list in Annex “A” above, together with prevailing international OCGT/CCGT capital-intensity benchmarks, and presented in the same tabular format as Annex “A” for consistency and ease of audit. As with Annex “A,” the specific reference value for each parameter shall be fixed by the Commission through the Reference Parameters Resolution:</w:delText>
        </w:r>
      </w:del>
      <w:del w:id="1549" w:author="Claude" w:date="2026-08-25T15:19:00Z">
        <w:r>
          <w:rPr>
            <w:rFonts w:ascii="Georgia" w:hAnsi="Georgia"/>
            <w:sz w:val="28"/>
            <w:highlight w:val="green"/>
          </w:rPr>
          <w:delText xml:space="preserve">No OCGT plant exists in the Commission's historical dataset </w:delText>
        </w:r>
      </w:del>
      <w:del w:id="1550" w:author="Claude" w:date="2026-08-25T14:02:00Z">
        <w:r>
          <w:rPr>
            <w:rFonts w:ascii="Georgia" w:hAnsi="Georgia"/>
            <w:sz w:val="28"/>
            <w:highlight w:val="green"/>
          </w:rPr>
          <w:delText>(FGP San Lorenzo, FGPC Santa Rita, EERI, and FNPC San Gabriel are all CCGT facilities)</w:delText>
        </w:r>
      </w:del>
      <w:ins w:id="1551" w:author="Claude" w:date="2026-08-25T14:02:00Z">
        <w:del w:id="1552" w:author="Claude" w:date="2026-08-25T15:19:00Z">
          <w:r>
            <w:rPr>
              <w:rFonts w:ascii="Georgia" w:hAnsi="Georgia"/>
              <w:sz w:val="28"/>
              <w:highlight w:val="green"/>
            </w:rPr>
            <w:delText>(the Commission's existing peer mid-merit reference fleet consists entirely of CCGT facilities)</w:delText>
          </w:r>
        </w:del>
      </w:ins>
      <w:del w:id="1553" w:author="Claude" w:date="2026-08-25T15:19:00Z">
        <w:r>
          <w:rPr>
            <w:rFonts w:ascii="Georgia" w:hAnsi="Georgia"/>
            <w:sz w:val="28"/>
            <w:highlight w:val="green"/>
          </w:rPr>
          <w:delText>. The following reference values for OCGT Facilities are hereby prescribed, derived by applying the CCGT/OCGT technical ratios already adopted elsewhere in the body of these Rules (Table 1, Section 8.7; Table 3, Section 19) to the adopted CCGT reference-plant parameters in Annex “A” above, together with prevailing international OCGT/CCGT capital-intensity benchmarks, and are presented in the same tabular format as Annex “A” for consistency and ease of audit:</w:delText>
        </w:r>
      </w:del>
    </w:p>
    <w:tbl>
      <w:tblPr>
        <w:tblW w:w="0" w:type="auto"/>
        <w:tblLook w:val="04A0" w:firstRow="1" w:lastRow="0" w:firstColumn="1" w:lastColumn="0" w:noHBand="0" w:noVBand="1"/>
      </w:tblPr>
      <w:tblGrid>
        <w:gridCol w:w="964"/>
        <w:gridCol w:w="2949"/>
        <w:gridCol w:w="3241"/>
        <w:gridCol w:w="2206"/>
      </w:tblGrid>
      <w:tr w:rsidR="00C31343" w14:paraId="6C007D5C" w14:textId="77777777" w:rsidTr="5B2EF78A">
        <w:trPr>
          <w:del w:id="1554" w:author="Claude" w:date="2026-08-25T15:18:00Z"/>
        </w:trPr>
        <w:tc>
          <w:tcPr>
            <w:tcW w:w="2340" w:type="dxa"/>
          </w:tcPr>
          <w:p w14:paraId="563C4AC8" w14:textId="77777777" w:rsidR="00C31343" w:rsidRDefault="007F728F">
            <w:pPr>
              <w:jc w:val="both"/>
              <w:rPr>
                <w:del w:id="1555" w:author="Claude" w:date="2026-08-25T15:18:00Z"/>
              </w:rPr>
            </w:pPr>
            <w:del w:id="1556" w:author="Claude" w:date="2026-08-25T15:18:00Z">
              <w:r>
                <w:rPr>
                  <w:rFonts w:ascii="Georgia" w:hAnsi="Georgia"/>
                  <w:b/>
                  <w:sz w:val="28"/>
                  <w:highlight w:val="green"/>
                </w:rPr>
                <w:delText>Item</w:delText>
              </w:r>
            </w:del>
          </w:p>
        </w:tc>
        <w:tc>
          <w:tcPr>
            <w:tcW w:w="2340" w:type="dxa"/>
          </w:tcPr>
          <w:p w14:paraId="620DC188" w14:textId="77777777" w:rsidR="00C31343" w:rsidRDefault="007F728F">
            <w:pPr>
              <w:jc w:val="both"/>
              <w:rPr>
                <w:del w:id="1557" w:author="Claude" w:date="2026-08-25T15:18:00Z"/>
              </w:rPr>
            </w:pPr>
            <w:del w:id="1558" w:author="Claude" w:date="2026-08-25T15:18:00Z">
              <w:r>
                <w:rPr>
                  <w:rFonts w:ascii="Georgia" w:hAnsi="Georgia"/>
                  <w:b/>
                  <w:sz w:val="28"/>
                  <w:highlight w:val="green"/>
                </w:rPr>
                <w:delText>Parameter</w:delText>
              </w:r>
            </w:del>
          </w:p>
        </w:tc>
        <w:tc>
          <w:tcPr>
            <w:tcW w:w="2340" w:type="dxa"/>
          </w:tcPr>
          <w:p w14:paraId="44C6674E" w14:textId="77777777" w:rsidR="00C31343" w:rsidRDefault="007F728F">
            <w:pPr>
              <w:jc w:val="both"/>
              <w:rPr>
                <w:del w:id="1559" w:author="Claude" w:date="2026-08-25T15:18:00Z"/>
              </w:rPr>
            </w:pPr>
            <w:del w:id="1560" w:author="Claude" w:date="2026-08-25T15:18:00Z">
              <w:r>
                <w:rPr>
                  <w:rFonts w:ascii="Georgia" w:hAnsi="Georgia"/>
                  <w:b/>
                  <w:sz w:val="28"/>
                  <w:highlight w:val="green"/>
                </w:rPr>
                <w:delText>Adopted Reference Value</w:delText>
              </w:r>
            </w:del>
          </w:p>
        </w:tc>
        <w:tc>
          <w:tcPr>
            <w:tcW w:w="2340" w:type="dxa"/>
          </w:tcPr>
          <w:p w14:paraId="0A760091" w14:textId="77777777" w:rsidR="00C31343" w:rsidRDefault="007F728F">
            <w:pPr>
              <w:jc w:val="both"/>
              <w:rPr>
                <w:del w:id="1561" w:author="Claude" w:date="2026-08-25T15:18:00Z"/>
              </w:rPr>
            </w:pPr>
            <w:del w:id="1562" w:author="Claude" w:date="2026-08-25T15:18:00Z">
              <w:r>
                <w:rPr>
                  <w:rFonts w:ascii="Georgia" w:hAnsi="Georgia"/>
                  <w:b/>
                  <w:sz w:val="28"/>
                  <w:highlight w:val="green"/>
                </w:rPr>
                <w:delText>Basis / Note</w:delText>
              </w:r>
            </w:del>
          </w:p>
        </w:tc>
      </w:tr>
      <w:tr w:rsidR="00C31343" w14:paraId="5C8BF152" w14:textId="77777777" w:rsidTr="5B2EF78A">
        <w:trPr>
          <w:del w:id="1563" w:author="Claude" w:date="2026-08-25T15:18:00Z"/>
        </w:trPr>
        <w:tc>
          <w:tcPr>
            <w:tcW w:w="2340" w:type="dxa"/>
          </w:tcPr>
          <w:p w14:paraId="69D62596" w14:textId="77777777" w:rsidR="00C31343" w:rsidRDefault="007F728F">
            <w:pPr>
              <w:jc w:val="both"/>
              <w:rPr>
                <w:del w:id="1564" w:author="Claude" w:date="2026-08-25T15:18:00Z"/>
              </w:rPr>
            </w:pPr>
            <w:del w:id="1565" w:author="Claude" w:date="2026-08-25T15:18:00Z">
              <w:r>
                <w:rPr>
                  <w:rFonts w:ascii="Georgia" w:hAnsi="Georgia"/>
                  <w:b/>
                  <w:sz w:val="28"/>
                  <w:highlight w:val="green"/>
                </w:rPr>
                <w:delText>O.1</w:delText>
              </w:r>
            </w:del>
          </w:p>
        </w:tc>
        <w:tc>
          <w:tcPr>
            <w:tcW w:w="2340" w:type="dxa"/>
          </w:tcPr>
          <w:p w14:paraId="576CCC60" w14:textId="77777777" w:rsidR="00C31343" w:rsidRDefault="007F728F">
            <w:pPr>
              <w:jc w:val="both"/>
              <w:rPr>
                <w:del w:id="1566" w:author="Claude" w:date="2026-08-25T15:18:00Z"/>
              </w:rPr>
            </w:pPr>
            <w:del w:id="1567" w:author="Claude" w:date="2026-08-25T15:18:00Z">
              <w:r>
                <w:rPr>
                  <w:rFonts w:ascii="Georgia" w:hAnsi="Georgia"/>
                  <w:sz w:val="28"/>
                  <w:highlight w:val="green"/>
                </w:rPr>
                <w:delText>Reference Installed Capacity range (MW)</w:delText>
              </w:r>
            </w:del>
          </w:p>
        </w:tc>
        <w:tc>
          <w:tcPr>
            <w:tcW w:w="2340" w:type="dxa"/>
          </w:tcPr>
          <w:p w14:paraId="03E95366" w14:textId="77777777" w:rsidR="00C31343" w:rsidRDefault="007F728F">
            <w:pPr>
              <w:jc w:val="both"/>
              <w:rPr>
                <w:del w:id="1568" w:author="Claude" w:date="2026-08-25T15:18:00Z"/>
              </w:rPr>
            </w:pPr>
            <w:del w:id="1569" w:author="Claude" w:date="2026-08-25T15:18:00Z">
              <w:r>
                <w:rPr>
                  <w:rFonts w:ascii="Georgia" w:hAnsi="Georgia"/>
                  <w:sz w:val="28"/>
                  <w:highlight w:val="green"/>
                </w:rPr>
                <w:delText>To be determined by the Commission; a single reference project size shall be used for DCF purposes.</w:delText>
              </w:r>
            </w:del>
          </w:p>
        </w:tc>
        <w:tc>
          <w:tcPr>
            <w:tcW w:w="2340" w:type="dxa"/>
          </w:tcPr>
          <w:p w14:paraId="29311F56" w14:textId="77777777" w:rsidR="00C31343" w:rsidRDefault="007F728F">
            <w:pPr>
              <w:jc w:val="both"/>
              <w:rPr>
                <w:del w:id="1570" w:author="Claude" w:date="2026-08-25T15:18:00Z"/>
              </w:rPr>
            </w:pPr>
            <w:del w:id="1571" w:author="Claude" w:date="2026-08-25T15:18:00Z">
              <w:r>
                <w:rPr>
                  <w:rFonts w:ascii="Georgia" w:hAnsi="Georgia"/>
                  <w:sz w:val="28"/>
                  <w:szCs w:val="28"/>
                  <w:highlight w:val="green"/>
                  <w:lang w:val="en-US"/>
                </w:rPr>
                <w:delText xml:space="preserve">Consistent with the commercially available heavy-duty, F-class simple-cycle gas turbine models actually used for </w:delText>
              </w:r>
            </w:del>
            <w:ins w:id="1572" w:author="Claude" w:date="2026-08-25T14:02:00Z">
              <w:del w:id="1573" w:author="Claude" w:date="2026-08-25T15:18:00Z">
                <w:r>
                  <w:rPr>
                    <w:rFonts w:ascii="Georgia" w:hAnsi="Georgia"/>
                    <w:sz w:val="28"/>
                    <w:szCs w:val="28"/>
                    <w:highlight w:val="green"/>
                    <w:lang w:val="en-US"/>
                  </w:rPr>
                  <w:delText>mid-merit (not merely peaking) duty, drawing on commercially available 60 Hz-compatible heavy-duty gas turbine platforms across the relevant capacity range, rated 265-385 MW simple cycle.</w:delText>
                </w:r>
              </w:del>
            </w:ins>
            <w:del w:id="1574" w:author="Claude" w:date="2026-08-25T14:02:00Z">
              <w:r>
                <w:rPr>
                  <w:rFonts w:ascii="Georgia" w:hAnsi="Georgia"/>
                  <w:sz w:val="28"/>
                  <w:szCs w:val="28"/>
                  <w:highlight w:val="green"/>
                  <w:lang w:val="en-US"/>
                </w:rPr>
                <w:delText xml:space="preserve">mid-merit (not merely peaking) duty (e.g., the </w:delText>
              </w:r>
            </w:del>
            <w:ins w:id="1575" w:author="Claude" w:date="2026-07-28T11:04:00Z">
              <w:del w:id="1576" w:author="Claude" w:date="2026-08-25T14:02:00Z">
                <w:r>
                  <w:rPr>
                    <w:rFonts w:ascii="Georgia" w:hAnsi="Georgia"/>
                    <w:sz w:val="28"/>
                    <w:szCs w:val="28"/>
                    <w:highlight w:val="green"/>
                    <w:lang w:val="en-US"/>
                  </w:rPr>
                  <w:delText>General Electric (</w:delText>
                </w:r>
              </w:del>
            </w:ins>
            <w:del w:id="1577" w:author="Claude" w:date="2026-08-25T14:02:00Z">
              <w:r>
                <w:rPr>
                  <w:rFonts w:ascii="Georgia" w:hAnsi="Georgia"/>
                  <w:sz w:val="28"/>
                  <w:szCs w:val="28"/>
                  <w:highlight w:val="green"/>
                  <w:lang w:val="en-US"/>
                </w:rPr>
                <w:delText>GE</w:delText>
              </w:r>
            </w:del>
            <w:ins w:id="1578" w:author="Claude" w:date="2026-07-28T11:04:00Z">
              <w:del w:id="1579" w:author="Claude" w:date="2026-08-25T14:02:00Z">
                <w:r>
                  <w:rPr>
                    <w:rFonts w:ascii="Georgia" w:hAnsi="Georgia"/>
                    <w:sz w:val="28"/>
                    <w:szCs w:val="28"/>
                    <w:highlight w:val="green"/>
                    <w:lang w:val="en-US"/>
                  </w:rPr>
                  <w:delText>)</w:delText>
                </w:r>
              </w:del>
            </w:ins>
            <w:del w:id="1580" w:author="Claude" w:date="2026-08-25T14:02:00Z">
              <w:r>
                <w:rPr>
                  <w:rFonts w:ascii="Georgia" w:hAnsi="Georgia"/>
                  <w:sz w:val="28"/>
                  <w:szCs w:val="28"/>
                  <w:highlight w:val="green"/>
                  <w:lang w:val="en-US"/>
                </w:rPr>
                <w:delText xml:space="preserve"> 9F- and Siemens SGT5-4000F-class families, rated 265-385 MW simple cycle).</w:delText>
              </w:r>
            </w:del>
          </w:p>
        </w:tc>
      </w:tr>
      <w:tr w:rsidR="00C31343" w14:paraId="079ED7C0" w14:textId="77777777" w:rsidTr="5B2EF78A">
        <w:trPr>
          <w:del w:id="1581" w:author="Claude" w:date="2026-08-25T15:18:00Z"/>
        </w:trPr>
        <w:tc>
          <w:tcPr>
            <w:tcW w:w="2340" w:type="dxa"/>
          </w:tcPr>
          <w:p w14:paraId="7FB5B0C6" w14:textId="77777777" w:rsidR="00C31343" w:rsidRDefault="007F728F">
            <w:pPr>
              <w:jc w:val="both"/>
              <w:rPr>
                <w:del w:id="1582" w:author="Claude" w:date="2026-08-25T15:18:00Z"/>
              </w:rPr>
            </w:pPr>
            <w:del w:id="1583" w:author="Claude" w:date="2026-08-25T15:18:00Z">
              <w:r>
                <w:rPr>
                  <w:rFonts w:ascii="Georgia" w:hAnsi="Georgia"/>
                  <w:b/>
                  <w:sz w:val="28"/>
                  <w:highlight w:val="green"/>
                </w:rPr>
                <w:delText>O.2</w:delText>
              </w:r>
            </w:del>
          </w:p>
        </w:tc>
        <w:tc>
          <w:tcPr>
            <w:tcW w:w="2340" w:type="dxa"/>
          </w:tcPr>
          <w:p w14:paraId="784BA1E6" w14:textId="77777777" w:rsidR="00C31343" w:rsidRDefault="007F728F">
            <w:pPr>
              <w:jc w:val="both"/>
              <w:rPr>
                <w:del w:id="1584" w:author="Claude" w:date="2026-08-25T15:18:00Z"/>
              </w:rPr>
            </w:pPr>
            <w:del w:id="1585" w:author="Claude" w:date="2026-08-25T15:18:00Z">
              <w:r>
                <w:rPr>
                  <w:rFonts w:ascii="Georgia" w:hAnsi="Georgia"/>
                  <w:sz w:val="28"/>
                  <w:highlight w:val="green"/>
                </w:rPr>
                <w:delText>Reference Net Capacity Factor (%)</w:delText>
              </w:r>
            </w:del>
          </w:p>
        </w:tc>
        <w:tc>
          <w:tcPr>
            <w:tcW w:w="2340" w:type="dxa"/>
          </w:tcPr>
          <w:p w14:paraId="088EEC12" w14:textId="77777777" w:rsidR="00C31343" w:rsidRDefault="007F728F">
            <w:pPr>
              <w:jc w:val="both"/>
              <w:rPr>
                <w:del w:id="1586" w:author="Claude" w:date="2026-08-25T15:18:00Z"/>
              </w:rPr>
            </w:pPr>
            <w:del w:id="1587" w:author="Claude" w:date="2026-08-25T15:18:00Z">
              <w:r>
                <w:rPr>
                  <w:rFonts w:ascii="Georgia" w:hAnsi="Georgia"/>
                  <w:sz w:val="28"/>
                  <w:highlight w:val="green"/>
                </w:rPr>
                <w:delText>To be determined by the Commission.</w:delText>
              </w:r>
            </w:del>
          </w:p>
        </w:tc>
        <w:tc>
          <w:tcPr>
            <w:tcW w:w="2340" w:type="dxa"/>
          </w:tcPr>
          <w:p w14:paraId="6E031739" w14:textId="77777777" w:rsidR="00C31343" w:rsidRDefault="007F728F">
            <w:pPr>
              <w:jc w:val="both"/>
              <w:rPr>
                <w:del w:id="1588" w:author="Claude" w:date="2026-08-25T15:18:00Z"/>
              </w:rPr>
            </w:pPr>
            <w:del w:id="1589" w:author="Claude" w:date="2026-08-25T15:18:00Z">
              <w:r>
                <w:rPr>
                  <w:rFonts w:ascii="Georgia" w:hAnsi="Georgia"/>
                  <w:sz w:val="28"/>
                  <w:highlight w:val="green"/>
                </w:rPr>
                <w:delText>Existing Table 1 (Section 8.7) range for OCGT; unchanged.</w:delText>
              </w:r>
            </w:del>
          </w:p>
        </w:tc>
      </w:tr>
      <w:tr w:rsidR="00C31343" w14:paraId="162C8466" w14:textId="77777777" w:rsidTr="5B2EF78A">
        <w:trPr>
          <w:del w:id="1590" w:author="Claude" w:date="2026-08-25T15:18:00Z"/>
        </w:trPr>
        <w:tc>
          <w:tcPr>
            <w:tcW w:w="2340" w:type="dxa"/>
          </w:tcPr>
          <w:p w14:paraId="73C7A5C2" w14:textId="77777777" w:rsidR="00C31343" w:rsidRDefault="007F728F">
            <w:pPr>
              <w:jc w:val="both"/>
              <w:rPr>
                <w:del w:id="1591" w:author="Claude" w:date="2026-08-25T15:18:00Z"/>
              </w:rPr>
            </w:pPr>
            <w:del w:id="1592" w:author="Claude" w:date="2026-08-25T15:18:00Z">
              <w:r>
                <w:rPr>
                  <w:rFonts w:ascii="Georgia" w:hAnsi="Georgia"/>
                  <w:b/>
                  <w:sz w:val="28"/>
                  <w:highlight w:val="green"/>
                </w:rPr>
                <w:delText>O.3</w:delText>
              </w:r>
            </w:del>
          </w:p>
        </w:tc>
        <w:tc>
          <w:tcPr>
            <w:tcW w:w="2340" w:type="dxa"/>
          </w:tcPr>
          <w:p w14:paraId="4D2EE87B" w14:textId="77777777" w:rsidR="00C31343" w:rsidRDefault="007F728F">
            <w:pPr>
              <w:jc w:val="both"/>
              <w:rPr>
                <w:del w:id="1593" w:author="Claude" w:date="2026-08-25T15:18:00Z"/>
              </w:rPr>
            </w:pPr>
            <w:del w:id="1594" w:author="Claude" w:date="2026-08-25T15:18:00Z">
              <w:r>
                <w:rPr>
                  <w:rFonts w:ascii="Georgia" w:hAnsi="Georgia"/>
                  <w:sz w:val="28"/>
                  <w:szCs w:val="28"/>
                  <w:highlight w:val="green"/>
                  <w:lang w:val="en-US"/>
                </w:rPr>
                <w:delText>Reference All-In Project Cost (PhP/kW)</w:delText>
              </w:r>
            </w:del>
          </w:p>
        </w:tc>
        <w:tc>
          <w:tcPr>
            <w:tcW w:w="2340" w:type="dxa"/>
          </w:tcPr>
          <w:p w14:paraId="1B998AD5" w14:textId="77777777" w:rsidR="00C31343" w:rsidRDefault="007F728F">
            <w:pPr>
              <w:jc w:val="both"/>
              <w:rPr>
                <w:del w:id="1595" w:author="Claude" w:date="2026-08-25T15:18:00Z"/>
              </w:rPr>
            </w:pPr>
            <w:del w:id="1596" w:author="Claude" w:date="2026-08-25T15:18:00Z">
              <w:r>
                <w:rPr>
                  <w:rFonts w:ascii="Georgia" w:hAnsi="Georgia"/>
                  <w:sz w:val="28"/>
                  <w:szCs w:val="28"/>
                  <w:highlight w:val="green"/>
                  <w:lang w:val="en-US"/>
                </w:rPr>
                <w:delText>To be determined by the Commission.</w:delText>
              </w:r>
            </w:del>
          </w:p>
        </w:tc>
        <w:tc>
          <w:tcPr>
            <w:tcW w:w="2340" w:type="dxa"/>
          </w:tcPr>
          <w:p w14:paraId="6C6FC02E" w14:textId="77777777" w:rsidR="00C31343" w:rsidRDefault="007F728F">
            <w:pPr>
              <w:jc w:val="both"/>
              <w:rPr>
                <w:del w:id="1597" w:author="Claude" w:date="2026-08-25T15:18:00Z"/>
              </w:rPr>
            </w:pPr>
            <w:del w:id="1598" w:author="Claude" w:date="2026-08-25T15:18:00Z">
              <w:r>
                <w:rPr>
                  <w:rFonts w:ascii="Georgia" w:hAnsi="Georgia"/>
                  <w:sz w:val="28"/>
                  <w:highlight w:val="green"/>
                </w:rPr>
                <w:delText>50% of the CCGT capital intensity in Annex “A” Item A.3 (as re-based to the brownfield CAPEX benchmark), reflecting the absence of a heat-recovery steam generator and steam turbine train — the standard OCGT/CCGT capital-intensity ratio applied in international project-finance practice.</w:delText>
              </w:r>
            </w:del>
          </w:p>
        </w:tc>
      </w:tr>
      <w:tr w:rsidR="00C31343" w14:paraId="781BE39C" w14:textId="77777777" w:rsidTr="5B2EF78A">
        <w:trPr>
          <w:del w:id="1599" w:author="Claude" w:date="2026-08-25T15:18:00Z"/>
        </w:trPr>
        <w:tc>
          <w:tcPr>
            <w:tcW w:w="2340" w:type="dxa"/>
          </w:tcPr>
          <w:p w14:paraId="44DFEEE2" w14:textId="77777777" w:rsidR="00C31343" w:rsidRDefault="007F728F">
            <w:pPr>
              <w:jc w:val="both"/>
              <w:rPr>
                <w:del w:id="1600" w:author="Claude" w:date="2026-08-25T15:18:00Z"/>
              </w:rPr>
            </w:pPr>
            <w:del w:id="1601" w:author="Claude" w:date="2026-08-25T15:18:00Z">
              <w:r>
                <w:rPr>
                  <w:rFonts w:ascii="Georgia" w:hAnsi="Georgia"/>
                  <w:b/>
                  <w:sz w:val="28"/>
                  <w:highlight w:val="green"/>
                </w:rPr>
                <w:delText>O.4</w:delText>
              </w:r>
            </w:del>
          </w:p>
        </w:tc>
        <w:tc>
          <w:tcPr>
            <w:tcW w:w="2340" w:type="dxa"/>
          </w:tcPr>
          <w:p w14:paraId="5DDC25EC" w14:textId="77777777" w:rsidR="00C31343" w:rsidRDefault="007F728F">
            <w:pPr>
              <w:jc w:val="both"/>
              <w:rPr>
                <w:del w:id="1602" w:author="Claude" w:date="2026-08-25T15:18:00Z"/>
              </w:rPr>
            </w:pPr>
            <w:del w:id="1603" w:author="Claude" w:date="2026-08-25T15:18:00Z">
              <w:r>
                <w:rPr>
                  <w:rFonts w:ascii="Georgia" w:hAnsi="Georgia"/>
                  <w:sz w:val="28"/>
                  <w:szCs w:val="28"/>
                  <w:highlight w:val="green"/>
                  <w:lang w:val="en-US"/>
                </w:rPr>
                <w:delText>Fixed O&amp;M Costs (PhP/kW-year)</w:delText>
              </w:r>
            </w:del>
          </w:p>
        </w:tc>
        <w:tc>
          <w:tcPr>
            <w:tcW w:w="2340" w:type="dxa"/>
          </w:tcPr>
          <w:p w14:paraId="61A7B60F" w14:textId="77777777" w:rsidR="00C31343" w:rsidRDefault="007F728F">
            <w:pPr>
              <w:jc w:val="both"/>
              <w:rPr>
                <w:del w:id="1604" w:author="Claude" w:date="2026-08-25T15:18:00Z"/>
              </w:rPr>
            </w:pPr>
            <w:del w:id="1605" w:author="Claude" w:date="2026-08-25T15:18:00Z">
              <w:r>
                <w:rPr>
                  <w:rFonts w:ascii="Georgia" w:hAnsi="Georgia"/>
                  <w:sz w:val="28"/>
                  <w:szCs w:val="28"/>
                  <w:highlight w:val="green"/>
                  <w:lang w:val="en-US"/>
                </w:rPr>
                <w:delText>To be determined by the Commission.</w:delText>
              </w:r>
            </w:del>
          </w:p>
        </w:tc>
        <w:tc>
          <w:tcPr>
            <w:tcW w:w="2340" w:type="dxa"/>
          </w:tcPr>
          <w:p w14:paraId="7A0049CB" w14:textId="77777777" w:rsidR="00C31343" w:rsidRDefault="007F728F">
            <w:pPr>
              <w:jc w:val="both"/>
              <w:rPr>
                <w:del w:id="1606" w:author="Claude" w:date="2026-08-25T15:18:00Z"/>
              </w:rPr>
            </w:pPr>
            <w:del w:id="1607" w:author="Claude" w:date="2026-08-25T15:18:00Z">
              <w:r>
                <w:rPr>
                  <w:rFonts w:ascii="Georgia" w:hAnsi="Georgia"/>
                  <w:sz w:val="28"/>
                  <w:highlight w:val="green"/>
                </w:rPr>
                <w:delText>50% of Annex “A” Item A.4 (as re-based), same capital-intensity ratio as Item O.3.</w:delText>
              </w:r>
            </w:del>
          </w:p>
        </w:tc>
      </w:tr>
      <w:tr w:rsidR="00C31343" w14:paraId="3F291C32" w14:textId="77777777" w:rsidTr="5B2EF78A">
        <w:trPr>
          <w:del w:id="1608" w:author="Claude" w:date="2026-08-25T15:18:00Z"/>
        </w:trPr>
        <w:tc>
          <w:tcPr>
            <w:tcW w:w="2340" w:type="dxa"/>
          </w:tcPr>
          <w:p w14:paraId="60F7C30B" w14:textId="77777777" w:rsidR="00C31343" w:rsidRDefault="007F728F">
            <w:pPr>
              <w:jc w:val="both"/>
              <w:rPr>
                <w:del w:id="1609" w:author="Claude" w:date="2026-08-25T15:18:00Z"/>
              </w:rPr>
            </w:pPr>
            <w:del w:id="1610" w:author="Claude" w:date="2026-08-25T15:18:00Z">
              <w:r>
                <w:rPr>
                  <w:rFonts w:ascii="Georgia" w:hAnsi="Georgia"/>
                  <w:b/>
                  <w:sz w:val="28"/>
                  <w:highlight w:val="green"/>
                </w:rPr>
                <w:delText>O.5</w:delText>
              </w:r>
            </w:del>
          </w:p>
        </w:tc>
        <w:tc>
          <w:tcPr>
            <w:tcW w:w="2340" w:type="dxa"/>
          </w:tcPr>
          <w:p w14:paraId="1C026214" w14:textId="77777777" w:rsidR="00C31343" w:rsidRDefault="007F728F">
            <w:pPr>
              <w:jc w:val="both"/>
              <w:rPr>
                <w:del w:id="1611" w:author="Claude" w:date="2026-08-25T15:18:00Z"/>
              </w:rPr>
            </w:pPr>
            <w:del w:id="1612" w:author="Claude" w:date="2026-08-25T15:18:00Z">
              <w:r>
                <w:rPr>
                  <w:rFonts w:ascii="Georgia" w:hAnsi="Georgia"/>
                  <w:sz w:val="28"/>
                  <w:szCs w:val="28"/>
                  <w:highlight w:val="green"/>
                  <w:lang w:val="en-US"/>
                </w:rPr>
                <w:delText>Variable Non-Fuel O&amp;M Costs (PhP/kWh)</w:delText>
              </w:r>
            </w:del>
          </w:p>
        </w:tc>
        <w:tc>
          <w:tcPr>
            <w:tcW w:w="2340" w:type="dxa"/>
          </w:tcPr>
          <w:p w14:paraId="22794E04" w14:textId="77777777" w:rsidR="00C31343" w:rsidRDefault="007F728F">
            <w:pPr>
              <w:jc w:val="both"/>
              <w:rPr>
                <w:del w:id="1613" w:author="Claude" w:date="2026-08-25T15:18:00Z"/>
              </w:rPr>
            </w:pPr>
            <w:del w:id="1614" w:author="Claude" w:date="2026-08-25T15:18:00Z">
              <w:r>
                <w:rPr>
                  <w:rFonts w:ascii="Georgia" w:hAnsi="Georgia"/>
                  <w:sz w:val="28"/>
                  <w:szCs w:val="28"/>
                  <w:highlight w:val="green"/>
                  <w:lang w:val="en-US"/>
                </w:rPr>
                <w:delText>To be determined by the Commission.</w:delText>
              </w:r>
            </w:del>
          </w:p>
        </w:tc>
        <w:tc>
          <w:tcPr>
            <w:tcW w:w="2340" w:type="dxa"/>
          </w:tcPr>
          <w:p w14:paraId="22B2C480" w14:textId="77777777" w:rsidR="00C31343" w:rsidRDefault="007F728F">
            <w:pPr>
              <w:jc w:val="both"/>
              <w:rPr>
                <w:del w:id="1615" w:author="Claude" w:date="2026-08-25T15:18:00Z"/>
              </w:rPr>
            </w:pPr>
            <w:del w:id="1616" w:author="Claude" w:date="2026-08-25T15:18:00Z">
              <w:r>
                <w:rPr>
                  <w:rFonts w:ascii="Georgia" w:hAnsi="Georgia"/>
                  <w:sz w:val="28"/>
                  <w:szCs w:val="28"/>
                  <w:highlight w:val="green"/>
                  <w:lang w:val="en-US"/>
                </w:rPr>
                <w:delText>130% of Annex “A” Item A.5 (as re-based), reflecting the higher variable maintenance intensity of simple-cycle peaking operation with more frequent starts.</w:delText>
              </w:r>
            </w:del>
          </w:p>
        </w:tc>
      </w:tr>
      <w:tr w:rsidR="00C31343" w14:paraId="659C96AF" w14:textId="77777777" w:rsidTr="5B2EF78A">
        <w:trPr>
          <w:del w:id="1617" w:author="Claude" w:date="2026-08-25T15:18:00Z"/>
        </w:trPr>
        <w:tc>
          <w:tcPr>
            <w:tcW w:w="2340" w:type="dxa"/>
          </w:tcPr>
          <w:p w14:paraId="272B7EC3" w14:textId="77777777" w:rsidR="00C31343" w:rsidRDefault="007F728F">
            <w:pPr>
              <w:jc w:val="both"/>
              <w:rPr>
                <w:del w:id="1618" w:author="Claude" w:date="2026-08-25T15:18:00Z"/>
              </w:rPr>
            </w:pPr>
            <w:del w:id="1619" w:author="Claude" w:date="2026-08-25T15:18:00Z">
              <w:r>
                <w:rPr>
                  <w:rFonts w:ascii="Georgia" w:hAnsi="Georgia"/>
                  <w:b/>
                  <w:sz w:val="28"/>
                  <w:highlight w:val="green"/>
                </w:rPr>
                <w:delText>O.6</w:delText>
              </w:r>
            </w:del>
          </w:p>
        </w:tc>
        <w:tc>
          <w:tcPr>
            <w:tcW w:w="2340" w:type="dxa"/>
          </w:tcPr>
          <w:p w14:paraId="4AAAB516" w14:textId="77777777" w:rsidR="00C31343" w:rsidRDefault="007F728F">
            <w:pPr>
              <w:jc w:val="both"/>
              <w:rPr>
                <w:del w:id="1620" w:author="Claude" w:date="2026-08-25T15:18:00Z"/>
              </w:rPr>
            </w:pPr>
            <w:del w:id="1621" w:author="Claude" w:date="2026-08-25T15:18:00Z">
              <w:r>
                <w:rPr>
                  <w:rFonts w:ascii="Georgia" w:hAnsi="Georgia"/>
                  <w:sz w:val="28"/>
                  <w:szCs w:val="28"/>
                  <w:highlight w:val="green"/>
                  <w:lang w:val="en-US"/>
                </w:rPr>
                <w:delText>G&amp;A Costs (PhP/kW-year)</w:delText>
              </w:r>
            </w:del>
          </w:p>
        </w:tc>
        <w:tc>
          <w:tcPr>
            <w:tcW w:w="2340" w:type="dxa"/>
          </w:tcPr>
          <w:p w14:paraId="11F1FA51" w14:textId="77777777" w:rsidR="00C31343" w:rsidRDefault="007F728F">
            <w:pPr>
              <w:jc w:val="both"/>
              <w:rPr>
                <w:del w:id="1622" w:author="Claude" w:date="2026-08-25T15:18:00Z"/>
              </w:rPr>
            </w:pPr>
            <w:del w:id="1623" w:author="Claude" w:date="2026-08-25T15:18:00Z">
              <w:r>
                <w:rPr>
                  <w:rFonts w:ascii="Georgia" w:hAnsi="Georgia"/>
                  <w:sz w:val="28"/>
                  <w:szCs w:val="28"/>
                  <w:highlight w:val="green"/>
                  <w:lang w:val="en-US"/>
                </w:rPr>
                <w:delText>To be determined by the Commission, computed as a fixed percentage of combined Fixed and Variable O&amp;M at the Item O.2 Capacity Factor midpoint.</w:delText>
              </w:r>
            </w:del>
          </w:p>
        </w:tc>
        <w:tc>
          <w:tcPr>
            <w:tcW w:w="2340" w:type="dxa"/>
          </w:tcPr>
          <w:p w14:paraId="0B1CA96E" w14:textId="77777777" w:rsidR="00C31343" w:rsidRDefault="007F728F">
            <w:pPr>
              <w:jc w:val="both"/>
              <w:rPr>
                <w:del w:id="1624" w:author="Claude" w:date="2026-08-25T15:18:00Z"/>
              </w:rPr>
            </w:pPr>
            <w:del w:id="1625" w:author="Claude" w:date="2026-08-25T15:18:00Z">
              <w:r>
                <w:rPr>
                  <w:rFonts w:ascii="Georgia" w:hAnsi="Georgia"/>
                  <w:sz w:val="28"/>
                  <w:highlight w:val="green"/>
                </w:rPr>
                <w:delText>Same ratio prescribed at Annex “A” Item A.6, applied to Items O.4-O.5.</w:delText>
              </w:r>
            </w:del>
          </w:p>
        </w:tc>
      </w:tr>
      <w:tr w:rsidR="00C31343" w14:paraId="3C6F77E3" w14:textId="77777777" w:rsidTr="5B2EF78A">
        <w:trPr>
          <w:del w:id="1626" w:author="Claude" w:date="2026-08-25T15:18:00Z"/>
        </w:trPr>
        <w:tc>
          <w:tcPr>
            <w:tcW w:w="2340" w:type="dxa"/>
          </w:tcPr>
          <w:p w14:paraId="434D9A7B" w14:textId="77777777" w:rsidR="00C31343" w:rsidRDefault="007F728F">
            <w:pPr>
              <w:jc w:val="both"/>
              <w:rPr>
                <w:del w:id="1627" w:author="Claude" w:date="2026-08-25T15:18:00Z"/>
              </w:rPr>
            </w:pPr>
            <w:del w:id="1628" w:author="Claude" w:date="2026-08-25T15:18:00Z">
              <w:r>
                <w:rPr>
                  <w:rFonts w:ascii="Georgia" w:hAnsi="Georgia"/>
                  <w:b/>
                  <w:sz w:val="28"/>
                  <w:highlight w:val="green"/>
                </w:rPr>
                <w:delText>O.7</w:delText>
              </w:r>
            </w:del>
          </w:p>
        </w:tc>
        <w:tc>
          <w:tcPr>
            <w:tcW w:w="2340" w:type="dxa"/>
          </w:tcPr>
          <w:p w14:paraId="132C3189" w14:textId="77777777" w:rsidR="00C31343" w:rsidRDefault="007F728F">
            <w:pPr>
              <w:jc w:val="both"/>
              <w:rPr>
                <w:del w:id="1629" w:author="Claude" w:date="2026-08-25T15:18:00Z"/>
              </w:rPr>
            </w:pPr>
            <w:del w:id="1630" w:author="Claude" w:date="2026-08-25T15:18:00Z">
              <w:r>
                <w:rPr>
                  <w:rFonts w:ascii="Georgia" w:hAnsi="Georgia"/>
                  <w:sz w:val="28"/>
                  <w:highlight w:val="green"/>
                </w:rPr>
                <w:delText>Reference Construction Period (years)</w:delText>
              </w:r>
            </w:del>
          </w:p>
        </w:tc>
        <w:tc>
          <w:tcPr>
            <w:tcW w:w="2340" w:type="dxa"/>
          </w:tcPr>
          <w:p w14:paraId="217507DF" w14:textId="77777777" w:rsidR="00C31343" w:rsidRDefault="007F728F">
            <w:pPr>
              <w:jc w:val="both"/>
              <w:rPr>
                <w:del w:id="1631" w:author="Claude" w:date="2026-08-25T15:18:00Z"/>
              </w:rPr>
            </w:pPr>
            <w:del w:id="1632" w:author="Claude" w:date="2026-08-25T15:18:00Z">
              <w:r>
                <w:rPr>
                  <w:rFonts w:ascii="Georgia" w:hAnsi="Georgia"/>
                  <w:sz w:val="28"/>
                  <w:highlight w:val="green"/>
                </w:rPr>
                <w:delText>To be determined by the Commission.</w:delText>
              </w:r>
            </w:del>
          </w:p>
        </w:tc>
        <w:tc>
          <w:tcPr>
            <w:tcW w:w="2340" w:type="dxa"/>
          </w:tcPr>
          <w:p w14:paraId="21BBCB35" w14:textId="77777777" w:rsidR="00C31343" w:rsidRDefault="007F728F">
            <w:pPr>
              <w:jc w:val="both"/>
              <w:rPr>
                <w:del w:id="1633" w:author="Claude" w:date="2026-08-25T15:18:00Z"/>
              </w:rPr>
            </w:pPr>
            <w:del w:id="1634" w:author="Claude" w:date="2026-08-25T15:18:00Z">
              <w:r>
                <w:rPr>
                  <w:rFonts w:ascii="Georgia" w:hAnsi="Georgia"/>
                  <w:sz w:val="28"/>
                  <w:highlight w:val="green"/>
                </w:rPr>
                <w:delText>Existing Table 1 (Section 8.7) range for OCGT; unchanged.</w:delText>
              </w:r>
            </w:del>
          </w:p>
        </w:tc>
      </w:tr>
      <w:tr w:rsidR="00C31343" w14:paraId="7549CAE7" w14:textId="77777777" w:rsidTr="5B2EF78A">
        <w:trPr>
          <w:del w:id="1635" w:author="Claude" w:date="2026-08-25T15:18:00Z"/>
        </w:trPr>
        <w:tc>
          <w:tcPr>
            <w:tcW w:w="2340" w:type="dxa"/>
          </w:tcPr>
          <w:p w14:paraId="1B570BD2" w14:textId="77777777" w:rsidR="00C31343" w:rsidRDefault="007F728F">
            <w:pPr>
              <w:jc w:val="both"/>
              <w:rPr>
                <w:del w:id="1636" w:author="Claude" w:date="2026-08-25T15:18:00Z"/>
              </w:rPr>
            </w:pPr>
            <w:del w:id="1637" w:author="Claude" w:date="2026-08-25T15:18:00Z">
              <w:r>
                <w:rPr>
                  <w:rFonts w:ascii="Georgia" w:hAnsi="Georgia"/>
                  <w:b/>
                  <w:sz w:val="28"/>
                  <w:highlight w:val="green"/>
                </w:rPr>
                <w:delText>O.8</w:delText>
              </w:r>
            </w:del>
          </w:p>
        </w:tc>
        <w:tc>
          <w:tcPr>
            <w:tcW w:w="2340" w:type="dxa"/>
          </w:tcPr>
          <w:p w14:paraId="756D2E49" w14:textId="77777777" w:rsidR="00C31343" w:rsidRDefault="007F728F">
            <w:pPr>
              <w:jc w:val="both"/>
              <w:rPr>
                <w:del w:id="1638" w:author="Claude" w:date="2026-08-25T15:18:00Z"/>
              </w:rPr>
            </w:pPr>
            <w:del w:id="1639" w:author="Claude" w:date="2026-08-25T15:18:00Z">
              <w:r>
                <w:rPr>
                  <w:rFonts w:ascii="Georgia" w:hAnsi="Georgia"/>
                  <w:sz w:val="28"/>
                  <w:highlight w:val="green"/>
                </w:rPr>
                <w:delText>Reference Operating Period (years)</w:delText>
              </w:r>
            </w:del>
          </w:p>
        </w:tc>
        <w:tc>
          <w:tcPr>
            <w:tcW w:w="2340" w:type="dxa"/>
          </w:tcPr>
          <w:p w14:paraId="78958CCB" w14:textId="77777777" w:rsidR="00C31343" w:rsidRDefault="007F728F">
            <w:pPr>
              <w:jc w:val="both"/>
              <w:rPr>
                <w:del w:id="1640" w:author="Claude" w:date="2026-08-25T15:18:00Z"/>
              </w:rPr>
            </w:pPr>
            <w:del w:id="1641" w:author="Claude" w:date="2026-08-25T15:18:00Z">
              <w:r>
                <w:rPr>
                  <w:rFonts w:ascii="Georgia" w:hAnsi="Georgia"/>
                  <w:sz w:val="28"/>
                  <w:highlight w:val="green"/>
                </w:rPr>
                <w:delText>To be determined by the Commission.</w:delText>
              </w:r>
            </w:del>
          </w:p>
        </w:tc>
        <w:tc>
          <w:tcPr>
            <w:tcW w:w="2340" w:type="dxa"/>
          </w:tcPr>
          <w:p w14:paraId="1C4745B4" w14:textId="77777777" w:rsidR="00C31343" w:rsidRDefault="007F728F">
            <w:pPr>
              <w:jc w:val="both"/>
              <w:rPr>
                <w:del w:id="1642" w:author="Claude" w:date="2026-08-25T15:18:00Z"/>
              </w:rPr>
            </w:pPr>
            <w:del w:id="1643" w:author="Claude" w:date="2026-08-25T15:18:00Z">
              <w:r>
                <w:rPr>
                  <w:rFonts w:ascii="Georgia" w:hAnsi="Georgia"/>
                  <w:sz w:val="28"/>
                  <w:highlight w:val="green"/>
                </w:rPr>
                <w:delText>Existing Table 1 (Section 8.7) default for OCGT; unchanged, subject to the same Annex “A” Item A.8 harmonization flag should a shorter DCF life later be adopted for OCGT as it was for CCGT.</w:delText>
              </w:r>
            </w:del>
          </w:p>
        </w:tc>
      </w:tr>
      <w:tr w:rsidR="00C31343" w14:paraId="3A753D40" w14:textId="77777777" w:rsidTr="5B2EF78A">
        <w:trPr>
          <w:del w:id="1644" w:author="Claude" w:date="2026-08-25T15:18:00Z"/>
        </w:trPr>
        <w:tc>
          <w:tcPr>
            <w:tcW w:w="2340" w:type="dxa"/>
          </w:tcPr>
          <w:p w14:paraId="2AF9E8D2" w14:textId="77777777" w:rsidR="00C31343" w:rsidRDefault="007F728F">
            <w:pPr>
              <w:jc w:val="both"/>
              <w:rPr>
                <w:del w:id="1645" w:author="Claude" w:date="2026-08-25T15:18:00Z"/>
              </w:rPr>
            </w:pPr>
            <w:del w:id="1646" w:author="Claude" w:date="2026-08-25T15:18:00Z">
              <w:r>
                <w:rPr>
                  <w:rFonts w:ascii="Georgia" w:hAnsi="Georgia"/>
                  <w:b/>
                  <w:sz w:val="28"/>
                  <w:highlight w:val="green"/>
                </w:rPr>
                <w:delText>O.9</w:delText>
              </w:r>
            </w:del>
          </w:p>
        </w:tc>
        <w:tc>
          <w:tcPr>
            <w:tcW w:w="2340" w:type="dxa"/>
          </w:tcPr>
          <w:p w14:paraId="50657F27" w14:textId="77777777" w:rsidR="00C31343" w:rsidRDefault="007F728F">
            <w:pPr>
              <w:jc w:val="both"/>
              <w:rPr>
                <w:del w:id="1647" w:author="Claude" w:date="2026-08-25T15:18:00Z"/>
              </w:rPr>
            </w:pPr>
            <w:del w:id="1648" w:author="Claude" w:date="2026-08-25T15:18:00Z">
              <w:r>
                <w:rPr>
                  <w:rFonts w:ascii="Georgia" w:hAnsi="Georgia"/>
                  <w:sz w:val="28"/>
                  <w:szCs w:val="28"/>
                  <w:highlight w:val="green"/>
                  <w:lang w:val="en-US"/>
                </w:rPr>
                <w:delText>Reference Debt:Equity Ratio</w:delText>
              </w:r>
            </w:del>
          </w:p>
        </w:tc>
        <w:tc>
          <w:tcPr>
            <w:tcW w:w="2340" w:type="dxa"/>
          </w:tcPr>
          <w:p w14:paraId="60CBE437" w14:textId="77777777" w:rsidR="00C31343" w:rsidRDefault="007F728F">
            <w:pPr>
              <w:jc w:val="both"/>
              <w:rPr>
                <w:del w:id="1649" w:author="Claude" w:date="2026-08-25T15:18:00Z"/>
              </w:rPr>
            </w:pPr>
            <w:del w:id="1650" w:author="Claude" w:date="2026-08-25T15:18:00Z">
              <w:r>
                <w:rPr>
                  <w:rFonts w:ascii="Georgia" w:hAnsi="Georgia"/>
                  <w:sz w:val="28"/>
                  <w:szCs w:val="28"/>
                  <w:highlight w:val="green"/>
                  <w:lang w:val="en-US"/>
                </w:rPr>
                <w:delText>To be determined by the Commission, same working assumption as Annex “A” Item A.9.</w:delText>
              </w:r>
            </w:del>
          </w:p>
        </w:tc>
        <w:tc>
          <w:tcPr>
            <w:tcW w:w="2340" w:type="dxa"/>
          </w:tcPr>
          <w:p w14:paraId="08FF0526" w14:textId="77777777" w:rsidR="00C31343" w:rsidRDefault="007F728F">
            <w:pPr>
              <w:jc w:val="both"/>
              <w:rPr>
                <w:del w:id="1651" w:author="Claude" w:date="2026-08-25T15:18:00Z"/>
              </w:rPr>
            </w:pPr>
            <w:del w:id="1652" w:author="Claude" w:date="2026-08-25T15:18:00Z">
              <w:r>
                <w:rPr>
                  <w:rFonts w:ascii="Georgia" w:hAnsi="Georgia"/>
                  <w:sz w:val="28"/>
                  <w:highlight w:val="green"/>
                </w:rPr>
                <w:delText>Consistent with the Commission-wide WACC benchmark</w:delText>
              </w:r>
            </w:del>
            <w:del w:id="1653" w:author="Claude" w:date="2026-07-28T11:37:00Z">
              <w:r>
                <w:rPr>
                  <w:rFonts w:ascii="Georgia" w:hAnsi="Georgia"/>
                  <w:sz w:val="28"/>
                  <w:highlight w:val="green"/>
                </w:rPr>
                <w:delText xml:space="preserve"> (ERC Case No. 2020-043-RC)</w:delText>
              </w:r>
            </w:del>
            <w:del w:id="1654" w:author="Claude" w:date="2026-08-25T15:18:00Z">
              <w:r>
                <w:rPr>
                  <w:rFonts w:ascii="Georgia" w:hAnsi="Georgia"/>
                  <w:sz w:val="28"/>
                  <w:highlight w:val="green"/>
                </w:rPr>
                <w:delText>; no OCGT-specific gearing data available.</w:delText>
              </w:r>
            </w:del>
          </w:p>
        </w:tc>
      </w:tr>
      <w:tr w:rsidR="00C31343" w14:paraId="09D263F7" w14:textId="77777777" w:rsidTr="5B2EF78A">
        <w:trPr>
          <w:del w:id="1655" w:author="Claude" w:date="2026-08-25T15:18:00Z"/>
        </w:trPr>
        <w:tc>
          <w:tcPr>
            <w:tcW w:w="2340" w:type="dxa"/>
          </w:tcPr>
          <w:p w14:paraId="3EBB8DCD" w14:textId="77777777" w:rsidR="00C31343" w:rsidRDefault="007F728F">
            <w:pPr>
              <w:jc w:val="both"/>
              <w:rPr>
                <w:del w:id="1656" w:author="Claude" w:date="2026-08-25T15:18:00Z"/>
              </w:rPr>
            </w:pPr>
            <w:del w:id="1657" w:author="Claude" w:date="2026-08-25T15:18:00Z">
              <w:r>
                <w:rPr>
                  <w:rFonts w:ascii="Georgia" w:hAnsi="Georgia"/>
                  <w:b/>
                  <w:sz w:val="28"/>
                  <w:highlight w:val="green"/>
                </w:rPr>
                <w:delText>O.10</w:delText>
              </w:r>
            </w:del>
          </w:p>
        </w:tc>
        <w:tc>
          <w:tcPr>
            <w:tcW w:w="2340" w:type="dxa"/>
          </w:tcPr>
          <w:p w14:paraId="3C3BCB3D" w14:textId="77777777" w:rsidR="00C31343" w:rsidRDefault="007F728F">
            <w:pPr>
              <w:jc w:val="both"/>
              <w:rPr>
                <w:del w:id="1658" w:author="Claude" w:date="2026-08-25T15:18:00Z"/>
              </w:rPr>
            </w:pPr>
            <w:del w:id="1659" w:author="Claude" w:date="2026-08-25T15:18:00Z">
              <w:r>
                <w:rPr>
                  <w:rFonts w:ascii="Georgia" w:hAnsi="Georgia"/>
                  <w:sz w:val="28"/>
                  <w:highlight w:val="green"/>
                </w:rPr>
                <w:delText>Reference Cost of Debt — local and foreign tranches (% per annum)</w:delText>
              </w:r>
            </w:del>
          </w:p>
        </w:tc>
        <w:tc>
          <w:tcPr>
            <w:tcW w:w="2340" w:type="dxa"/>
          </w:tcPr>
          <w:p w14:paraId="5CF0ADDD" w14:textId="77777777" w:rsidR="00C31343" w:rsidRDefault="007F728F">
            <w:pPr>
              <w:jc w:val="both"/>
              <w:rPr>
                <w:del w:id="1660" w:author="Claude" w:date="2026-08-25T15:18:00Z"/>
              </w:rPr>
            </w:pPr>
            <w:del w:id="1661" w:author="Claude" w:date="2026-08-25T15:18:00Z">
              <w:r>
                <w:rPr>
                  <w:rFonts w:ascii="Georgia" w:hAnsi="Georgia"/>
                  <w:sz w:val="28"/>
                  <w:highlight w:val="green"/>
                </w:rPr>
                <w:delText>To be determined by the Commission, same basis as Annex “A” Item A.10.</w:delText>
              </w:r>
            </w:del>
          </w:p>
        </w:tc>
        <w:tc>
          <w:tcPr>
            <w:tcW w:w="2340" w:type="dxa"/>
          </w:tcPr>
          <w:p w14:paraId="184AD4CC" w14:textId="77777777" w:rsidR="00C31343" w:rsidRDefault="007F728F">
            <w:pPr>
              <w:jc w:val="both"/>
              <w:rPr>
                <w:del w:id="1662" w:author="Claude" w:date="2026-08-25T15:18:00Z"/>
              </w:rPr>
            </w:pPr>
            <w:del w:id="1663" w:author="Claude" w:date="2026-08-25T15:18:00Z">
              <w:r>
                <w:rPr>
                  <w:rFonts w:ascii="Georgia" w:hAnsi="Georgia"/>
                  <w:sz w:val="28"/>
                  <w:highlight w:val="green"/>
                </w:rPr>
                <w:delText>ADB/IFC infrastructure project-finance benchmarks (same basis as Annex “A” Item A.10).</w:delText>
              </w:r>
            </w:del>
          </w:p>
        </w:tc>
      </w:tr>
      <w:tr w:rsidR="00C31343" w14:paraId="09A43BF1" w14:textId="77777777" w:rsidTr="5B2EF78A">
        <w:trPr>
          <w:del w:id="1664" w:author="Claude" w:date="2026-08-25T15:18:00Z"/>
        </w:trPr>
        <w:tc>
          <w:tcPr>
            <w:tcW w:w="2340" w:type="dxa"/>
          </w:tcPr>
          <w:p w14:paraId="6751A3A4" w14:textId="77777777" w:rsidR="00C31343" w:rsidRDefault="007F728F">
            <w:pPr>
              <w:jc w:val="both"/>
              <w:rPr>
                <w:del w:id="1665" w:author="Claude" w:date="2026-08-25T15:18:00Z"/>
              </w:rPr>
            </w:pPr>
            <w:del w:id="1666" w:author="Claude" w:date="2026-08-25T15:18:00Z">
              <w:r>
                <w:rPr>
                  <w:rFonts w:ascii="Georgia" w:hAnsi="Georgia"/>
                  <w:b/>
                  <w:sz w:val="28"/>
                  <w:highlight w:val="green"/>
                </w:rPr>
                <w:delText>O.11</w:delText>
              </w:r>
            </w:del>
          </w:p>
        </w:tc>
        <w:tc>
          <w:tcPr>
            <w:tcW w:w="2340" w:type="dxa"/>
          </w:tcPr>
          <w:p w14:paraId="41FFAB29" w14:textId="77777777" w:rsidR="00C31343" w:rsidRDefault="007F728F">
            <w:pPr>
              <w:jc w:val="both"/>
              <w:rPr>
                <w:del w:id="1667" w:author="Claude" w:date="2026-08-25T15:18:00Z"/>
              </w:rPr>
            </w:pPr>
            <w:del w:id="1668" w:author="Claude" w:date="2026-08-25T15:18:00Z">
              <w:r>
                <w:rPr>
                  <w:rFonts w:ascii="Georgia" w:hAnsi="Georgia"/>
                  <w:sz w:val="28"/>
                  <w:highlight w:val="green"/>
                </w:rPr>
                <w:delText>Reference Debt Repayment Period (years)</w:delText>
              </w:r>
            </w:del>
          </w:p>
        </w:tc>
        <w:tc>
          <w:tcPr>
            <w:tcW w:w="2340" w:type="dxa"/>
          </w:tcPr>
          <w:p w14:paraId="085622E8" w14:textId="77777777" w:rsidR="00C31343" w:rsidRDefault="007F728F">
            <w:pPr>
              <w:jc w:val="both"/>
              <w:rPr>
                <w:del w:id="1669" w:author="Claude" w:date="2026-08-25T15:18:00Z"/>
              </w:rPr>
            </w:pPr>
            <w:del w:id="1670" w:author="Claude" w:date="2026-08-25T15:18:00Z">
              <w:r>
                <w:rPr>
                  <w:rFonts w:ascii="Georgia" w:hAnsi="Georgia"/>
                  <w:sz w:val="28"/>
                  <w:highlight w:val="green"/>
                </w:rPr>
                <w:delText>To be determined by the Commission, same as Annex “A” Item A.11, shorter than the Reference Operating Period (Item O.8).</w:delText>
              </w:r>
            </w:del>
          </w:p>
        </w:tc>
        <w:tc>
          <w:tcPr>
            <w:tcW w:w="2340" w:type="dxa"/>
          </w:tcPr>
          <w:p w14:paraId="6B85DE0B" w14:textId="77777777" w:rsidR="00C31343" w:rsidRDefault="007F728F">
            <w:pPr>
              <w:jc w:val="both"/>
              <w:rPr>
                <w:del w:id="1671" w:author="Claude" w:date="2026-08-25T15:18:00Z"/>
              </w:rPr>
            </w:pPr>
            <w:del w:id="1672" w:author="Claude" w:date="2026-08-25T15:18:00Z">
              <w:r>
                <w:rPr>
                  <w:rFonts w:ascii="Georgia" w:hAnsi="Georgia"/>
                  <w:sz w:val="28"/>
                  <w:highlight w:val="green"/>
                </w:rPr>
                <w:delText>ADB/IFC syndicated project-finance benchmarks for gas-fired power.</w:delText>
              </w:r>
            </w:del>
          </w:p>
        </w:tc>
      </w:tr>
      <w:tr w:rsidR="00C31343" w14:paraId="51673D85" w14:textId="77777777" w:rsidTr="5B2EF78A">
        <w:trPr>
          <w:del w:id="1673" w:author="Claude" w:date="2026-08-25T15:18:00Z"/>
        </w:trPr>
        <w:tc>
          <w:tcPr>
            <w:tcW w:w="2340" w:type="dxa"/>
          </w:tcPr>
          <w:p w14:paraId="7C9C4E42" w14:textId="77777777" w:rsidR="00C31343" w:rsidRDefault="007F728F">
            <w:pPr>
              <w:jc w:val="both"/>
              <w:rPr>
                <w:del w:id="1674" w:author="Claude" w:date="2026-08-25T15:18:00Z"/>
              </w:rPr>
            </w:pPr>
            <w:del w:id="1675" w:author="Claude" w:date="2026-08-25T15:18:00Z">
              <w:r>
                <w:rPr>
                  <w:rFonts w:ascii="Georgia" w:hAnsi="Georgia"/>
                  <w:b/>
                  <w:sz w:val="28"/>
                  <w:highlight w:val="green"/>
                </w:rPr>
                <w:delText>O.12</w:delText>
              </w:r>
            </w:del>
          </w:p>
        </w:tc>
        <w:tc>
          <w:tcPr>
            <w:tcW w:w="2340" w:type="dxa"/>
          </w:tcPr>
          <w:p w14:paraId="137345A5" w14:textId="77777777" w:rsidR="00C31343" w:rsidRDefault="007F728F">
            <w:pPr>
              <w:jc w:val="both"/>
              <w:rPr>
                <w:del w:id="1676" w:author="Claude" w:date="2026-08-25T15:18:00Z"/>
              </w:rPr>
            </w:pPr>
            <w:del w:id="1677" w:author="Claude" w:date="2026-08-25T15:18:00Z">
              <w:r>
                <w:rPr>
                  <w:rFonts w:ascii="Georgia" w:hAnsi="Georgia"/>
                  <w:sz w:val="28"/>
                  <w:highlight w:val="green"/>
                </w:rPr>
                <w:delText>Reference Equity Required Rate of Return (% per annum)</w:delText>
              </w:r>
            </w:del>
          </w:p>
        </w:tc>
        <w:tc>
          <w:tcPr>
            <w:tcW w:w="2340" w:type="dxa"/>
          </w:tcPr>
          <w:p w14:paraId="48439499" w14:textId="77777777" w:rsidR="00C31343" w:rsidRDefault="007F728F">
            <w:pPr>
              <w:jc w:val="both"/>
              <w:rPr>
                <w:del w:id="1678" w:author="Claude" w:date="2026-08-25T15:18:00Z"/>
              </w:rPr>
            </w:pPr>
            <w:del w:id="1679" w:author="Claude" w:date="2026-08-25T15:18:00Z">
              <w:r>
                <w:rPr>
                  <w:rFonts w:ascii="Georgia" w:hAnsi="Georgia"/>
                  <w:sz w:val="28"/>
                  <w:highlight w:val="green"/>
                </w:rPr>
                <w:delText>To be determined by the Commission, same as Annex “A” Item A.12.</w:delText>
              </w:r>
            </w:del>
          </w:p>
        </w:tc>
        <w:tc>
          <w:tcPr>
            <w:tcW w:w="2340" w:type="dxa"/>
          </w:tcPr>
          <w:p w14:paraId="63A87A43" w14:textId="77777777" w:rsidR="00C31343" w:rsidRDefault="007F728F">
            <w:pPr>
              <w:jc w:val="both"/>
              <w:rPr>
                <w:del w:id="1680" w:author="Claude" w:date="2026-08-25T15:18:00Z"/>
              </w:rPr>
            </w:pPr>
            <w:del w:id="1681" w:author="Claude" w:date="2026-08-25T15:18:00Z">
              <w:r>
                <w:rPr>
                  <w:rFonts w:ascii="Georgia" w:hAnsi="Georgia"/>
                  <w:sz w:val="28"/>
                  <w:highlight w:val="green"/>
                </w:rPr>
                <w:delText>ADB/IFC infrastructure equity-return benchmarks for emerging-market gas-fired power.</w:delText>
              </w:r>
            </w:del>
          </w:p>
        </w:tc>
      </w:tr>
      <w:tr w:rsidR="00C31343" w14:paraId="3FD72E82" w14:textId="77777777" w:rsidTr="5B2EF78A">
        <w:trPr>
          <w:del w:id="1682" w:author="Claude" w:date="2026-08-25T15:18:00Z"/>
        </w:trPr>
        <w:tc>
          <w:tcPr>
            <w:tcW w:w="2340" w:type="dxa"/>
          </w:tcPr>
          <w:p w14:paraId="00B007B7" w14:textId="77777777" w:rsidR="00C31343" w:rsidRDefault="007F728F">
            <w:pPr>
              <w:jc w:val="both"/>
              <w:rPr>
                <w:del w:id="1683" w:author="Claude" w:date="2026-08-25T15:18:00Z"/>
              </w:rPr>
            </w:pPr>
            <w:del w:id="1684" w:author="Claude" w:date="2026-08-25T15:18:00Z">
              <w:r>
                <w:rPr>
                  <w:rFonts w:ascii="Georgia" w:hAnsi="Georgia"/>
                  <w:b/>
                  <w:sz w:val="28"/>
                  <w:highlight w:val="green"/>
                </w:rPr>
                <w:delText>O.13</w:delText>
              </w:r>
            </w:del>
          </w:p>
        </w:tc>
        <w:tc>
          <w:tcPr>
            <w:tcW w:w="2340" w:type="dxa"/>
          </w:tcPr>
          <w:p w14:paraId="7C249646" w14:textId="77777777" w:rsidR="00C31343" w:rsidRDefault="007F728F">
            <w:pPr>
              <w:jc w:val="both"/>
              <w:rPr>
                <w:del w:id="1685" w:author="Claude" w:date="2026-08-25T15:18:00Z"/>
              </w:rPr>
            </w:pPr>
            <w:del w:id="1686" w:author="Claude" w:date="2026-08-25T15:18:00Z">
              <w:r>
                <w:rPr>
                  <w:rFonts w:ascii="Georgia" w:hAnsi="Georgia"/>
                  <w:sz w:val="28"/>
                  <w:szCs w:val="28"/>
                  <w:highlight w:val="green"/>
                  <w:lang w:val="en-US"/>
                </w:rPr>
                <w:delText>Local:Foreign Capital Ratio</w:delText>
              </w:r>
            </w:del>
          </w:p>
        </w:tc>
        <w:tc>
          <w:tcPr>
            <w:tcW w:w="2340" w:type="dxa"/>
          </w:tcPr>
          <w:p w14:paraId="22A5EE5F" w14:textId="77777777" w:rsidR="00C31343" w:rsidRDefault="007F728F">
            <w:pPr>
              <w:jc w:val="both"/>
              <w:rPr>
                <w:del w:id="1687" w:author="Claude" w:date="2026-08-25T15:18:00Z"/>
              </w:rPr>
            </w:pPr>
            <w:del w:id="1688" w:author="Claude" w:date="2026-08-25T15:18:00Z">
              <w:r>
                <w:rPr>
                  <w:rFonts w:ascii="Georgia" w:hAnsi="Georgia"/>
                  <w:sz w:val="28"/>
                  <w:szCs w:val="28"/>
                  <w:highlight w:val="green"/>
                  <w:lang w:val="en-US"/>
                </w:rPr>
                <w:delText>To be determined by the Commission, same as Annex “A” Item A.13.</w:delText>
              </w:r>
            </w:del>
          </w:p>
        </w:tc>
        <w:tc>
          <w:tcPr>
            <w:tcW w:w="2340" w:type="dxa"/>
          </w:tcPr>
          <w:p w14:paraId="52B689F4" w14:textId="77777777" w:rsidR="00C31343" w:rsidRDefault="007F728F">
            <w:pPr>
              <w:jc w:val="both"/>
              <w:rPr>
                <w:del w:id="1689" w:author="Claude" w:date="2026-08-25T15:18:00Z"/>
              </w:rPr>
            </w:pPr>
            <w:del w:id="1690" w:author="Claude" w:date="2026-08-25T15:18:00Z">
              <w:r>
                <w:rPr>
                  <w:rFonts w:ascii="Georgia" w:hAnsi="Georgia"/>
                  <w:sz w:val="28"/>
                  <w:highlight w:val="green"/>
                </w:rPr>
                <w:delText>Section 8.5 of these Rules (PHP-Denominated Settlement); typical Philippine IPP financing structures.</w:delText>
              </w:r>
            </w:del>
          </w:p>
        </w:tc>
      </w:tr>
      <w:tr w:rsidR="00C31343" w14:paraId="51D9D817" w14:textId="77777777" w:rsidTr="5B2EF78A">
        <w:trPr>
          <w:del w:id="1691" w:author="Claude" w:date="2026-08-25T15:18:00Z"/>
        </w:trPr>
        <w:tc>
          <w:tcPr>
            <w:tcW w:w="2340" w:type="dxa"/>
          </w:tcPr>
          <w:p w14:paraId="3D1FF50A" w14:textId="77777777" w:rsidR="00C31343" w:rsidRDefault="007F728F">
            <w:pPr>
              <w:jc w:val="both"/>
              <w:rPr>
                <w:del w:id="1692" w:author="Claude" w:date="2026-08-25T15:18:00Z"/>
              </w:rPr>
            </w:pPr>
            <w:del w:id="1693" w:author="Claude" w:date="2026-08-25T15:18:00Z">
              <w:r>
                <w:rPr>
                  <w:rFonts w:ascii="Georgia" w:hAnsi="Georgia"/>
                  <w:b/>
                  <w:sz w:val="28"/>
                  <w:highlight w:val="green"/>
                </w:rPr>
                <w:delText>O.14</w:delText>
              </w:r>
            </w:del>
          </w:p>
        </w:tc>
        <w:tc>
          <w:tcPr>
            <w:tcW w:w="2340" w:type="dxa"/>
          </w:tcPr>
          <w:p w14:paraId="0E0842DF" w14:textId="77777777" w:rsidR="00C31343" w:rsidRDefault="007F728F">
            <w:pPr>
              <w:jc w:val="both"/>
              <w:rPr>
                <w:del w:id="1694" w:author="Claude" w:date="2026-08-25T15:18:00Z"/>
              </w:rPr>
            </w:pPr>
            <w:del w:id="1695" w:author="Claude" w:date="2026-08-25T15:18:00Z">
              <w:r>
                <w:rPr>
                  <w:rFonts w:ascii="Georgia" w:hAnsi="Georgia"/>
                  <w:sz w:val="28"/>
                  <w:highlight w:val="green"/>
                </w:rPr>
                <w:delText>Applicable Income Tax Rate and tax holiday provisions</w:delText>
              </w:r>
            </w:del>
          </w:p>
        </w:tc>
        <w:tc>
          <w:tcPr>
            <w:tcW w:w="2340" w:type="dxa"/>
          </w:tcPr>
          <w:p w14:paraId="6DFA2E5D" w14:textId="77777777" w:rsidR="00C31343" w:rsidRDefault="007F728F">
            <w:pPr>
              <w:jc w:val="both"/>
              <w:rPr>
                <w:del w:id="1696" w:author="Claude" w:date="2026-08-25T15:18:00Z"/>
              </w:rPr>
            </w:pPr>
            <w:del w:id="1697" w:author="Claude" w:date="2026-08-25T15:18:00Z">
              <w:r>
                <w:rPr>
                  <w:rFonts w:ascii="Georgia" w:hAnsi="Georgia"/>
                  <w:sz w:val="28"/>
                  <w:highlight w:val="green"/>
                </w:rPr>
                <w:delText>To be determined by the Commission.</w:delText>
              </w:r>
            </w:del>
          </w:p>
        </w:tc>
        <w:tc>
          <w:tcPr>
            <w:tcW w:w="2340" w:type="dxa"/>
          </w:tcPr>
          <w:p w14:paraId="31D19F52" w14:textId="77777777" w:rsidR="00C31343" w:rsidRDefault="007F728F">
            <w:pPr>
              <w:jc w:val="both"/>
              <w:rPr>
                <w:del w:id="1698" w:author="Claude" w:date="2026-08-25T15:18:00Z"/>
              </w:rPr>
            </w:pPr>
            <w:del w:id="1699" w:author="Claude" w:date="2026-08-25T15:18:00Z">
              <w:r>
                <w:rPr>
                  <w:rFonts w:ascii="Georgia" w:hAnsi="Georgia"/>
                  <w:sz w:val="28"/>
                  <w:highlight w:val="green"/>
                </w:rPr>
                <w:delText>Republic Act No. 11534 (CREATE Act); consistent with Annex “A” Item A.14 and the existing Section 8.7 Key Parameters table.</w:delText>
              </w:r>
            </w:del>
          </w:p>
        </w:tc>
      </w:tr>
      <w:tr w:rsidR="00C31343" w14:paraId="6E640034" w14:textId="77777777" w:rsidTr="5B2EF78A">
        <w:trPr>
          <w:del w:id="1700" w:author="Claude" w:date="2026-08-25T15:18:00Z"/>
        </w:trPr>
        <w:tc>
          <w:tcPr>
            <w:tcW w:w="2340" w:type="dxa"/>
          </w:tcPr>
          <w:p w14:paraId="2D43D940" w14:textId="77777777" w:rsidR="00C31343" w:rsidRDefault="007F728F">
            <w:pPr>
              <w:jc w:val="both"/>
              <w:rPr>
                <w:del w:id="1701" w:author="Claude" w:date="2026-08-25T15:18:00Z"/>
              </w:rPr>
            </w:pPr>
            <w:del w:id="1702" w:author="Claude" w:date="2026-08-25T15:18:00Z">
              <w:r>
                <w:rPr>
                  <w:rFonts w:ascii="Georgia" w:hAnsi="Georgia"/>
                  <w:b/>
                  <w:sz w:val="28"/>
                  <w:highlight w:val="green"/>
                </w:rPr>
                <w:delText>O.15</w:delText>
              </w:r>
            </w:del>
          </w:p>
        </w:tc>
        <w:tc>
          <w:tcPr>
            <w:tcW w:w="2340" w:type="dxa"/>
          </w:tcPr>
          <w:p w14:paraId="1EF23F7F" w14:textId="77777777" w:rsidR="00C31343" w:rsidRDefault="007F728F">
            <w:pPr>
              <w:jc w:val="both"/>
              <w:rPr>
                <w:del w:id="1703" w:author="Claude" w:date="2026-08-25T15:18:00Z"/>
              </w:rPr>
            </w:pPr>
            <w:del w:id="1704" w:author="Claude" w:date="2026-08-25T15:18:00Z">
              <w:r>
                <w:rPr>
                  <w:rFonts w:ascii="Georgia" w:hAnsi="Georgia"/>
                  <w:sz w:val="28"/>
                  <w:highlight w:val="green"/>
                </w:rPr>
                <w:delText>Reference Heat Rate Cap (MMBtu/kWh)</w:delText>
              </w:r>
            </w:del>
          </w:p>
        </w:tc>
        <w:tc>
          <w:tcPr>
            <w:tcW w:w="2340" w:type="dxa"/>
          </w:tcPr>
          <w:p w14:paraId="4E7ABD68" w14:textId="77777777" w:rsidR="00C31343" w:rsidRDefault="007F728F">
            <w:pPr>
              <w:jc w:val="both"/>
              <w:rPr>
                <w:del w:id="1705" w:author="Claude" w:date="2026-08-25T15:18:00Z"/>
              </w:rPr>
            </w:pPr>
            <w:del w:id="1706" w:author="Claude" w:date="2026-08-25T15:18:00Z">
              <w:r>
                <w:rPr>
                  <w:rFonts w:ascii="Georgia" w:hAnsi="Georgia"/>
                  <w:sz w:val="28"/>
                  <w:highlight w:val="green"/>
                </w:rPr>
                <w:delText>To be determined by the Commission for both the cap and the Contract Heat Rate reference, derived by scaling the CCGT Contract Heat Rate in Annex “A” Item A.15 by the ratio of the Table 3 OCGT and CCGT caps.</w:delText>
              </w:r>
            </w:del>
          </w:p>
        </w:tc>
        <w:tc>
          <w:tcPr>
            <w:tcW w:w="2340" w:type="dxa"/>
          </w:tcPr>
          <w:p w14:paraId="55C1298E" w14:textId="77777777" w:rsidR="00C31343" w:rsidRDefault="007F728F">
            <w:pPr>
              <w:jc w:val="both"/>
              <w:rPr>
                <w:del w:id="1707" w:author="Claude" w:date="2026-08-25T15:18:00Z"/>
              </w:rPr>
            </w:pPr>
            <w:del w:id="1708" w:author="Claude" w:date="2026-08-25T15:18:00Z">
              <w:r>
                <w:rPr>
                  <w:rFonts w:ascii="Georgia" w:hAnsi="Georgia"/>
                  <w:sz w:val="28"/>
                  <w:highlight w:val="green"/>
                </w:rPr>
                <w:delText>Cap: existing Table 3 (Section 19) default for OCGT, directly sourced. Contract Heat Rate reference derived by scaling the CCGT Contract Heat Rate in Annex “A” Item A.15 by the ratio of the Table 3 OCGT and CCGT caps.</w:delText>
              </w:r>
            </w:del>
          </w:p>
        </w:tc>
      </w:tr>
      <w:tr w:rsidR="00C31343" w14:paraId="19E892F6" w14:textId="77777777" w:rsidTr="5B2EF78A">
        <w:trPr>
          <w:del w:id="1709" w:author="Claude" w:date="2026-08-25T15:18:00Z"/>
        </w:trPr>
        <w:tc>
          <w:tcPr>
            <w:tcW w:w="2340" w:type="dxa"/>
          </w:tcPr>
          <w:p w14:paraId="0D68C002" w14:textId="77777777" w:rsidR="00C31343" w:rsidRDefault="007F728F">
            <w:pPr>
              <w:jc w:val="both"/>
              <w:rPr>
                <w:del w:id="1710" w:author="Claude" w:date="2026-08-25T15:18:00Z"/>
              </w:rPr>
            </w:pPr>
            <w:del w:id="1711" w:author="Claude" w:date="2026-08-25T15:18:00Z">
              <w:r>
                <w:rPr>
                  <w:rFonts w:ascii="Georgia" w:hAnsi="Georgia"/>
                  <w:b/>
                  <w:sz w:val="28"/>
                  <w:highlight w:val="green"/>
                </w:rPr>
                <w:delText>O.16</w:delText>
              </w:r>
            </w:del>
          </w:p>
        </w:tc>
        <w:tc>
          <w:tcPr>
            <w:tcW w:w="2340" w:type="dxa"/>
          </w:tcPr>
          <w:p w14:paraId="069ABC9C" w14:textId="77777777" w:rsidR="00C31343" w:rsidRDefault="007F728F">
            <w:pPr>
              <w:jc w:val="both"/>
              <w:rPr>
                <w:del w:id="1712" w:author="Claude" w:date="2026-08-25T15:18:00Z"/>
              </w:rPr>
            </w:pPr>
            <w:del w:id="1713" w:author="Claude" w:date="2026-08-25T15:18:00Z">
              <w:r>
                <w:rPr>
                  <w:rFonts w:ascii="Georgia" w:hAnsi="Georgia"/>
                  <w:sz w:val="28"/>
                  <w:highlight w:val="green"/>
                </w:rPr>
                <w:delText>Peso-Dollar Exchange Rate Reference</w:delText>
              </w:r>
            </w:del>
          </w:p>
        </w:tc>
        <w:tc>
          <w:tcPr>
            <w:tcW w:w="2340" w:type="dxa"/>
          </w:tcPr>
          <w:p w14:paraId="794262C4" w14:textId="77777777" w:rsidR="00C31343" w:rsidRDefault="007F728F">
            <w:pPr>
              <w:jc w:val="both"/>
              <w:rPr>
                <w:del w:id="1714" w:author="Claude" w:date="2026-08-25T15:18:00Z"/>
              </w:rPr>
            </w:pPr>
            <w:del w:id="1715" w:author="Claude" w:date="2026-08-25T15:18:00Z">
              <w:r>
                <w:rPr>
                  <w:rFonts w:ascii="Georgia" w:hAnsi="Georgia"/>
                  <w:sz w:val="28"/>
                  <w:szCs w:val="28"/>
                  <w:highlight w:val="green"/>
                  <w:lang w:val="en-US"/>
                </w:rPr>
                <w:delText>To be determined by the Commission.</w:delText>
              </w:r>
            </w:del>
          </w:p>
        </w:tc>
        <w:tc>
          <w:tcPr>
            <w:tcW w:w="2340" w:type="dxa"/>
          </w:tcPr>
          <w:p w14:paraId="02D3FEF4" w14:textId="77777777" w:rsidR="00C31343" w:rsidRDefault="007F728F">
            <w:pPr>
              <w:jc w:val="both"/>
              <w:rPr>
                <w:del w:id="1716" w:author="Claude" w:date="2026-08-25T15:18:00Z"/>
              </w:rPr>
            </w:pPr>
            <w:del w:id="1717" w:author="Claude" w:date="2026-08-25T15:18:00Z">
              <w:r>
                <w:rPr>
                  <w:rFonts w:ascii="Georgia" w:hAnsi="Georgia"/>
                  <w:sz w:val="28"/>
                  <w:highlight w:val="green"/>
                </w:rPr>
                <w:delText>Identical to Annex “A” Item A.16 — a generic financial-market parameter, not technology-specific.</w:delText>
              </w:r>
            </w:del>
          </w:p>
        </w:tc>
      </w:tr>
      <w:tr w:rsidR="00C31343" w14:paraId="711CDFFC" w14:textId="77777777" w:rsidTr="5B2EF78A">
        <w:trPr>
          <w:del w:id="1718" w:author="Claude" w:date="2026-08-25T15:18:00Z"/>
        </w:trPr>
        <w:tc>
          <w:tcPr>
            <w:tcW w:w="2340" w:type="dxa"/>
          </w:tcPr>
          <w:p w14:paraId="0A5AA351" w14:textId="77777777" w:rsidR="00C31343" w:rsidRDefault="007F728F">
            <w:pPr>
              <w:jc w:val="both"/>
              <w:rPr>
                <w:del w:id="1719" w:author="Claude" w:date="2026-08-25T15:18:00Z"/>
              </w:rPr>
            </w:pPr>
            <w:del w:id="1720" w:author="Claude" w:date="2026-08-25T15:18:00Z">
              <w:r>
                <w:rPr>
                  <w:rFonts w:ascii="Georgia" w:hAnsi="Georgia"/>
                  <w:b/>
                  <w:sz w:val="28"/>
                  <w:highlight w:val="green"/>
                </w:rPr>
                <w:delText>O.17</w:delText>
              </w:r>
            </w:del>
          </w:p>
        </w:tc>
        <w:tc>
          <w:tcPr>
            <w:tcW w:w="2340" w:type="dxa"/>
          </w:tcPr>
          <w:p w14:paraId="52380A87" w14:textId="77777777" w:rsidR="00C31343" w:rsidRDefault="007F728F">
            <w:pPr>
              <w:jc w:val="both"/>
              <w:rPr>
                <w:del w:id="1721" w:author="Claude" w:date="2026-08-25T15:18:00Z"/>
              </w:rPr>
            </w:pPr>
            <w:del w:id="1722" w:author="Claude" w:date="2026-08-25T15:18:00Z">
              <w:r>
                <w:rPr>
                  <w:rFonts w:ascii="Georgia" w:hAnsi="Georgia"/>
                  <w:sz w:val="28"/>
                  <w:highlight w:val="green"/>
                </w:rPr>
                <w:delText>Capped Landed Logistics Cost Components</w:delText>
              </w:r>
            </w:del>
          </w:p>
        </w:tc>
        <w:tc>
          <w:tcPr>
            <w:tcW w:w="2340" w:type="dxa"/>
          </w:tcPr>
          <w:p w14:paraId="4AF8CE69" w14:textId="77777777" w:rsidR="00C31343" w:rsidRDefault="007F728F">
            <w:pPr>
              <w:jc w:val="both"/>
              <w:rPr>
                <w:del w:id="1723" w:author="Claude" w:date="2026-08-25T15:18:00Z"/>
              </w:rPr>
            </w:pPr>
            <w:del w:id="1724" w:author="Claude" w:date="2026-08-25T15:18:00Z">
              <w:r>
                <w:rPr>
                  <w:rFonts w:ascii="Georgia" w:hAnsi="Georgia"/>
                  <w:sz w:val="28"/>
                  <w:highlight w:val="green"/>
                </w:rPr>
                <w:delText>To be determined by the Commission for each component — Regasification/Terminal Fee, Pipeline Transportation Fee, and Boil-Off Gas (BOG) Loss Allowance.</w:delText>
              </w:r>
            </w:del>
          </w:p>
        </w:tc>
        <w:tc>
          <w:tcPr>
            <w:tcW w:w="2340" w:type="dxa"/>
          </w:tcPr>
          <w:p w14:paraId="4613652A" w14:textId="77777777" w:rsidR="00C31343" w:rsidRDefault="007F728F">
            <w:pPr>
              <w:jc w:val="both"/>
              <w:rPr>
                <w:del w:id="1725" w:author="Claude" w:date="2026-08-25T15:18:00Z"/>
              </w:rPr>
            </w:pPr>
            <w:del w:id="1726" w:author="Claude" w:date="2026-08-25T15:18:00Z">
              <w:r>
                <w:rPr>
                  <w:rFonts w:ascii="Georgia" w:hAnsi="Georgia"/>
                  <w:sz w:val="28"/>
                  <w:highlight w:val="green"/>
                </w:rPr>
                <w:delText>Identical to Annex “A” Item A.17 — properties of the shared LNG import/pipeline infrastructure, not of the generating technology, and so do not scale with Facility Type.</w:delText>
              </w:r>
            </w:del>
          </w:p>
        </w:tc>
      </w:tr>
      <w:tr w:rsidR="00C31343" w14:paraId="63476FB0" w14:textId="77777777" w:rsidTr="5B2EF78A">
        <w:trPr>
          <w:del w:id="1727" w:author="Claude" w:date="2026-08-25T15:18:00Z"/>
        </w:trPr>
        <w:tc>
          <w:tcPr>
            <w:tcW w:w="2340" w:type="dxa"/>
          </w:tcPr>
          <w:p w14:paraId="7BC9BDAE" w14:textId="77777777" w:rsidR="00C31343" w:rsidRDefault="007F728F">
            <w:pPr>
              <w:jc w:val="both"/>
              <w:rPr>
                <w:del w:id="1728" w:author="Claude" w:date="2026-08-25T15:18:00Z"/>
              </w:rPr>
            </w:pPr>
            <w:del w:id="1729" w:author="Claude" w:date="2026-08-25T15:18:00Z">
              <w:r>
                <w:rPr>
                  <w:rFonts w:ascii="Georgia" w:hAnsi="Georgia"/>
                  <w:b/>
                  <w:sz w:val="28"/>
                  <w:highlight w:val="green"/>
                </w:rPr>
                <w:delText>O.18</w:delText>
              </w:r>
            </w:del>
          </w:p>
        </w:tc>
        <w:tc>
          <w:tcPr>
            <w:tcW w:w="2340" w:type="dxa"/>
          </w:tcPr>
          <w:p w14:paraId="057EB513" w14:textId="77777777" w:rsidR="00C31343" w:rsidRDefault="007F728F">
            <w:pPr>
              <w:jc w:val="both"/>
              <w:rPr>
                <w:del w:id="1730" w:author="Claude" w:date="2026-08-25T15:18:00Z"/>
              </w:rPr>
            </w:pPr>
            <w:del w:id="1731" w:author="Claude" w:date="2026-08-25T15:18:00Z">
              <w:r>
                <w:rPr>
                  <w:rFonts w:ascii="Georgia" w:hAnsi="Georgia"/>
                  <w:sz w:val="28"/>
                  <w:highlight w:val="green"/>
                </w:rPr>
                <w:delText>Fuel VAT Rate</w:delText>
              </w:r>
            </w:del>
          </w:p>
        </w:tc>
        <w:tc>
          <w:tcPr>
            <w:tcW w:w="2340" w:type="dxa"/>
          </w:tcPr>
          <w:p w14:paraId="68F54CED" w14:textId="77777777" w:rsidR="00C31343" w:rsidRDefault="007F728F">
            <w:pPr>
              <w:jc w:val="both"/>
              <w:rPr>
                <w:del w:id="1732" w:author="Claude" w:date="2026-08-25T15:18:00Z"/>
              </w:rPr>
            </w:pPr>
            <w:del w:id="1733" w:author="Claude" w:date="2026-08-25T15:18:00Z">
              <w:r>
                <w:rPr>
                  <w:rFonts w:ascii="Georgia" w:hAnsi="Georgia"/>
                  <w:sz w:val="28"/>
                  <w:highlight w:val="green"/>
                </w:rPr>
                <w:delText>To be determined by the Commission.</w:delText>
              </w:r>
            </w:del>
          </w:p>
        </w:tc>
        <w:tc>
          <w:tcPr>
            <w:tcW w:w="2340" w:type="dxa"/>
          </w:tcPr>
          <w:p w14:paraId="259514B0" w14:textId="77777777" w:rsidR="00C31343" w:rsidRDefault="007F728F">
            <w:pPr>
              <w:jc w:val="both"/>
              <w:rPr>
                <w:del w:id="1734" w:author="Claude" w:date="2026-08-25T15:18:00Z"/>
              </w:rPr>
            </w:pPr>
            <w:del w:id="1735" w:author="Claude" w:date="2026-08-25T15:18:00Z">
              <w:r>
                <w:rPr>
                  <w:rFonts w:ascii="Georgia" w:hAnsi="Georgia"/>
                  <w:sz w:val="28"/>
                  <w:szCs w:val="28"/>
                  <w:highlight w:val="green"/>
                  <w:lang w:val="en-US"/>
                </w:rPr>
                <w:delText>Identical to Annex “A” Item A.18.</w:delText>
              </w:r>
            </w:del>
          </w:p>
        </w:tc>
      </w:tr>
      <w:tr w:rsidR="00C31343" w14:paraId="201267D4" w14:textId="77777777" w:rsidTr="5B2EF78A">
        <w:trPr>
          <w:del w:id="1736" w:author="Claude" w:date="2026-08-25T15:18:00Z"/>
        </w:trPr>
        <w:tc>
          <w:tcPr>
            <w:tcW w:w="2340" w:type="dxa"/>
          </w:tcPr>
          <w:p w14:paraId="4694A547" w14:textId="77777777" w:rsidR="00C31343" w:rsidRDefault="007F728F">
            <w:pPr>
              <w:jc w:val="both"/>
              <w:rPr>
                <w:ins w:id="1737" w:author="Claude" w:date="2026-08-25T14:24:00Z"/>
                <w:del w:id="1738" w:author="Claude" w:date="2026-08-25T15:18:00Z"/>
              </w:rPr>
            </w:pPr>
            <w:ins w:id="1739" w:author="Claude" w:date="2026-08-25T14:24:00Z">
              <w:del w:id="1740" w:author="Claude" w:date="2026-08-25T15:18:00Z">
                <w:r>
                  <w:rPr>
                    <w:highlight w:val="green"/>
                  </w:rPr>
                  <w:delText>O.19</w:delText>
                </w:r>
              </w:del>
            </w:ins>
          </w:p>
        </w:tc>
        <w:tc>
          <w:tcPr>
            <w:tcW w:w="2340" w:type="dxa"/>
          </w:tcPr>
          <w:p w14:paraId="4F9575AD" w14:textId="77777777" w:rsidR="00C31343" w:rsidRDefault="007F728F">
            <w:pPr>
              <w:jc w:val="both"/>
              <w:rPr>
                <w:ins w:id="1741" w:author="Claude" w:date="2026-08-25T14:24:00Z"/>
                <w:del w:id="1742" w:author="Claude" w:date="2026-08-25T15:18:00Z"/>
              </w:rPr>
            </w:pPr>
            <w:ins w:id="1743" w:author="Claude" w:date="2026-08-25T14:24:00Z">
              <w:del w:id="1744" w:author="Claude" w:date="2026-08-25T15:18:00Z">
                <w:r>
                  <w:rPr>
                    <w:highlight w:val="green"/>
                  </w:rPr>
                  <w:delText>Reference Cost Escalation Rate</w:delText>
                </w:r>
              </w:del>
            </w:ins>
          </w:p>
        </w:tc>
        <w:tc>
          <w:tcPr>
            <w:tcW w:w="2340" w:type="dxa"/>
          </w:tcPr>
          <w:p w14:paraId="33D0425E" w14:textId="77777777" w:rsidR="00C31343" w:rsidRDefault="007F728F">
            <w:pPr>
              <w:jc w:val="both"/>
              <w:rPr>
                <w:ins w:id="1745" w:author="Claude" w:date="2026-08-25T14:24:00Z"/>
                <w:del w:id="1746" w:author="Claude" w:date="2026-08-25T15:18:00Z"/>
              </w:rPr>
            </w:pPr>
            <w:ins w:id="1747" w:author="Claude" w:date="2026-08-25T14:24:00Z">
              <w:del w:id="1748" w:author="Claude" w:date="2026-08-25T15:18:00Z">
                <w:r>
                  <w:rPr>
                    <w:highlight w:val="green"/>
                  </w:rPr>
                  <w:delText>To be determined by the Commission.</w:delText>
                </w:r>
              </w:del>
            </w:ins>
          </w:p>
        </w:tc>
        <w:tc>
          <w:tcPr>
            <w:tcW w:w="2340" w:type="dxa"/>
          </w:tcPr>
          <w:p w14:paraId="578EE5CA" w14:textId="77777777" w:rsidR="00C31343" w:rsidRDefault="007F728F">
            <w:pPr>
              <w:jc w:val="both"/>
              <w:rPr>
                <w:ins w:id="1749" w:author="Claude" w:date="2026-08-25T14:24:00Z"/>
                <w:del w:id="1750" w:author="Claude" w:date="2026-08-25T15:18:00Z"/>
              </w:rPr>
            </w:pPr>
            <w:ins w:id="1751" w:author="Claude" w:date="2026-08-25T14:24:00Z">
              <w:del w:id="1752" w:author="Claude" w:date="2026-08-25T15:18:00Z">
                <w:r>
                  <w:rPr>
                    <w:highlight w:val="green"/>
                  </w:rPr>
                  <w:delText>Identical to Annex “A” Item A.20.</w:delText>
                </w:r>
              </w:del>
            </w:ins>
          </w:p>
        </w:tc>
      </w:tr>
      <w:tr w:rsidR="00C31343" w14:paraId="16CC694E" w14:textId="77777777" w:rsidTr="5B2EF78A">
        <w:trPr>
          <w:del w:id="1753" w:author="Claude" w:date="2026-08-25T15:18:00Z"/>
        </w:trPr>
        <w:tc>
          <w:tcPr>
            <w:tcW w:w="2340" w:type="dxa"/>
          </w:tcPr>
          <w:p w14:paraId="7D25E3A3" w14:textId="77777777" w:rsidR="00C31343" w:rsidRDefault="007F728F">
            <w:pPr>
              <w:jc w:val="both"/>
              <w:rPr>
                <w:ins w:id="1754" w:author="Claude" w:date="2026-08-25T14:24:00Z"/>
                <w:del w:id="1755" w:author="Claude" w:date="2026-08-25T15:18:00Z"/>
              </w:rPr>
            </w:pPr>
            <w:ins w:id="1756" w:author="Claude" w:date="2026-08-25T14:24:00Z">
              <w:del w:id="1757" w:author="Claude" w:date="2026-08-25T15:18:00Z">
                <w:r>
                  <w:rPr>
                    <w:highlight w:val="green"/>
                  </w:rPr>
                  <w:delText>O.20</w:delText>
                </w:r>
              </w:del>
            </w:ins>
          </w:p>
        </w:tc>
        <w:tc>
          <w:tcPr>
            <w:tcW w:w="2340" w:type="dxa"/>
          </w:tcPr>
          <w:p w14:paraId="319AEA30" w14:textId="77777777" w:rsidR="00C31343" w:rsidRDefault="007F728F">
            <w:pPr>
              <w:jc w:val="both"/>
              <w:rPr>
                <w:ins w:id="1758" w:author="Claude" w:date="2026-08-25T14:24:00Z"/>
                <w:del w:id="1759" w:author="Claude" w:date="2026-08-25T15:18:00Z"/>
              </w:rPr>
            </w:pPr>
            <w:ins w:id="1760" w:author="Claude" w:date="2026-08-25T14:24:00Z">
              <w:del w:id="1761" w:author="Claude" w:date="2026-08-25T15:18:00Z">
                <w:r>
                  <w:rPr>
                    <w:highlight w:val="green"/>
                  </w:rPr>
                  <w:delText>Reference Plant Degradation Rate</w:delText>
                </w:r>
              </w:del>
            </w:ins>
          </w:p>
        </w:tc>
        <w:tc>
          <w:tcPr>
            <w:tcW w:w="2340" w:type="dxa"/>
          </w:tcPr>
          <w:p w14:paraId="1F170496" w14:textId="77777777" w:rsidR="00C31343" w:rsidRDefault="007F728F">
            <w:pPr>
              <w:jc w:val="both"/>
              <w:rPr>
                <w:ins w:id="1762" w:author="Claude" w:date="2026-08-25T14:24:00Z"/>
                <w:del w:id="1763" w:author="Claude" w:date="2026-08-25T15:18:00Z"/>
              </w:rPr>
            </w:pPr>
            <w:ins w:id="1764" w:author="Claude" w:date="2026-08-25T14:24:00Z">
              <w:del w:id="1765" w:author="Claude" w:date="2026-08-25T15:18:00Z">
                <w:r>
                  <w:rPr>
                    <w:highlight w:val="green"/>
                  </w:rPr>
                  <w:delText>To be determined by the Commission.</w:delText>
                </w:r>
              </w:del>
            </w:ins>
          </w:p>
        </w:tc>
        <w:tc>
          <w:tcPr>
            <w:tcW w:w="2340" w:type="dxa"/>
          </w:tcPr>
          <w:p w14:paraId="5117BD77" w14:textId="77777777" w:rsidR="00C31343" w:rsidRDefault="007F728F">
            <w:pPr>
              <w:jc w:val="both"/>
              <w:rPr>
                <w:ins w:id="1766" w:author="Claude" w:date="2026-08-25T14:24:00Z"/>
                <w:del w:id="1767" w:author="Claude" w:date="2026-08-25T15:18:00Z"/>
              </w:rPr>
            </w:pPr>
            <w:ins w:id="1768" w:author="Claude" w:date="2026-08-25T14:24:00Z">
              <w:del w:id="1769" w:author="Claude" w:date="2026-08-25T15:18:00Z">
                <w:r>
                  <w:rPr>
                    <w:highlight w:val="green"/>
                  </w:rPr>
                  <w:delText>Identical to Annex “A” Item A.21, differentiated by Facility Type per Section 8.7.</w:delText>
                </w:r>
              </w:del>
            </w:ins>
          </w:p>
        </w:tc>
      </w:tr>
      <w:tr w:rsidR="00C31343" w14:paraId="0352D227" w14:textId="77777777" w:rsidTr="5B2EF78A">
        <w:trPr>
          <w:del w:id="1770" w:author="Claude" w:date="2026-08-25T15:18:00Z"/>
        </w:trPr>
        <w:tc>
          <w:tcPr>
            <w:tcW w:w="2340" w:type="dxa"/>
          </w:tcPr>
          <w:p w14:paraId="3AF09E77" w14:textId="77777777" w:rsidR="00C31343" w:rsidRDefault="007F728F">
            <w:pPr>
              <w:jc w:val="both"/>
              <w:rPr>
                <w:ins w:id="1771" w:author="Claude" w:date="2026-08-25T14:24:00Z"/>
                <w:del w:id="1772" w:author="Claude" w:date="2026-08-25T15:18:00Z"/>
              </w:rPr>
            </w:pPr>
            <w:ins w:id="1773" w:author="Claude" w:date="2026-08-25T14:24:00Z">
              <w:del w:id="1774" w:author="Claude" w:date="2026-08-25T15:18:00Z">
                <w:r>
                  <w:rPr>
                    <w:highlight w:val="green"/>
                  </w:rPr>
                  <w:delText>O.21</w:delText>
                </w:r>
              </w:del>
            </w:ins>
          </w:p>
        </w:tc>
        <w:tc>
          <w:tcPr>
            <w:tcW w:w="2340" w:type="dxa"/>
          </w:tcPr>
          <w:p w14:paraId="3BFC1FDC" w14:textId="77777777" w:rsidR="00C31343" w:rsidRDefault="007F728F">
            <w:pPr>
              <w:jc w:val="both"/>
              <w:rPr>
                <w:ins w:id="1775" w:author="Claude" w:date="2026-08-25T14:24:00Z"/>
                <w:del w:id="1776" w:author="Claude" w:date="2026-08-25T15:18:00Z"/>
              </w:rPr>
            </w:pPr>
            <w:ins w:id="1777" w:author="Claude" w:date="2026-08-25T14:24:00Z">
              <w:del w:id="1778" w:author="Claude" w:date="2026-08-25T15:18:00Z">
                <w:r>
                  <w:rPr>
                    <w:highlight w:val="green"/>
                  </w:rPr>
                  <w:delText>Reference Major Maintenance/Refurbishment Capital Expenditure</w:delText>
                </w:r>
              </w:del>
            </w:ins>
          </w:p>
        </w:tc>
        <w:tc>
          <w:tcPr>
            <w:tcW w:w="2340" w:type="dxa"/>
          </w:tcPr>
          <w:p w14:paraId="525F1296" w14:textId="77777777" w:rsidR="00C31343" w:rsidRDefault="007F728F">
            <w:pPr>
              <w:jc w:val="both"/>
              <w:rPr>
                <w:ins w:id="1779" w:author="Claude" w:date="2026-08-25T14:24:00Z"/>
                <w:del w:id="1780" w:author="Claude" w:date="2026-08-25T15:18:00Z"/>
              </w:rPr>
            </w:pPr>
            <w:ins w:id="1781" w:author="Claude" w:date="2026-08-25T14:24:00Z">
              <w:del w:id="1782" w:author="Claude" w:date="2026-08-25T15:18:00Z">
                <w:r>
                  <w:rPr>
                    <w:highlight w:val="green"/>
                  </w:rPr>
                  <w:delText>To be determined by the Commission.</w:delText>
                </w:r>
              </w:del>
            </w:ins>
          </w:p>
        </w:tc>
        <w:tc>
          <w:tcPr>
            <w:tcW w:w="2340" w:type="dxa"/>
          </w:tcPr>
          <w:p w14:paraId="2458F244" w14:textId="77777777" w:rsidR="00C31343" w:rsidRDefault="007F728F">
            <w:pPr>
              <w:jc w:val="both"/>
              <w:rPr>
                <w:ins w:id="1783" w:author="Claude" w:date="2026-08-25T14:24:00Z"/>
                <w:del w:id="1784" w:author="Claude" w:date="2026-08-25T15:18:00Z"/>
              </w:rPr>
            </w:pPr>
            <w:ins w:id="1785" w:author="Claude" w:date="2026-08-25T14:24:00Z">
              <w:del w:id="1786" w:author="Claude" w:date="2026-08-25T15:18:00Z">
                <w:r>
                  <w:rPr>
                    <w:highlight w:val="green"/>
                  </w:rPr>
                  <w:delText>Identical to Annex “A” Item A.22, differentiated by Facility Type per Section 8.7.</w:delText>
                </w:r>
              </w:del>
            </w:ins>
          </w:p>
        </w:tc>
      </w:tr>
      <w:tr w:rsidR="00C31343" w14:paraId="4D4F7411" w14:textId="77777777" w:rsidTr="5B2EF78A">
        <w:trPr>
          <w:del w:id="1787" w:author="Claude" w:date="2026-08-25T15:18:00Z"/>
        </w:trPr>
        <w:tc>
          <w:tcPr>
            <w:tcW w:w="2340" w:type="dxa"/>
          </w:tcPr>
          <w:p w14:paraId="1B54E588" w14:textId="77777777" w:rsidR="00C31343" w:rsidRDefault="007F728F">
            <w:pPr>
              <w:jc w:val="both"/>
              <w:rPr>
                <w:ins w:id="1788" w:author="Claude" w:date="2026-08-25T14:24:00Z"/>
                <w:del w:id="1789" w:author="Claude" w:date="2026-08-25T15:18:00Z"/>
              </w:rPr>
            </w:pPr>
            <w:ins w:id="1790" w:author="Claude" w:date="2026-08-25T14:24:00Z">
              <w:del w:id="1791" w:author="Claude" w:date="2026-08-25T15:18:00Z">
                <w:r>
                  <w:rPr>
                    <w:highlight w:val="green"/>
                  </w:rPr>
                  <w:delText>O.22</w:delText>
                </w:r>
              </w:del>
            </w:ins>
          </w:p>
        </w:tc>
        <w:tc>
          <w:tcPr>
            <w:tcW w:w="2340" w:type="dxa"/>
          </w:tcPr>
          <w:p w14:paraId="22F65133" w14:textId="77777777" w:rsidR="00C31343" w:rsidRDefault="007F728F">
            <w:pPr>
              <w:jc w:val="both"/>
              <w:rPr>
                <w:ins w:id="1792" w:author="Claude" w:date="2026-08-25T14:24:00Z"/>
                <w:del w:id="1793" w:author="Claude" w:date="2026-08-25T15:18:00Z"/>
              </w:rPr>
            </w:pPr>
            <w:ins w:id="1794" w:author="Claude" w:date="2026-08-25T14:24:00Z">
              <w:del w:id="1795" w:author="Claude" w:date="2026-08-25T15:18:00Z">
                <w:r>
                  <w:rPr>
                    <w:highlight w:val="green"/>
                  </w:rPr>
                  <w:delText>CAPEX Value-Added Tax and Customs Duty Treatment</w:delText>
                </w:r>
              </w:del>
            </w:ins>
          </w:p>
        </w:tc>
        <w:tc>
          <w:tcPr>
            <w:tcW w:w="2340" w:type="dxa"/>
          </w:tcPr>
          <w:p w14:paraId="5E95E43F" w14:textId="77777777" w:rsidR="00C31343" w:rsidRDefault="007F728F">
            <w:pPr>
              <w:jc w:val="both"/>
              <w:rPr>
                <w:ins w:id="1796" w:author="Claude" w:date="2026-08-25T14:24:00Z"/>
                <w:del w:id="1797" w:author="Claude" w:date="2026-08-25T15:18:00Z"/>
              </w:rPr>
            </w:pPr>
            <w:ins w:id="1798" w:author="Claude" w:date="2026-08-25T14:24:00Z">
              <w:del w:id="1799" w:author="Claude" w:date="2026-08-25T15:18:00Z">
                <w:r>
                  <w:rPr>
                    <w:highlight w:val="green"/>
                  </w:rPr>
                  <w:delText>To be determined by the Commission.</w:delText>
                </w:r>
              </w:del>
            </w:ins>
          </w:p>
        </w:tc>
        <w:tc>
          <w:tcPr>
            <w:tcW w:w="2340" w:type="dxa"/>
          </w:tcPr>
          <w:p w14:paraId="3762331B" w14:textId="77777777" w:rsidR="00C31343" w:rsidRDefault="007F728F">
            <w:pPr>
              <w:jc w:val="both"/>
              <w:rPr>
                <w:ins w:id="1800" w:author="Claude" w:date="2026-08-25T14:24:00Z"/>
                <w:del w:id="1801" w:author="Claude" w:date="2026-08-25T15:18:00Z"/>
              </w:rPr>
            </w:pPr>
            <w:ins w:id="1802" w:author="Claude" w:date="2026-08-25T14:24:00Z">
              <w:del w:id="1803" w:author="Claude" w:date="2026-08-25T15:18:00Z">
                <w:r>
                  <w:rPr>
                    <w:highlight w:val="green"/>
                  </w:rPr>
                  <w:delText>Identical to Annex “A” Item A.23.</w:delText>
                </w:r>
              </w:del>
            </w:ins>
          </w:p>
        </w:tc>
      </w:tr>
    </w:tbl>
    <w:p w14:paraId="7C24812B" w14:textId="77777777" w:rsidR="0008735A" w:rsidRDefault="00000000">
      <w:pPr>
        <w:rPr>
          <w:ins w:id="1804" w:author="Claude" w:date="2026-08-26T00:19:00Z"/>
          <w:del w:id="32377" w:author="Claude" w:date="2026-10-19T09:00:00Z"/>
          <w:b/>
        </w:rPr>
      </w:pPr>
      <w:ins w:id="1805" w:author="Claude" w:date="2026-08-26T00:19:00Z">
        <w:del w:id="1806" w:author="Claude" w:date="2026-08-26T00:25:00Z">
          <w:r>
            <w:rPr>
              <w:b/>
              <w:highlight w:val="green"/>
            </w:rPr>
            <w:delText>Annex "O" Table. OCGT Facility Type — Key Parameters</w:delText>
          </w:r>
        </w:del>
      </w:ins>
      <w:ins w:id="1807" w:author="Claude" w:date="2026-08-26T00:25:00Z">
        <w:del w:id="32376" w:author="Claude" w:date="2026-10-19T09:00:00Z">
          <w:r>
            <w:rPr>
              <w:rFonts w:ascii="Georgia" w:hAnsi="Georgia"/>
              <w:b/>
              <w:sz w:val="28"/>
              <w:szCs w:val="28"/>
              <w:highlight w:val="cyan"/>
              <w:lang w:val="en-US"/>
            </w:rPr>
            <w:delText>Annex “O” Table. OCGT Facility Type — Key Parameters</w:delText>
          </w:r>
        </w:del>
      </w:ins>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20"/>
        <w:gridCol w:w="6820"/>
      </w:tblGrid>
      <w:tr w:rsidR="0008735A" w14:paraId="3AD615C1" w14:textId="77777777">
        <w:trPr>
          <w:ins w:id="1808" w:author="Claude" w:date="2026-08-25T15:18:00Z"/>
          <w:del w:id="32380" w:author="Claude" w:date="2026-10-19T09:00:00Z"/>
        </w:trPr>
        <w:tc>
          <w:tcPr>
            <w:tcW w:w="1626" w:type="dxa"/>
            <w:shd w:val="clear" w:color="auto" w:fill="D9D9D9"/>
          </w:tcPr>
          <w:p w14:paraId="1F7C5C63" w14:textId="77777777" w:rsidR="0008735A" w:rsidRDefault="00000000">
            <w:pPr>
              <w:rPr>
                <w:ins w:id="1809" w:author="Claude" w:date="2026-08-25T15:18:00Z"/>
                <w:rFonts w:ascii="Georgia" w:eastAsia="Georgia" w:hAnsi="Georgia" w:cs="Georgia"/>
                <w:b/>
                <w:sz w:val="28"/>
                <w:szCs w:val="28"/>
              </w:rPr>
            </w:pPr>
            <w:ins w:id="1810" w:author="Claude" w:date="2026-08-25T15:18:00Z">
              <w:del w:id="32378" w:author="Claude" w:date="2026-10-19T09:00:00Z">
                <w:r>
                  <w:rPr>
                    <w:rFonts w:ascii="Georgia" w:eastAsia="Georgia" w:hAnsi="Georgia" w:cs="Georgia"/>
                    <w:b/>
                    <w:sz w:val="28"/>
                    <w:szCs w:val="28"/>
                    <w:highlight w:val="cyan"/>
                  </w:rPr>
                  <w:delText>Item</w:delText>
                </w:r>
              </w:del>
            </w:ins>
          </w:p>
        </w:tc>
        <w:tc>
          <w:tcPr>
            <w:tcW w:w="7734" w:type="dxa"/>
            <w:shd w:val="clear" w:color="auto" w:fill="D9D9D9"/>
          </w:tcPr>
          <w:p w14:paraId="00F10EEC" w14:textId="77777777" w:rsidR="0008735A" w:rsidRDefault="00000000">
            <w:pPr>
              <w:rPr>
                <w:ins w:id="1811" w:author="Claude" w:date="2026-08-25T15:18:00Z"/>
                <w:rFonts w:ascii="Georgia" w:eastAsia="Georgia" w:hAnsi="Georgia" w:cs="Georgia"/>
                <w:b/>
                <w:sz w:val="28"/>
                <w:szCs w:val="28"/>
              </w:rPr>
            </w:pPr>
            <w:ins w:id="1812" w:author="Claude" w:date="2026-08-25T15:18:00Z">
              <w:del w:id="32379" w:author="Claude" w:date="2026-10-19T09:00:00Z">
                <w:r>
                  <w:rPr>
                    <w:rFonts w:ascii="Georgia" w:eastAsia="Georgia" w:hAnsi="Georgia" w:cs="Georgia"/>
                    <w:b/>
                    <w:sz w:val="28"/>
                    <w:szCs w:val="28"/>
                    <w:highlight w:val="cyan"/>
                  </w:rPr>
                  <w:delText>Parameter</w:delText>
                </w:r>
              </w:del>
            </w:ins>
          </w:p>
        </w:tc>
      </w:tr>
      <w:tr w:rsidR="0008735A" w14:paraId="25C2FCA0" w14:textId="77777777">
        <w:trPr>
          <w:ins w:id="1813" w:author="Claude" w:date="2026-08-25T15:18:00Z"/>
          <w:del w:id="32383" w:author="Claude" w:date="2026-10-19T09:00:00Z"/>
        </w:trPr>
        <w:tc>
          <w:tcPr>
            <w:tcW w:w="1626" w:type="dxa"/>
          </w:tcPr>
          <w:p w14:paraId="420D526C" w14:textId="77777777" w:rsidR="0008735A" w:rsidRDefault="00000000">
            <w:pPr>
              <w:rPr>
                <w:ins w:id="1814" w:author="Claude" w:date="2026-08-25T15:18:00Z"/>
                <w:rFonts w:ascii="Georgia" w:eastAsia="Georgia" w:hAnsi="Georgia" w:cs="Georgia"/>
                <w:sz w:val="28"/>
                <w:szCs w:val="28"/>
              </w:rPr>
            </w:pPr>
            <w:commentRangeStart w:id="1815"/>
            <w:ins w:id="1816" w:author="Claude" w:date="2026-08-25T15:18:00Z">
              <w:del w:id="32381" w:author="Claude" w:date="2026-10-19T09:00:00Z">
                <w:r>
                  <w:rPr>
                    <w:rFonts w:ascii="Georgia" w:eastAsia="Georgia" w:hAnsi="Georgia" w:cs="Georgia"/>
                    <w:sz w:val="28"/>
                    <w:szCs w:val="28"/>
                    <w:highlight w:val="cyan"/>
                  </w:rPr>
                  <w:delText>O.1</w:delText>
                </w:r>
              </w:del>
              <w:commentRangeEnd w:id="1815"/>
              <w:r>
                <w:rPr>
                  <w:rStyle w:val="CommentReference"/>
                  <w:rFonts w:ascii="Georgia" w:eastAsia="Georgia" w:hAnsi="Georgia" w:cs="Georgia"/>
                  <w:sz w:val="28"/>
                  <w:szCs w:val="28"/>
                </w:rPr>
                <w:commentReference w:id="1815"/>
              </w:r>
            </w:ins>
          </w:p>
        </w:tc>
        <w:tc>
          <w:tcPr>
            <w:tcW w:w="7734" w:type="dxa"/>
          </w:tcPr>
          <w:p w14:paraId="141FDF37" w14:textId="77777777" w:rsidR="0008735A" w:rsidRDefault="00000000">
            <w:pPr>
              <w:rPr>
                <w:ins w:id="1817" w:author="Claude" w:date="2026-08-25T15:18:00Z"/>
                <w:rFonts w:ascii="Georgia" w:eastAsia="Georgia" w:hAnsi="Georgia" w:cs="Georgia"/>
                <w:sz w:val="28"/>
                <w:szCs w:val="28"/>
              </w:rPr>
            </w:pPr>
            <w:ins w:id="1818" w:author="Claude" w:date="2026-08-25T15:18:00Z">
              <w:del w:id="32382" w:author="Claude" w:date="2026-10-19T09:00:00Z">
                <w:r>
                  <w:rPr>
                    <w:rFonts w:ascii="Georgia" w:eastAsia="Georgia" w:hAnsi="Georgia" w:cs="Georgia"/>
                    <w:sz w:val="28"/>
                    <w:szCs w:val="28"/>
                    <w:highlight w:val="cyan"/>
                  </w:rPr>
                  <w:delText>Reference Installed Capacity range (MW)</w:delText>
                </w:r>
              </w:del>
            </w:ins>
          </w:p>
        </w:tc>
      </w:tr>
      <w:tr w:rsidR="0008735A" w14:paraId="41E48FFD" w14:textId="77777777">
        <w:trPr>
          <w:ins w:id="1819" w:author="Claude" w:date="2026-08-25T15:18:00Z"/>
          <w:del w:id="32386" w:author="Claude" w:date="2026-10-19T09:00:00Z"/>
        </w:trPr>
        <w:tc>
          <w:tcPr>
            <w:tcW w:w="1626" w:type="dxa"/>
          </w:tcPr>
          <w:p w14:paraId="44625014" w14:textId="77777777" w:rsidR="0008735A" w:rsidRDefault="00000000">
            <w:pPr>
              <w:rPr>
                <w:ins w:id="1820" w:author="Claude" w:date="2026-08-25T15:18:00Z"/>
                <w:rFonts w:ascii="Georgia" w:eastAsia="Georgia" w:hAnsi="Georgia" w:cs="Georgia"/>
                <w:sz w:val="28"/>
                <w:szCs w:val="28"/>
              </w:rPr>
            </w:pPr>
            <w:ins w:id="1821" w:author="Claude" w:date="2026-08-25T15:18:00Z">
              <w:del w:id="32384" w:author="Claude" w:date="2026-10-19T09:00:00Z">
                <w:r>
                  <w:rPr>
                    <w:rFonts w:ascii="Georgia" w:eastAsia="Georgia" w:hAnsi="Georgia" w:cs="Georgia"/>
                    <w:sz w:val="28"/>
                    <w:szCs w:val="28"/>
                    <w:highlight w:val="cyan"/>
                  </w:rPr>
                  <w:delText>O.2</w:delText>
                </w:r>
              </w:del>
            </w:ins>
          </w:p>
        </w:tc>
        <w:tc>
          <w:tcPr>
            <w:tcW w:w="7734" w:type="dxa"/>
          </w:tcPr>
          <w:p w14:paraId="0AA6F3D3" w14:textId="77777777" w:rsidR="0008735A" w:rsidRDefault="00000000">
            <w:pPr>
              <w:rPr>
                <w:ins w:id="1822" w:author="Claude" w:date="2026-08-25T15:18:00Z"/>
                <w:rFonts w:ascii="Georgia" w:eastAsia="Georgia" w:hAnsi="Georgia" w:cs="Georgia"/>
                <w:sz w:val="28"/>
                <w:szCs w:val="28"/>
              </w:rPr>
            </w:pPr>
            <w:ins w:id="1823" w:author="Claude" w:date="2026-08-25T15:18:00Z">
              <w:del w:id="32385" w:author="Claude" w:date="2026-10-19T09:00:00Z">
                <w:r>
                  <w:rPr>
                    <w:rFonts w:ascii="Georgia" w:eastAsia="Georgia" w:hAnsi="Georgia" w:cs="Georgia"/>
                    <w:sz w:val="28"/>
                    <w:szCs w:val="28"/>
                    <w:highlight w:val="cyan"/>
                  </w:rPr>
                  <w:delText>Reference Net Capacity Factor (%)</w:delText>
                </w:r>
              </w:del>
            </w:ins>
          </w:p>
        </w:tc>
      </w:tr>
      <w:tr w:rsidR="0008735A" w14:paraId="671AC894" w14:textId="77777777">
        <w:trPr>
          <w:ins w:id="1824" w:author="Claude" w:date="2026-08-25T15:18:00Z"/>
          <w:del w:id="32390" w:author="Claude" w:date="2026-10-19T09:00:00Z"/>
        </w:trPr>
        <w:tc>
          <w:tcPr>
            <w:tcW w:w="1626" w:type="dxa"/>
          </w:tcPr>
          <w:p w14:paraId="7874A86F" w14:textId="77777777" w:rsidR="0008735A" w:rsidRDefault="00000000">
            <w:pPr>
              <w:rPr>
                <w:ins w:id="1825" w:author="Claude" w:date="2026-08-25T15:18:00Z"/>
                <w:rFonts w:ascii="Georgia" w:eastAsia="Georgia" w:hAnsi="Georgia" w:cs="Georgia"/>
                <w:sz w:val="28"/>
                <w:szCs w:val="28"/>
              </w:rPr>
            </w:pPr>
            <w:ins w:id="1826" w:author="Claude" w:date="2026-08-25T15:18:00Z">
              <w:del w:id="32387" w:author="Claude" w:date="2026-10-19T09:00:00Z">
                <w:r>
                  <w:rPr>
                    <w:rFonts w:ascii="Georgia" w:eastAsia="Georgia" w:hAnsi="Georgia" w:cs="Georgia"/>
                    <w:sz w:val="28"/>
                    <w:szCs w:val="28"/>
                    <w:highlight w:val="cyan"/>
                  </w:rPr>
                  <w:delText>O.3</w:delText>
                </w:r>
              </w:del>
            </w:ins>
          </w:p>
        </w:tc>
        <w:tc>
          <w:tcPr>
            <w:tcW w:w="7734" w:type="dxa"/>
          </w:tcPr>
          <w:p w14:paraId="2E6EAE20" w14:textId="77777777" w:rsidR="0008735A" w:rsidRDefault="00000000">
            <w:pPr>
              <w:rPr>
                <w:ins w:id="1827" w:author="Claude" w:date="2026-08-25T15:18:00Z"/>
                <w:rFonts w:ascii="Georgia" w:eastAsia="Georgia" w:hAnsi="Georgia" w:cs="Georgia"/>
                <w:sz w:val="28"/>
                <w:szCs w:val="28"/>
              </w:rPr>
            </w:pPr>
            <w:ins w:id="1828" w:author="Claude" w:date="2026-08-25T15:18:00Z">
              <w:del w:id="32388" w:author="Claude" w:date="2026-10-19T09:00:00Z">
                <w:r>
                  <w:rPr>
                    <w:rFonts w:ascii="Georgia" w:eastAsia="Georgia" w:hAnsi="Georgia" w:cs="Georgia"/>
                    <w:sz w:val="28"/>
                    <w:szCs w:val="28"/>
                    <w:highlight w:val="cyan"/>
                  </w:rPr>
                  <w:delText>Reference All-In Project Cost (PhP/kW)</w:delText>
                </w:r>
              </w:del>
            </w:ins>
            <w:ins w:id="1829" w:author="Claude" w:date="2026-08-26T02:22:00Z">
              <w:del w:id="32389" w:author="Claude" w:date="2026-10-19T09:00:00Z">
                <w:r>
                  <w:rPr>
                    <w:rFonts w:ascii="Georgia" w:eastAsia="Georgia" w:hAnsi="Georgia" w:cs="Georgia"/>
                    <w:sz w:val="28"/>
                    <w:szCs w:val="28"/>
                    <w:highlight w:val="cyan"/>
                  </w:rPr>
                  <w:delText xml:space="preserve"> This item embeds the Interconnection/Transmission Cost Key Parameter under Section 8.7 (the Winning Bidder's dedicated point-to-point grid connection facility) rather than itemizing it separately.</w:delText>
                </w:r>
              </w:del>
            </w:ins>
          </w:p>
        </w:tc>
      </w:tr>
      <w:tr w:rsidR="0008735A" w14:paraId="0D1E89D5" w14:textId="77777777">
        <w:trPr>
          <w:ins w:id="1830" w:author="Claude" w:date="2026-08-25T15:18:00Z"/>
          <w:del w:id="32393" w:author="Claude" w:date="2026-10-19T09:00:00Z"/>
        </w:trPr>
        <w:tc>
          <w:tcPr>
            <w:tcW w:w="1626" w:type="dxa"/>
          </w:tcPr>
          <w:p w14:paraId="098DD67F" w14:textId="77777777" w:rsidR="0008735A" w:rsidRDefault="00000000">
            <w:pPr>
              <w:rPr>
                <w:ins w:id="1831" w:author="Claude" w:date="2026-08-25T15:18:00Z"/>
                <w:rFonts w:ascii="Georgia" w:eastAsia="Georgia" w:hAnsi="Georgia" w:cs="Georgia"/>
                <w:sz w:val="28"/>
                <w:szCs w:val="28"/>
              </w:rPr>
            </w:pPr>
            <w:ins w:id="1832" w:author="Claude" w:date="2026-08-25T15:18:00Z">
              <w:del w:id="32391" w:author="Claude" w:date="2026-10-19T09:00:00Z">
                <w:r>
                  <w:rPr>
                    <w:rFonts w:ascii="Georgia" w:eastAsia="Georgia" w:hAnsi="Georgia" w:cs="Georgia"/>
                    <w:sz w:val="28"/>
                    <w:szCs w:val="28"/>
                    <w:highlight w:val="cyan"/>
                  </w:rPr>
                  <w:delText>O.4</w:delText>
                </w:r>
              </w:del>
            </w:ins>
          </w:p>
        </w:tc>
        <w:tc>
          <w:tcPr>
            <w:tcW w:w="7734" w:type="dxa"/>
          </w:tcPr>
          <w:p w14:paraId="216A7BDD" w14:textId="77777777" w:rsidR="0008735A" w:rsidRDefault="00000000">
            <w:pPr>
              <w:rPr>
                <w:ins w:id="1833" w:author="Claude" w:date="2026-08-25T15:18:00Z"/>
                <w:rFonts w:ascii="Georgia" w:eastAsia="Georgia" w:hAnsi="Georgia" w:cs="Georgia"/>
                <w:sz w:val="28"/>
                <w:szCs w:val="28"/>
              </w:rPr>
            </w:pPr>
            <w:ins w:id="1834" w:author="Claude" w:date="2026-08-25T15:18:00Z">
              <w:del w:id="32392" w:author="Claude" w:date="2026-10-19T09:00:00Z">
                <w:r>
                  <w:rPr>
                    <w:rFonts w:ascii="Georgia" w:eastAsia="Georgia" w:hAnsi="Georgia" w:cs="Georgia"/>
                    <w:sz w:val="28"/>
                    <w:szCs w:val="28"/>
                    <w:highlight w:val="cyan"/>
                  </w:rPr>
                  <w:delText>Fixed O&amp;M Costs (PhP/kW-year)</w:delText>
                </w:r>
              </w:del>
            </w:ins>
          </w:p>
        </w:tc>
      </w:tr>
      <w:tr w:rsidR="0008735A" w14:paraId="4028FFF2" w14:textId="77777777">
        <w:trPr>
          <w:ins w:id="1835" w:author="Claude" w:date="2026-08-25T15:18:00Z"/>
          <w:del w:id="32396" w:author="Claude" w:date="2026-10-19T09:00:00Z"/>
        </w:trPr>
        <w:tc>
          <w:tcPr>
            <w:tcW w:w="1626" w:type="dxa"/>
          </w:tcPr>
          <w:p w14:paraId="679A5ADC" w14:textId="77777777" w:rsidR="0008735A" w:rsidRDefault="00000000">
            <w:pPr>
              <w:rPr>
                <w:ins w:id="1836" w:author="Claude" w:date="2026-08-25T15:18:00Z"/>
                <w:rFonts w:ascii="Georgia" w:eastAsia="Georgia" w:hAnsi="Georgia" w:cs="Georgia"/>
                <w:sz w:val="28"/>
                <w:szCs w:val="28"/>
              </w:rPr>
            </w:pPr>
            <w:ins w:id="1837" w:author="Claude" w:date="2026-08-25T15:18:00Z">
              <w:del w:id="32394" w:author="Claude" w:date="2026-10-19T09:00:00Z">
                <w:r>
                  <w:rPr>
                    <w:rFonts w:ascii="Georgia" w:eastAsia="Georgia" w:hAnsi="Georgia" w:cs="Georgia"/>
                    <w:sz w:val="28"/>
                    <w:szCs w:val="28"/>
                    <w:highlight w:val="cyan"/>
                  </w:rPr>
                  <w:delText>O.5</w:delText>
                </w:r>
              </w:del>
            </w:ins>
          </w:p>
        </w:tc>
        <w:tc>
          <w:tcPr>
            <w:tcW w:w="7734" w:type="dxa"/>
          </w:tcPr>
          <w:p w14:paraId="279CA9C0" w14:textId="77777777" w:rsidR="0008735A" w:rsidRDefault="00000000">
            <w:pPr>
              <w:rPr>
                <w:ins w:id="1838" w:author="Claude" w:date="2026-08-25T15:18:00Z"/>
                <w:rFonts w:ascii="Georgia" w:eastAsia="Georgia" w:hAnsi="Georgia" w:cs="Georgia"/>
                <w:sz w:val="28"/>
                <w:szCs w:val="28"/>
              </w:rPr>
            </w:pPr>
            <w:ins w:id="1839" w:author="Claude" w:date="2026-08-25T15:18:00Z">
              <w:del w:id="32395" w:author="Claude" w:date="2026-10-19T09:00:00Z">
                <w:r>
                  <w:rPr>
                    <w:rFonts w:ascii="Georgia" w:eastAsia="Georgia" w:hAnsi="Georgia" w:cs="Georgia"/>
                    <w:sz w:val="28"/>
                    <w:szCs w:val="28"/>
                    <w:highlight w:val="cyan"/>
                  </w:rPr>
                  <w:delText>Variable Non-Fuel O&amp;M Costs (PhP/kWh)</w:delText>
                </w:r>
              </w:del>
            </w:ins>
          </w:p>
        </w:tc>
      </w:tr>
      <w:tr w:rsidR="0008735A" w14:paraId="3289DE0E" w14:textId="77777777">
        <w:trPr>
          <w:ins w:id="1840" w:author="Claude" w:date="2026-08-25T15:18:00Z"/>
          <w:del w:id="32399" w:author="Claude" w:date="2026-10-19T09:00:00Z"/>
        </w:trPr>
        <w:tc>
          <w:tcPr>
            <w:tcW w:w="1626" w:type="dxa"/>
          </w:tcPr>
          <w:p w14:paraId="7FEFAE8B" w14:textId="77777777" w:rsidR="0008735A" w:rsidRDefault="00000000">
            <w:pPr>
              <w:rPr>
                <w:ins w:id="1841" w:author="Claude" w:date="2026-08-25T15:18:00Z"/>
                <w:rFonts w:ascii="Georgia" w:eastAsia="Georgia" w:hAnsi="Georgia" w:cs="Georgia"/>
                <w:sz w:val="28"/>
                <w:szCs w:val="28"/>
              </w:rPr>
            </w:pPr>
            <w:ins w:id="1842" w:author="Claude" w:date="2026-08-25T15:18:00Z">
              <w:del w:id="32397" w:author="Claude" w:date="2026-10-19T09:00:00Z">
                <w:r>
                  <w:rPr>
                    <w:rFonts w:ascii="Georgia" w:eastAsia="Georgia" w:hAnsi="Georgia" w:cs="Georgia"/>
                    <w:sz w:val="28"/>
                    <w:szCs w:val="28"/>
                    <w:highlight w:val="cyan"/>
                  </w:rPr>
                  <w:delText>O.6</w:delText>
                </w:r>
              </w:del>
            </w:ins>
          </w:p>
        </w:tc>
        <w:tc>
          <w:tcPr>
            <w:tcW w:w="7734" w:type="dxa"/>
          </w:tcPr>
          <w:p w14:paraId="2907FD37" w14:textId="77777777" w:rsidR="0008735A" w:rsidRDefault="00000000">
            <w:pPr>
              <w:rPr>
                <w:ins w:id="1843" w:author="Claude" w:date="2026-08-25T15:18:00Z"/>
                <w:rFonts w:ascii="Georgia" w:eastAsia="Georgia" w:hAnsi="Georgia" w:cs="Georgia"/>
                <w:sz w:val="28"/>
                <w:szCs w:val="28"/>
              </w:rPr>
            </w:pPr>
            <w:ins w:id="1844" w:author="Claude" w:date="2026-08-25T15:18:00Z">
              <w:del w:id="32398" w:author="Claude" w:date="2026-10-19T09:00:00Z">
                <w:r>
                  <w:rPr>
                    <w:rFonts w:ascii="Georgia" w:eastAsia="Georgia" w:hAnsi="Georgia" w:cs="Georgia"/>
                    <w:sz w:val="28"/>
                    <w:szCs w:val="28"/>
                    <w:highlight w:val="cyan"/>
                  </w:rPr>
                  <w:delText>G&amp;A Costs (PhP/kW-year)</w:delText>
                </w:r>
              </w:del>
            </w:ins>
          </w:p>
        </w:tc>
      </w:tr>
      <w:tr w:rsidR="0008735A" w14:paraId="2E47F1B2" w14:textId="77777777">
        <w:trPr>
          <w:ins w:id="1845" w:author="Claude" w:date="2026-08-25T15:18:00Z"/>
          <w:del w:id="32402" w:author="Claude" w:date="2026-10-19T09:00:00Z"/>
        </w:trPr>
        <w:tc>
          <w:tcPr>
            <w:tcW w:w="1626" w:type="dxa"/>
          </w:tcPr>
          <w:p w14:paraId="6E1885F7" w14:textId="77777777" w:rsidR="0008735A" w:rsidRDefault="00000000">
            <w:pPr>
              <w:rPr>
                <w:ins w:id="1846" w:author="Claude" w:date="2026-08-25T15:18:00Z"/>
                <w:rFonts w:ascii="Georgia" w:eastAsia="Georgia" w:hAnsi="Georgia" w:cs="Georgia"/>
                <w:sz w:val="28"/>
                <w:szCs w:val="28"/>
              </w:rPr>
            </w:pPr>
            <w:ins w:id="1847" w:author="Claude" w:date="2026-08-25T15:18:00Z">
              <w:del w:id="32400" w:author="Claude" w:date="2026-10-19T09:00:00Z">
                <w:r>
                  <w:rPr>
                    <w:rFonts w:ascii="Georgia" w:eastAsia="Georgia" w:hAnsi="Georgia" w:cs="Georgia"/>
                    <w:sz w:val="28"/>
                    <w:szCs w:val="28"/>
                    <w:highlight w:val="cyan"/>
                  </w:rPr>
                  <w:delText>O.7</w:delText>
                </w:r>
              </w:del>
            </w:ins>
          </w:p>
        </w:tc>
        <w:tc>
          <w:tcPr>
            <w:tcW w:w="7734" w:type="dxa"/>
          </w:tcPr>
          <w:p w14:paraId="3DD84E7D" w14:textId="77777777" w:rsidR="0008735A" w:rsidRDefault="00000000">
            <w:pPr>
              <w:rPr>
                <w:ins w:id="1848" w:author="Claude" w:date="2026-08-25T15:18:00Z"/>
                <w:rFonts w:ascii="Georgia" w:eastAsia="Georgia" w:hAnsi="Georgia" w:cs="Georgia"/>
                <w:sz w:val="28"/>
                <w:szCs w:val="28"/>
              </w:rPr>
            </w:pPr>
            <w:ins w:id="1849" w:author="Claude" w:date="2026-08-25T15:18:00Z">
              <w:del w:id="32401" w:author="Claude" w:date="2026-10-19T09:00:00Z">
                <w:r>
                  <w:rPr>
                    <w:rFonts w:ascii="Georgia" w:eastAsia="Georgia" w:hAnsi="Georgia" w:cs="Georgia"/>
                    <w:sz w:val="28"/>
                    <w:szCs w:val="28"/>
                    <w:highlight w:val="cyan"/>
                  </w:rPr>
                  <w:delText>Reference Construction Period (years)</w:delText>
                </w:r>
              </w:del>
            </w:ins>
          </w:p>
        </w:tc>
      </w:tr>
      <w:tr w:rsidR="0008735A" w14:paraId="6EC1C549" w14:textId="77777777">
        <w:trPr>
          <w:ins w:id="1850" w:author="Claude" w:date="2026-08-25T15:18:00Z"/>
          <w:del w:id="32405" w:author="Claude" w:date="2026-10-19T09:00:00Z"/>
        </w:trPr>
        <w:tc>
          <w:tcPr>
            <w:tcW w:w="1626" w:type="dxa"/>
          </w:tcPr>
          <w:p w14:paraId="190FFCCD" w14:textId="77777777" w:rsidR="0008735A" w:rsidRDefault="00000000">
            <w:pPr>
              <w:rPr>
                <w:ins w:id="1851" w:author="Claude" w:date="2026-08-25T15:18:00Z"/>
                <w:rFonts w:ascii="Georgia" w:eastAsia="Georgia" w:hAnsi="Georgia" w:cs="Georgia"/>
                <w:sz w:val="28"/>
                <w:szCs w:val="28"/>
              </w:rPr>
            </w:pPr>
            <w:ins w:id="1852" w:author="Claude" w:date="2026-08-25T15:18:00Z">
              <w:del w:id="32403" w:author="Claude" w:date="2026-10-19T09:00:00Z">
                <w:r>
                  <w:rPr>
                    <w:rFonts w:ascii="Georgia" w:eastAsia="Georgia" w:hAnsi="Georgia" w:cs="Georgia"/>
                    <w:sz w:val="28"/>
                    <w:szCs w:val="28"/>
                    <w:highlight w:val="cyan"/>
                  </w:rPr>
                  <w:delText>O.8</w:delText>
                </w:r>
              </w:del>
            </w:ins>
          </w:p>
        </w:tc>
        <w:tc>
          <w:tcPr>
            <w:tcW w:w="7734" w:type="dxa"/>
          </w:tcPr>
          <w:p w14:paraId="156214B9" w14:textId="77777777" w:rsidR="0008735A" w:rsidRDefault="00000000">
            <w:pPr>
              <w:rPr>
                <w:ins w:id="1853" w:author="Claude" w:date="2026-08-25T15:18:00Z"/>
                <w:rFonts w:ascii="Georgia" w:eastAsia="Georgia" w:hAnsi="Georgia" w:cs="Georgia"/>
                <w:sz w:val="28"/>
                <w:szCs w:val="28"/>
              </w:rPr>
            </w:pPr>
            <w:ins w:id="1854" w:author="Claude" w:date="2026-08-25T15:18:00Z">
              <w:del w:id="32404" w:author="Claude" w:date="2026-10-19T09:00:00Z">
                <w:r>
                  <w:rPr>
                    <w:rFonts w:ascii="Georgia" w:eastAsia="Georgia" w:hAnsi="Georgia" w:cs="Georgia"/>
                    <w:sz w:val="28"/>
                    <w:szCs w:val="28"/>
                    <w:highlight w:val="cyan"/>
                  </w:rPr>
                  <w:delText>Reference Operating Period (years)</w:delText>
                </w:r>
              </w:del>
            </w:ins>
          </w:p>
        </w:tc>
      </w:tr>
      <w:tr w:rsidR="0008735A" w14:paraId="31386EA7" w14:textId="77777777">
        <w:trPr>
          <w:ins w:id="1855" w:author="Claude" w:date="2026-08-25T15:18:00Z"/>
          <w:del w:id="32408" w:author="Claude" w:date="2026-10-19T09:00:00Z"/>
        </w:trPr>
        <w:tc>
          <w:tcPr>
            <w:tcW w:w="1626" w:type="dxa"/>
          </w:tcPr>
          <w:p w14:paraId="1ABA77AF" w14:textId="77777777" w:rsidR="0008735A" w:rsidRDefault="00000000">
            <w:pPr>
              <w:rPr>
                <w:ins w:id="1856" w:author="Claude" w:date="2026-08-25T15:18:00Z"/>
                <w:rFonts w:ascii="Georgia" w:eastAsia="Georgia" w:hAnsi="Georgia" w:cs="Georgia"/>
                <w:sz w:val="28"/>
                <w:szCs w:val="28"/>
              </w:rPr>
            </w:pPr>
            <w:ins w:id="1857" w:author="Claude" w:date="2026-08-25T15:18:00Z">
              <w:del w:id="32406" w:author="Claude" w:date="2026-10-19T09:00:00Z">
                <w:r>
                  <w:rPr>
                    <w:rFonts w:ascii="Georgia" w:eastAsia="Georgia" w:hAnsi="Georgia" w:cs="Georgia"/>
                    <w:sz w:val="28"/>
                    <w:szCs w:val="28"/>
                    <w:highlight w:val="cyan"/>
                  </w:rPr>
                  <w:delText>O.9</w:delText>
                </w:r>
              </w:del>
            </w:ins>
          </w:p>
        </w:tc>
        <w:tc>
          <w:tcPr>
            <w:tcW w:w="7734" w:type="dxa"/>
          </w:tcPr>
          <w:p w14:paraId="7E8E3948" w14:textId="77777777" w:rsidR="0008735A" w:rsidRDefault="00000000">
            <w:pPr>
              <w:rPr>
                <w:ins w:id="1858" w:author="Claude" w:date="2026-08-25T15:18:00Z"/>
                <w:rFonts w:ascii="Georgia" w:eastAsia="Georgia" w:hAnsi="Georgia" w:cs="Georgia"/>
                <w:sz w:val="28"/>
                <w:szCs w:val="28"/>
              </w:rPr>
            </w:pPr>
            <w:ins w:id="1859" w:author="Claude" w:date="2026-08-25T15:18:00Z">
              <w:del w:id="32407" w:author="Claude" w:date="2026-10-19T09:00:00Z">
                <w:r>
                  <w:rPr>
                    <w:rFonts w:ascii="Georgia" w:eastAsia="Georgia" w:hAnsi="Georgia" w:cs="Georgia"/>
                    <w:sz w:val="28"/>
                    <w:szCs w:val="28"/>
                    <w:highlight w:val="cyan"/>
                  </w:rPr>
                  <w:delText>Reference Debt:Equity Ratio</w:delText>
                </w:r>
              </w:del>
            </w:ins>
          </w:p>
        </w:tc>
      </w:tr>
      <w:tr w:rsidR="0008735A" w14:paraId="5921BB2E" w14:textId="77777777">
        <w:trPr>
          <w:ins w:id="1860" w:author="Claude" w:date="2026-08-25T15:18:00Z"/>
          <w:del w:id="32411" w:author="Claude" w:date="2026-10-19T09:00:00Z"/>
        </w:trPr>
        <w:tc>
          <w:tcPr>
            <w:tcW w:w="1626" w:type="dxa"/>
          </w:tcPr>
          <w:p w14:paraId="5CF9BAEF" w14:textId="77777777" w:rsidR="0008735A" w:rsidRDefault="00000000">
            <w:pPr>
              <w:rPr>
                <w:ins w:id="1861" w:author="Claude" w:date="2026-08-25T15:18:00Z"/>
                <w:rFonts w:ascii="Georgia" w:eastAsia="Georgia" w:hAnsi="Georgia" w:cs="Georgia"/>
                <w:sz w:val="28"/>
                <w:szCs w:val="28"/>
              </w:rPr>
            </w:pPr>
            <w:ins w:id="1862" w:author="Claude" w:date="2026-08-25T15:18:00Z">
              <w:del w:id="32409" w:author="Claude" w:date="2026-10-19T09:00:00Z">
                <w:r>
                  <w:rPr>
                    <w:rFonts w:ascii="Georgia" w:eastAsia="Georgia" w:hAnsi="Georgia" w:cs="Georgia"/>
                    <w:sz w:val="28"/>
                    <w:szCs w:val="28"/>
                    <w:highlight w:val="cyan"/>
                  </w:rPr>
                  <w:delText>O.10</w:delText>
                </w:r>
              </w:del>
            </w:ins>
          </w:p>
        </w:tc>
        <w:tc>
          <w:tcPr>
            <w:tcW w:w="7734" w:type="dxa"/>
          </w:tcPr>
          <w:p w14:paraId="73853A7D" w14:textId="77777777" w:rsidR="0008735A" w:rsidRDefault="00000000">
            <w:pPr>
              <w:rPr>
                <w:ins w:id="1863" w:author="Claude" w:date="2026-08-25T15:18:00Z"/>
                <w:rFonts w:ascii="Georgia" w:eastAsia="Georgia" w:hAnsi="Georgia" w:cs="Georgia"/>
                <w:sz w:val="28"/>
                <w:szCs w:val="28"/>
              </w:rPr>
            </w:pPr>
            <w:ins w:id="1864" w:author="Claude" w:date="2026-08-25T15:18:00Z">
              <w:del w:id="32410" w:author="Claude" w:date="2026-10-19T09:00:00Z">
                <w:r>
                  <w:rPr>
                    <w:rFonts w:ascii="Georgia" w:eastAsia="Georgia" w:hAnsi="Georgia" w:cs="Georgia"/>
                    <w:sz w:val="28"/>
                    <w:szCs w:val="28"/>
                    <w:highlight w:val="cyan"/>
                  </w:rPr>
                  <w:delText>Reference Cost of Debt — local and foreign tranches (% per annum)</w:delText>
                </w:r>
              </w:del>
            </w:ins>
          </w:p>
        </w:tc>
      </w:tr>
      <w:tr w:rsidR="0008735A" w14:paraId="13D13FAE" w14:textId="77777777">
        <w:trPr>
          <w:ins w:id="1865" w:author="Claude" w:date="2026-08-25T15:18:00Z"/>
          <w:del w:id="32414" w:author="Claude" w:date="2026-10-19T09:00:00Z"/>
        </w:trPr>
        <w:tc>
          <w:tcPr>
            <w:tcW w:w="1626" w:type="dxa"/>
          </w:tcPr>
          <w:p w14:paraId="7E16B198" w14:textId="77777777" w:rsidR="0008735A" w:rsidRDefault="00000000">
            <w:pPr>
              <w:rPr>
                <w:ins w:id="1866" w:author="Claude" w:date="2026-08-25T15:18:00Z"/>
                <w:rFonts w:ascii="Georgia" w:eastAsia="Georgia" w:hAnsi="Georgia" w:cs="Georgia"/>
                <w:sz w:val="28"/>
                <w:szCs w:val="28"/>
              </w:rPr>
            </w:pPr>
            <w:ins w:id="1867" w:author="Claude" w:date="2026-08-25T15:18:00Z">
              <w:del w:id="32412" w:author="Claude" w:date="2026-10-19T09:00:00Z">
                <w:r>
                  <w:rPr>
                    <w:rFonts w:ascii="Georgia" w:eastAsia="Georgia" w:hAnsi="Georgia" w:cs="Georgia"/>
                    <w:sz w:val="28"/>
                    <w:szCs w:val="28"/>
                    <w:highlight w:val="cyan"/>
                  </w:rPr>
                  <w:lastRenderedPageBreak/>
                  <w:delText>O.11</w:delText>
                </w:r>
              </w:del>
            </w:ins>
          </w:p>
        </w:tc>
        <w:tc>
          <w:tcPr>
            <w:tcW w:w="7734" w:type="dxa"/>
          </w:tcPr>
          <w:p w14:paraId="47A804E9" w14:textId="77777777" w:rsidR="0008735A" w:rsidRDefault="00000000">
            <w:pPr>
              <w:rPr>
                <w:ins w:id="1868" w:author="Claude" w:date="2026-08-25T15:18:00Z"/>
                <w:rFonts w:ascii="Georgia" w:eastAsia="Georgia" w:hAnsi="Georgia" w:cs="Georgia"/>
                <w:sz w:val="28"/>
                <w:szCs w:val="28"/>
              </w:rPr>
            </w:pPr>
            <w:ins w:id="1869" w:author="Claude" w:date="2026-08-25T15:18:00Z">
              <w:del w:id="32413" w:author="Claude" w:date="2026-10-19T09:00:00Z">
                <w:r>
                  <w:rPr>
                    <w:rFonts w:ascii="Georgia" w:eastAsia="Georgia" w:hAnsi="Georgia" w:cs="Georgia"/>
                    <w:sz w:val="28"/>
                    <w:szCs w:val="28"/>
                    <w:highlight w:val="cyan"/>
                  </w:rPr>
                  <w:delText>Reference Debt Repayment Period (years)</w:delText>
                </w:r>
              </w:del>
            </w:ins>
          </w:p>
        </w:tc>
      </w:tr>
      <w:tr w:rsidR="0008735A" w14:paraId="4836497D" w14:textId="77777777">
        <w:trPr>
          <w:ins w:id="1870" w:author="Claude" w:date="2026-08-25T15:18:00Z"/>
          <w:del w:id="32417" w:author="Claude" w:date="2026-10-19T09:00:00Z"/>
        </w:trPr>
        <w:tc>
          <w:tcPr>
            <w:tcW w:w="1626" w:type="dxa"/>
          </w:tcPr>
          <w:p w14:paraId="5D84B24D" w14:textId="77777777" w:rsidR="0008735A" w:rsidRDefault="00000000">
            <w:pPr>
              <w:rPr>
                <w:ins w:id="1871" w:author="Claude" w:date="2026-08-25T15:18:00Z"/>
                <w:rFonts w:ascii="Georgia" w:eastAsia="Georgia" w:hAnsi="Georgia" w:cs="Georgia"/>
                <w:sz w:val="28"/>
                <w:szCs w:val="28"/>
              </w:rPr>
            </w:pPr>
            <w:ins w:id="1872" w:author="Claude" w:date="2026-08-25T15:18:00Z">
              <w:del w:id="32415" w:author="Claude" w:date="2026-10-19T09:00:00Z">
                <w:r>
                  <w:rPr>
                    <w:rFonts w:ascii="Georgia" w:eastAsia="Georgia" w:hAnsi="Georgia" w:cs="Georgia"/>
                    <w:sz w:val="28"/>
                    <w:szCs w:val="28"/>
                    <w:highlight w:val="cyan"/>
                  </w:rPr>
                  <w:delText>O.12</w:delText>
                </w:r>
              </w:del>
            </w:ins>
          </w:p>
        </w:tc>
        <w:tc>
          <w:tcPr>
            <w:tcW w:w="7734" w:type="dxa"/>
          </w:tcPr>
          <w:p w14:paraId="46B927BD" w14:textId="77777777" w:rsidR="0008735A" w:rsidRDefault="00000000">
            <w:pPr>
              <w:rPr>
                <w:ins w:id="1873" w:author="Claude" w:date="2026-08-25T15:18:00Z"/>
                <w:rFonts w:ascii="Georgia" w:eastAsia="Georgia" w:hAnsi="Georgia" w:cs="Georgia"/>
                <w:sz w:val="28"/>
                <w:szCs w:val="28"/>
              </w:rPr>
            </w:pPr>
            <w:ins w:id="1874" w:author="Claude" w:date="2026-08-25T15:18:00Z">
              <w:del w:id="32416" w:author="Claude" w:date="2026-10-19T09:00:00Z">
                <w:r>
                  <w:rPr>
                    <w:rFonts w:ascii="Georgia" w:eastAsia="Georgia" w:hAnsi="Georgia" w:cs="Georgia"/>
                    <w:sz w:val="28"/>
                    <w:szCs w:val="28"/>
                    <w:highlight w:val="cyan"/>
                  </w:rPr>
                  <w:delText>Reference Equity Required Rate of Return (% per annum)</w:delText>
                </w:r>
              </w:del>
            </w:ins>
          </w:p>
        </w:tc>
      </w:tr>
      <w:tr w:rsidR="0008735A" w14:paraId="695A5B2E" w14:textId="77777777">
        <w:trPr>
          <w:ins w:id="1875" w:author="Claude" w:date="2026-08-25T15:18:00Z"/>
          <w:del w:id="32420" w:author="Claude" w:date="2026-10-19T09:00:00Z"/>
        </w:trPr>
        <w:tc>
          <w:tcPr>
            <w:tcW w:w="1626" w:type="dxa"/>
          </w:tcPr>
          <w:p w14:paraId="65AE135B" w14:textId="77777777" w:rsidR="0008735A" w:rsidRDefault="00000000">
            <w:pPr>
              <w:rPr>
                <w:ins w:id="1876" w:author="Claude" w:date="2026-08-25T15:18:00Z"/>
                <w:rFonts w:ascii="Georgia" w:eastAsia="Georgia" w:hAnsi="Georgia" w:cs="Georgia"/>
                <w:sz w:val="28"/>
                <w:szCs w:val="28"/>
              </w:rPr>
            </w:pPr>
            <w:ins w:id="1877" w:author="Claude" w:date="2026-08-25T15:18:00Z">
              <w:del w:id="32418" w:author="Claude" w:date="2026-10-19T09:00:00Z">
                <w:r>
                  <w:rPr>
                    <w:rFonts w:ascii="Georgia" w:eastAsia="Georgia" w:hAnsi="Georgia" w:cs="Georgia"/>
                    <w:sz w:val="28"/>
                    <w:szCs w:val="28"/>
                    <w:highlight w:val="cyan"/>
                  </w:rPr>
                  <w:delText>O.13</w:delText>
                </w:r>
              </w:del>
            </w:ins>
          </w:p>
        </w:tc>
        <w:tc>
          <w:tcPr>
            <w:tcW w:w="7734" w:type="dxa"/>
          </w:tcPr>
          <w:p w14:paraId="622966D1" w14:textId="77777777" w:rsidR="0008735A" w:rsidRDefault="00000000">
            <w:pPr>
              <w:rPr>
                <w:ins w:id="1878" w:author="Claude" w:date="2026-08-25T15:18:00Z"/>
                <w:rFonts w:ascii="Georgia" w:eastAsia="Georgia" w:hAnsi="Georgia" w:cs="Georgia"/>
                <w:sz w:val="28"/>
                <w:szCs w:val="28"/>
              </w:rPr>
            </w:pPr>
            <w:ins w:id="1879" w:author="Claude" w:date="2026-08-25T15:18:00Z">
              <w:del w:id="32419" w:author="Claude" w:date="2026-10-19T09:00:00Z">
                <w:r>
                  <w:rPr>
                    <w:rFonts w:ascii="Georgia" w:eastAsia="Georgia" w:hAnsi="Georgia" w:cs="Georgia"/>
                    <w:sz w:val="28"/>
                    <w:szCs w:val="28"/>
                    <w:highlight w:val="cyan"/>
                  </w:rPr>
                  <w:delText>Local:Foreign Capital Ratio</w:delText>
                </w:r>
              </w:del>
            </w:ins>
          </w:p>
        </w:tc>
      </w:tr>
      <w:tr w:rsidR="0008735A" w14:paraId="6D9136DC" w14:textId="77777777">
        <w:trPr>
          <w:ins w:id="1880" w:author="Claude" w:date="2026-08-25T15:18:00Z"/>
          <w:del w:id="32423" w:author="Claude" w:date="2026-10-19T09:00:00Z"/>
        </w:trPr>
        <w:tc>
          <w:tcPr>
            <w:tcW w:w="1626" w:type="dxa"/>
          </w:tcPr>
          <w:p w14:paraId="4A68EC32" w14:textId="77777777" w:rsidR="0008735A" w:rsidRDefault="00000000">
            <w:pPr>
              <w:rPr>
                <w:ins w:id="1881" w:author="Claude" w:date="2026-08-25T15:18:00Z"/>
                <w:rFonts w:ascii="Georgia" w:eastAsia="Georgia" w:hAnsi="Georgia" w:cs="Georgia"/>
                <w:sz w:val="28"/>
                <w:szCs w:val="28"/>
              </w:rPr>
            </w:pPr>
            <w:ins w:id="1882" w:author="Claude" w:date="2026-08-25T15:18:00Z">
              <w:del w:id="32421" w:author="Claude" w:date="2026-10-19T09:00:00Z">
                <w:r>
                  <w:rPr>
                    <w:rFonts w:ascii="Georgia" w:eastAsia="Georgia" w:hAnsi="Georgia" w:cs="Georgia"/>
                    <w:sz w:val="28"/>
                    <w:szCs w:val="28"/>
                    <w:highlight w:val="cyan"/>
                  </w:rPr>
                  <w:delText>O.14</w:delText>
                </w:r>
              </w:del>
            </w:ins>
          </w:p>
        </w:tc>
        <w:tc>
          <w:tcPr>
            <w:tcW w:w="7734" w:type="dxa"/>
          </w:tcPr>
          <w:p w14:paraId="363A1700" w14:textId="77777777" w:rsidR="0008735A" w:rsidRDefault="00000000">
            <w:pPr>
              <w:rPr>
                <w:ins w:id="1883" w:author="Claude" w:date="2026-08-25T15:18:00Z"/>
                <w:rFonts w:ascii="Georgia" w:eastAsia="Georgia" w:hAnsi="Georgia" w:cs="Georgia"/>
                <w:sz w:val="28"/>
                <w:szCs w:val="28"/>
              </w:rPr>
            </w:pPr>
            <w:ins w:id="1884" w:author="Claude" w:date="2026-08-25T15:18:00Z">
              <w:del w:id="32422" w:author="Claude" w:date="2026-10-19T09:00:00Z">
                <w:r>
                  <w:rPr>
                    <w:rFonts w:ascii="Georgia" w:eastAsia="Georgia" w:hAnsi="Georgia" w:cs="Georgia"/>
                    <w:sz w:val="28"/>
                    <w:szCs w:val="28"/>
                    <w:highlight w:val="cyan"/>
                  </w:rPr>
                  <w:delText>Applicable Income Tax Rate and tax holiday provisions</w:delText>
                </w:r>
              </w:del>
            </w:ins>
          </w:p>
        </w:tc>
      </w:tr>
      <w:tr w:rsidR="0008735A" w14:paraId="658F9138" w14:textId="77777777">
        <w:trPr>
          <w:ins w:id="1885" w:author="Claude" w:date="2026-08-25T15:18:00Z"/>
          <w:del w:id="32426" w:author="Claude" w:date="2026-10-19T09:00:00Z"/>
        </w:trPr>
        <w:tc>
          <w:tcPr>
            <w:tcW w:w="1626" w:type="dxa"/>
          </w:tcPr>
          <w:p w14:paraId="76F28A48" w14:textId="77777777" w:rsidR="0008735A" w:rsidRDefault="00000000">
            <w:pPr>
              <w:rPr>
                <w:ins w:id="1886" w:author="Claude" w:date="2026-08-25T15:18:00Z"/>
                <w:rFonts w:ascii="Georgia" w:eastAsia="Georgia" w:hAnsi="Georgia" w:cs="Georgia"/>
                <w:sz w:val="28"/>
                <w:szCs w:val="28"/>
              </w:rPr>
            </w:pPr>
            <w:ins w:id="1887" w:author="Claude" w:date="2026-08-25T15:18:00Z">
              <w:del w:id="32424" w:author="Claude" w:date="2026-10-19T09:00:00Z">
                <w:r>
                  <w:rPr>
                    <w:rFonts w:ascii="Georgia" w:eastAsia="Georgia" w:hAnsi="Georgia" w:cs="Georgia"/>
                    <w:sz w:val="28"/>
                    <w:szCs w:val="28"/>
                    <w:highlight w:val="cyan"/>
                  </w:rPr>
                  <w:delText>O.15</w:delText>
                </w:r>
              </w:del>
            </w:ins>
          </w:p>
        </w:tc>
        <w:tc>
          <w:tcPr>
            <w:tcW w:w="7734" w:type="dxa"/>
          </w:tcPr>
          <w:p w14:paraId="51AFEFCE" w14:textId="77777777" w:rsidR="0008735A" w:rsidRDefault="00000000">
            <w:pPr>
              <w:rPr>
                <w:ins w:id="1888" w:author="Claude" w:date="2026-08-25T15:18:00Z"/>
                <w:rFonts w:ascii="Georgia" w:eastAsia="Georgia" w:hAnsi="Georgia" w:cs="Georgia"/>
                <w:sz w:val="28"/>
                <w:szCs w:val="28"/>
              </w:rPr>
            </w:pPr>
            <w:ins w:id="1889" w:author="Claude" w:date="2026-08-25T15:18:00Z">
              <w:del w:id="32425" w:author="Claude" w:date="2026-10-19T09:00:00Z">
                <w:r>
                  <w:rPr>
                    <w:rFonts w:ascii="Georgia" w:eastAsia="Georgia" w:hAnsi="Georgia" w:cs="Georgia"/>
                    <w:sz w:val="28"/>
                    <w:szCs w:val="28"/>
                    <w:highlight w:val="cyan"/>
                  </w:rPr>
                  <w:delText>Reference Heat Rate Cap (MMBtu/kWh)</w:delText>
                </w:r>
              </w:del>
            </w:ins>
          </w:p>
        </w:tc>
      </w:tr>
      <w:tr w:rsidR="0008735A" w14:paraId="26C04CFC" w14:textId="77777777">
        <w:trPr>
          <w:ins w:id="1890" w:author="Claude" w:date="2026-08-25T15:18:00Z"/>
          <w:del w:id="32429" w:author="Claude" w:date="2026-10-19T09:00:00Z"/>
        </w:trPr>
        <w:tc>
          <w:tcPr>
            <w:tcW w:w="1626" w:type="dxa"/>
          </w:tcPr>
          <w:p w14:paraId="4FC2F3F3" w14:textId="77777777" w:rsidR="0008735A" w:rsidRDefault="00000000">
            <w:pPr>
              <w:rPr>
                <w:ins w:id="1891" w:author="Claude" w:date="2026-08-25T15:18:00Z"/>
                <w:rFonts w:ascii="Georgia" w:eastAsia="Georgia" w:hAnsi="Georgia" w:cs="Georgia"/>
                <w:sz w:val="28"/>
                <w:szCs w:val="28"/>
              </w:rPr>
            </w:pPr>
            <w:ins w:id="1892" w:author="Claude" w:date="2026-08-25T15:18:00Z">
              <w:del w:id="32427" w:author="Claude" w:date="2026-10-19T09:00:00Z">
                <w:r>
                  <w:rPr>
                    <w:rFonts w:ascii="Georgia" w:eastAsia="Georgia" w:hAnsi="Georgia" w:cs="Georgia"/>
                    <w:sz w:val="28"/>
                    <w:szCs w:val="28"/>
                    <w:highlight w:val="cyan"/>
                  </w:rPr>
                  <w:delText>O.16</w:delText>
                </w:r>
              </w:del>
            </w:ins>
          </w:p>
        </w:tc>
        <w:tc>
          <w:tcPr>
            <w:tcW w:w="7734" w:type="dxa"/>
          </w:tcPr>
          <w:p w14:paraId="05158C9E" w14:textId="77777777" w:rsidR="0008735A" w:rsidRDefault="00000000">
            <w:pPr>
              <w:rPr>
                <w:ins w:id="1893" w:author="Claude" w:date="2026-08-25T15:18:00Z"/>
                <w:rFonts w:ascii="Georgia" w:eastAsia="Georgia" w:hAnsi="Georgia" w:cs="Georgia"/>
                <w:sz w:val="28"/>
                <w:szCs w:val="28"/>
              </w:rPr>
            </w:pPr>
            <w:ins w:id="1894" w:author="Claude" w:date="2026-08-25T15:18:00Z">
              <w:del w:id="32428" w:author="Claude" w:date="2026-10-19T09:00:00Z">
                <w:r>
                  <w:rPr>
                    <w:rFonts w:ascii="Georgia" w:eastAsia="Georgia" w:hAnsi="Georgia" w:cs="Georgia"/>
                    <w:sz w:val="28"/>
                    <w:szCs w:val="28"/>
                    <w:highlight w:val="cyan"/>
                  </w:rPr>
                  <w:delText>Peso-Dollar Exchange Rate Reference</w:delText>
                </w:r>
              </w:del>
            </w:ins>
          </w:p>
        </w:tc>
      </w:tr>
      <w:tr w:rsidR="0008735A" w14:paraId="3934C792" w14:textId="77777777">
        <w:trPr>
          <w:ins w:id="1895" w:author="Claude" w:date="2026-08-25T15:18:00Z"/>
          <w:del w:id="32432" w:author="Claude" w:date="2026-10-19T09:00:00Z"/>
        </w:trPr>
        <w:tc>
          <w:tcPr>
            <w:tcW w:w="1626" w:type="dxa"/>
          </w:tcPr>
          <w:p w14:paraId="3A56333E" w14:textId="77777777" w:rsidR="0008735A" w:rsidRDefault="00000000">
            <w:pPr>
              <w:rPr>
                <w:ins w:id="1896" w:author="Claude" w:date="2026-08-25T15:18:00Z"/>
                <w:rFonts w:ascii="Georgia" w:eastAsia="Georgia" w:hAnsi="Georgia" w:cs="Georgia"/>
                <w:sz w:val="28"/>
                <w:szCs w:val="28"/>
              </w:rPr>
            </w:pPr>
            <w:ins w:id="1897" w:author="Claude" w:date="2026-08-25T15:18:00Z">
              <w:del w:id="32430" w:author="Claude" w:date="2026-10-19T09:00:00Z">
                <w:r>
                  <w:rPr>
                    <w:rFonts w:ascii="Georgia" w:eastAsia="Georgia" w:hAnsi="Georgia" w:cs="Georgia"/>
                    <w:sz w:val="28"/>
                    <w:szCs w:val="28"/>
                    <w:highlight w:val="cyan"/>
                  </w:rPr>
                  <w:delText>O.17</w:delText>
                </w:r>
              </w:del>
            </w:ins>
          </w:p>
        </w:tc>
        <w:tc>
          <w:tcPr>
            <w:tcW w:w="7734" w:type="dxa"/>
          </w:tcPr>
          <w:p w14:paraId="17F8A73F" w14:textId="77777777" w:rsidR="0008735A" w:rsidRDefault="00000000">
            <w:pPr>
              <w:rPr>
                <w:ins w:id="1898" w:author="Claude" w:date="2026-08-25T15:18:00Z"/>
                <w:rFonts w:ascii="Georgia" w:eastAsia="Georgia" w:hAnsi="Georgia" w:cs="Georgia"/>
                <w:sz w:val="28"/>
                <w:szCs w:val="28"/>
              </w:rPr>
            </w:pPr>
            <w:ins w:id="1899" w:author="Claude" w:date="2026-08-25T15:18:00Z">
              <w:del w:id="32431" w:author="Claude" w:date="2026-10-19T09:00:00Z">
                <w:r>
                  <w:rPr>
                    <w:rFonts w:ascii="Georgia" w:eastAsia="Georgia" w:hAnsi="Georgia" w:cs="Georgia"/>
                    <w:sz w:val="28"/>
                    <w:szCs w:val="28"/>
                    <w:highlight w:val="cyan"/>
                  </w:rPr>
                  <w:delText>Capped Landed Logistics Cost Components</w:delText>
                </w:r>
              </w:del>
            </w:ins>
          </w:p>
        </w:tc>
      </w:tr>
      <w:tr w:rsidR="0008735A" w14:paraId="24DC5B55" w14:textId="77777777">
        <w:trPr>
          <w:ins w:id="1900" w:author="Claude" w:date="2026-08-25T15:18:00Z"/>
          <w:del w:id="32435" w:author="Claude" w:date="2026-10-19T09:00:00Z"/>
        </w:trPr>
        <w:tc>
          <w:tcPr>
            <w:tcW w:w="1626" w:type="dxa"/>
          </w:tcPr>
          <w:p w14:paraId="38D901E8" w14:textId="77777777" w:rsidR="0008735A" w:rsidRDefault="00000000">
            <w:pPr>
              <w:rPr>
                <w:ins w:id="1901" w:author="Claude" w:date="2026-08-25T15:18:00Z"/>
                <w:rFonts w:ascii="Georgia" w:eastAsia="Georgia" w:hAnsi="Georgia" w:cs="Georgia"/>
                <w:sz w:val="28"/>
                <w:szCs w:val="28"/>
              </w:rPr>
            </w:pPr>
            <w:ins w:id="1902" w:author="Claude" w:date="2026-08-25T15:18:00Z">
              <w:del w:id="32433" w:author="Claude" w:date="2026-10-19T09:00:00Z">
                <w:r>
                  <w:rPr>
                    <w:rFonts w:ascii="Georgia" w:eastAsia="Georgia" w:hAnsi="Georgia" w:cs="Georgia"/>
                    <w:sz w:val="28"/>
                    <w:szCs w:val="28"/>
                    <w:highlight w:val="cyan"/>
                  </w:rPr>
                  <w:delText>O.18</w:delText>
                </w:r>
              </w:del>
            </w:ins>
          </w:p>
        </w:tc>
        <w:tc>
          <w:tcPr>
            <w:tcW w:w="7734" w:type="dxa"/>
          </w:tcPr>
          <w:p w14:paraId="782B0143" w14:textId="77777777" w:rsidR="0008735A" w:rsidRDefault="00000000">
            <w:pPr>
              <w:rPr>
                <w:ins w:id="1903" w:author="Claude" w:date="2026-08-25T15:18:00Z"/>
                <w:rFonts w:ascii="Georgia" w:eastAsia="Georgia" w:hAnsi="Georgia" w:cs="Georgia"/>
                <w:sz w:val="28"/>
                <w:szCs w:val="28"/>
              </w:rPr>
            </w:pPr>
            <w:ins w:id="1904" w:author="Claude" w:date="2026-08-25T15:18:00Z">
              <w:del w:id="32434" w:author="Claude" w:date="2026-10-19T09:00:00Z">
                <w:r>
                  <w:rPr>
                    <w:rFonts w:ascii="Georgia" w:eastAsia="Georgia" w:hAnsi="Georgia" w:cs="Georgia"/>
                    <w:sz w:val="28"/>
                    <w:szCs w:val="28"/>
                    <w:highlight w:val="cyan"/>
                  </w:rPr>
                  <w:delText>Fuel VAT Rate</w:delText>
                </w:r>
              </w:del>
            </w:ins>
          </w:p>
        </w:tc>
      </w:tr>
      <w:tr w:rsidR="0008735A" w14:paraId="0159C845" w14:textId="77777777">
        <w:trPr>
          <w:ins w:id="1905" w:author="Claude" w:date="2026-08-26T02:08:00Z"/>
          <w:del w:id="32438" w:author="Claude" w:date="2026-10-19T09:00:00Z"/>
        </w:trPr>
        <w:tc>
          <w:tcPr>
            <w:tcW w:w="1626" w:type="dxa"/>
          </w:tcPr>
          <w:p w14:paraId="34A88640" w14:textId="77777777" w:rsidR="0008735A" w:rsidRDefault="00000000">
            <w:pPr>
              <w:rPr>
                <w:ins w:id="1906" w:author="Claude" w:date="2026-08-26T02:08:00Z"/>
                <w:rFonts w:ascii="Georgia" w:eastAsia="Georgia" w:hAnsi="Georgia" w:cs="Georgia"/>
                <w:sz w:val="28"/>
                <w:szCs w:val="28"/>
              </w:rPr>
            </w:pPr>
            <w:ins w:id="1907" w:author="Claude" w:date="2026-08-26T02:08:00Z">
              <w:del w:id="1908" w:author="Claude" w:date="2026-08-26T02:08:00Z">
                <w:r>
                  <w:rPr>
                    <w:rFonts w:ascii="Georgia" w:eastAsia="Georgia" w:hAnsi="Georgia" w:cs="Georgia"/>
                    <w:sz w:val="28"/>
                    <w:szCs w:val="28"/>
                    <w:highlight w:val="green"/>
                  </w:rPr>
                  <w:delText>O.TEMPNEW</w:delText>
                </w:r>
              </w:del>
              <w:del w:id="32436" w:author="Claude" w:date="2026-10-19T09:00:00Z">
                <w:r>
                  <w:rPr>
                    <w:rFonts w:ascii="Georgia" w:eastAsia="Georgia" w:hAnsi="Georgia" w:cs="Georgia"/>
                    <w:sz w:val="28"/>
                    <w:szCs w:val="28"/>
                    <w:highlight w:val="cyan"/>
                  </w:rPr>
                  <w:delText>O.19</w:delText>
                </w:r>
              </w:del>
            </w:ins>
          </w:p>
        </w:tc>
        <w:tc>
          <w:tcPr>
            <w:tcW w:w="7734" w:type="dxa"/>
          </w:tcPr>
          <w:p w14:paraId="40330BD5" w14:textId="77777777" w:rsidR="0008735A" w:rsidRDefault="00000000">
            <w:pPr>
              <w:rPr>
                <w:ins w:id="1909" w:author="Claude" w:date="2026-08-26T02:08:00Z"/>
                <w:rFonts w:ascii="Georgia" w:eastAsia="Georgia" w:hAnsi="Georgia" w:cs="Georgia"/>
                <w:sz w:val="28"/>
                <w:szCs w:val="28"/>
              </w:rPr>
            </w:pPr>
            <w:commentRangeStart w:id="1910"/>
            <w:ins w:id="1911" w:author="Claude" w:date="2026-08-26T02:08:00Z">
              <w:del w:id="32437" w:author="Claude" w:date="2026-10-19T09:00:00Z">
                <w:r>
                  <w:rPr>
                    <w:rFonts w:ascii="Georgia" w:eastAsia="Georgia" w:hAnsi="Georgia" w:cs="Georgia"/>
                    <w:sz w:val="28"/>
                    <w:szCs w:val="28"/>
                    <w:highlight w:val="cyan"/>
                  </w:rPr>
                  <w:delText>Resulting Reference Gas Auction Threshold Price (GATP), to be determined by the Commission upon the conduct of the O-Facility-Type Auction Round, per Section 18.2.1 of the Gas Auction Circular</w:delText>
                </w:r>
              </w:del>
            </w:ins>
            <w:commentRangeEnd w:id="1910"/>
            <w:r>
              <w:rPr>
                <w:rStyle w:val="CommentReference"/>
                <w:rFonts w:ascii="Georgia" w:eastAsia="Georgia" w:hAnsi="Georgia" w:cs="Georgia"/>
                <w:sz w:val="28"/>
                <w:szCs w:val="28"/>
              </w:rPr>
              <w:commentReference w:id="1910"/>
            </w:r>
          </w:p>
        </w:tc>
      </w:tr>
      <w:tr w:rsidR="0008735A" w14:paraId="0A7AC71C" w14:textId="77777777">
        <w:trPr>
          <w:del w:id="1912" w:author="Claude" w:date="2026-08-25T16:16:00Z"/>
        </w:trPr>
        <w:tc>
          <w:tcPr>
            <w:tcW w:w="1626" w:type="dxa"/>
          </w:tcPr>
          <w:p w14:paraId="6C64A308" w14:textId="77777777" w:rsidR="0008735A" w:rsidRDefault="00000000">
            <w:pPr>
              <w:rPr>
                <w:ins w:id="1913" w:author="Claude" w:date="2026-08-25T15:18:00Z"/>
                <w:del w:id="1914" w:author="Claude" w:date="2026-08-25T16:16:00Z"/>
                <w:rFonts w:ascii="Georgia" w:eastAsia="Georgia" w:hAnsi="Georgia" w:cs="Georgia"/>
                <w:sz w:val="28"/>
                <w:szCs w:val="28"/>
              </w:rPr>
            </w:pPr>
            <w:ins w:id="1915" w:author="Claude" w:date="2026-08-25T15:18:00Z">
              <w:del w:id="1916" w:author="Claude" w:date="2026-08-25T16:16:00Z">
                <w:r>
                  <w:rPr>
                    <w:rFonts w:ascii="Georgia" w:eastAsia="Georgia" w:hAnsi="Georgia" w:cs="Georgia"/>
                    <w:sz w:val="28"/>
                    <w:szCs w:val="28"/>
                    <w:highlight w:val="green"/>
                  </w:rPr>
                  <w:delText>O.19</w:delText>
                </w:r>
              </w:del>
            </w:ins>
          </w:p>
        </w:tc>
        <w:tc>
          <w:tcPr>
            <w:tcW w:w="7734" w:type="dxa"/>
          </w:tcPr>
          <w:p w14:paraId="6BCF4AF0" w14:textId="77777777" w:rsidR="0008735A" w:rsidRDefault="00000000">
            <w:pPr>
              <w:rPr>
                <w:ins w:id="1917" w:author="Claude" w:date="2026-08-25T15:18:00Z"/>
                <w:del w:id="1918" w:author="Claude" w:date="2026-08-25T16:16:00Z"/>
                <w:rFonts w:ascii="Georgia" w:eastAsia="Georgia" w:hAnsi="Georgia" w:cs="Georgia"/>
                <w:sz w:val="28"/>
                <w:szCs w:val="28"/>
              </w:rPr>
            </w:pPr>
            <w:ins w:id="1919" w:author="Claude" w:date="2026-08-25T15:18:00Z">
              <w:del w:id="1920" w:author="Claude" w:date="2026-08-25T16:16:00Z">
                <w:r>
                  <w:rPr>
                    <w:rFonts w:ascii="Georgia" w:eastAsia="Georgia" w:hAnsi="Georgia" w:cs="Georgia"/>
                    <w:sz w:val="28"/>
                    <w:szCs w:val="28"/>
                    <w:highlight w:val="green"/>
                  </w:rPr>
                  <w:delText>Reference Cost Escalation Rate</w:delText>
                </w:r>
              </w:del>
            </w:ins>
          </w:p>
        </w:tc>
      </w:tr>
      <w:tr w:rsidR="0008735A" w14:paraId="2B5F92F8" w14:textId="77777777">
        <w:trPr>
          <w:ins w:id="1921" w:author="Claude" w:date="2026-08-25T15:18:00Z"/>
          <w:del w:id="32441" w:author="Claude" w:date="2026-10-19T09:00:00Z"/>
        </w:trPr>
        <w:tc>
          <w:tcPr>
            <w:tcW w:w="1626" w:type="dxa"/>
          </w:tcPr>
          <w:p w14:paraId="233542A2" w14:textId="77777777" w:rsidR="0008735A" w:rsidRDefault="00000000">
            <w:pPr>
              <w:rPr>
                <w:ins w:id="1922" w:author="Claude" w:date="2026-08-25T15:18:00Z"/>
                <w:rFonts w:ascii="Georgia" w:eastAsia="Georgia" w:hAnsi="Georgia" w:cs="Georgia"/>
                <w:sz w:val="28"/>
                <w:szCs w:val="28"/>
              </w:rPr>
            </w:pPr>
            <w:ins w:id="1923" w:author="Claude" w:date="2026-08-25T15:18:00Z">
              <w:del w:id="1924" w:author="Claude" w:date="2026-08-25T16:16:00Z">
                <w:r>
                  <w:rPr>
                    <w:rFonts w:ascii="Georgia" w:eastAsia="Georgia" w:hAnsi="Georgia" w:cs="Georgia"/>
                    <w:sz w:val="28"/>
                    <w:szCs w:val="28"/>
                    <w:highlight w:val="green"/>
                  </w:rPr>
                  <w:delText>O.20</w:delText>
                </w:r>
              </w:del>
            </w:ins>
            <w:ins w:id="1925" w:author="Claude" w:date="2026-08-25T16:16:00Z">
              <w:del w:id="1926" w:author="Claude" w:date="2026-08-26T02:08:00Z">
                <w:r>
                  <w:rPr>
                    <w:rFonts w:ascii="Georgia" w:eastAsia="Georgia" w:hAnsi="Georgia" w:cs="Georgia"/>
                    <w:sz w:val="28"/>
                    <w:szCs w:val="28"/>
                    <w:highlight w:val="green"/>
                  </w:rPr>
                  <w:delText>O.19</w:delText>
                </w:r>
              </w:del>
            </w:ins>
            <w:ins w:id="1927" w:author="Claude" w:date="2026-08-26T02:08:00Z">
              <w:del w:id="32439" w:author="Claude" w:date="2026-10-19T09:00:00Z">
                <w:r>
                  <w:rPr>
                    <w:rFonts w:ascii="Georgia" w:eastAsia="Georgia" w:hAnsi="Georgia" w:cs="Georgia"/>
                    <w:sz w:val="28"/>
                    <w:szCs w:val="28"/>
                    <w:highlight w:val="cyan"/>
                  </w:rPr>
                  <w:delText>O.20</w:delText>
                </w:r>
              </w:del>
            </w:ins>
          </w:p>
        </w:tc>
        <w:tc>
          <w:tcPr>
            <w:tcW w:w="7734" w:type="dxa"/>
          </w:tcPr>
          <w:p w14:paraId="4D4A02F0" w14:textId="77777777" w:rsidR="0008735A" w:rsidRDefault="00000000">
            <w:pPr>
              <w:rPr>
                <w:ins w:id="1928" w:author="Claude" w:date="2026-08-25T15:18:00Z"/>
                <w:rFonts w:ascii="Georgia" w:eastAsia="Georgia" w:hAnsi="Georgia" w:cs="Georgia"/>
                <w:sz w:val="28"/>
                <w:szCs w:val="28"/>
              </w:rPr>
            </w:pPr>
            <w:ins w:id="1929" w:author="Claude" w:date="2026-08-25T15:18:00Z">
              <w:del w:id="32440" w:author="Claude" w:date="2026-10-19T09:00:00Z">
                <w:r>
                  <w:rPr>
                    <w:rFonts w:ascii="Georgia" w:eastAsia="Georgia" w:hAnsi="Georgia" w:cs="Georgia"/>
                    <w:sz w:val="28"/>
                    <w:szCs w:val="28"/>
                    <w:highlight w:val="cyan"/>
                  </w:rPr>
                  <w:delText>Reference Plant Degradation Rate</w:delText>
                </w:r>
              </w:del>
            </w:ins>
          </w:p>
        </w:tc>
      </w:tr>
      <w:tr w:rsidR="0008735A" w14:paraId="1C06A03C" w14:textId="77777777">
        <w:trPr>
          <w:ins w:id="1930" w:author="Claude" w:date="2026-08-25T15:18:00Z"/>
          <w:del w:id="32444" w:author="Claude" w:date="2026-10-19T09:00:00Z"/>
        </w:trPr>
        <w:tc>
          <w:tcPr>
            <w:tcW w:w="1626" w:type="dxa"/>
          </w:tcPr>
          <w:p w14:paraId="0C960F82" w14:textId="77777777" w:rsidR="0008735A" w:rsidRDefault="00000000">
            <w:pPr>
              <w:rPr>
                <w:ins w:id="1931" w:author="Claude" w:date="2026-08-25T15:18:00Z"/>
                <w:rFonts w:ascii="Georgia" w:eastAsia="Georgia" w:hAnsi="Georgia" w:cs="Georgia"/>
                <w:sz w:val="28"/>
                <w:szCs w:val="28"/>
              </w:rPr>
            </w:pPr>
            <w:ins w:id="1932" w:author="Claude" w:date="2026-08-25T15:18:00Z">
              <w:del w:id="1933" w:author="Claude" w:date="2026-08-25T16:16:00Z">
                <w:r>
                  <w:rPr>
                    <w:rFonts w:ascii="Georgia" w:eastAsia="Georgia" w:hAnsi="Georgia" w:cs="Georgia"/>
                    <w:sz w:val="28"/>
                    <w:szCs w:val="28"/>
                    <w:highlight w:val="green"/>
                  </w:rPr>
                  <w:delText>O.21</w:delText>
                </w:r>
              </w:del>
            </w:ins>
            <w:ins w:id="1934" w:author="Claude" w:date="2026-08-25T16:16:00Z">
              <w:del w:id="1935" w:author="Claude" w:date="2026-08-26T02:08:00Z">
                <w:r>
                  <w:rPr>
                    <w:rFonts w:ascii="Georgia" w:eastAsia="Georgia" w:hAnsi="Georgia" w:cs="Georgia"/>
                    <w:sz w:val="28"/>
                    <w:szCs w:val="28"/>
                    <w:highlight w:val="green"/>
                  </w:rPr>
                  <w:delText>O.20</w:delText>
                </w:r>
              </w:del>
            </w:ins>
            <w:ins w:id="1936" w:author="Claude" w:date="2026-08-26T02:08:00Z">
              <w:del w:id="32442" w:author="Claude" w:date="2026-10-19T09:00:00Z">
                <w:r>
                  <w:rPr>
                    <w:rFonts w:ascii="Georgia" w:eastAsia="Georgia" w:hAnsi="Georgia" w:cs="Georgia"/>
                    <w:sz w:val="28"/>
                    <w:szCs w:val="28"/>
                    <w:highlight w:val="cyan"/>
                  </w:rPr>
                  <w:delText>O.21</w:delText>
                </w:r>
              </w:del>
            </w:ins>
          </w:p>
        </w:tc>
        <w:tc>
          <w:tcPr>
            <w:tcW w:w="7734" w:type="dxa"/>
          </w:tcPr>
          <w:p w14:paraId="73DDB8C7" w14:textId="77777777" w:rsidR="0008735A" w:rsidRDefault="00000000">
            <w:pPr>
              <w:rPr>
                <w:ins w:id="1937" w:author="Claude" w:date="2026-08-25T15:18:00Z"/>
                <w:rFonts w:ascii="Georgia" w:eastAsia="Georgia" w:hAnsi="Georgia" w:cs="Georgia"/>
                <w:sz w:val="28"/>
                <w:szCs w:val="28"/>
              </w:rPr>
            </w:pPr>
            <w:ins w:id="1938" w:author="Claude" w:date="2026-08-25T15:18:00Z">
              <w:del w:id="32443" w:author="Claude" w:date="2026-10-19T09:00:00Z">
                <w:r>
                  <w:rPr>
                    <w:rFonts w:ascii="Georgia" w:eastAsia="Georgia" w:hAnsi="Georgia" w:cs="Georgia"/>
                    <w:sz w:val="28"/>
                    <w:szCs w:val="28"/>
                    <w:highlight w:val="cyan"/>
                  </w:rPr>
                  <w:delText>Reference Major Maintenance/Refurbishment Capital Expenditure</w:delText>
                </w:r>
              </w:del>
            </w:ins>
          </w:p>
        </w:tc>
      </w:tr>
      <w:tr w:rsidR="0008735A" w14:paraId="4E57DC4D" w14:textId="77777777">
        <w:trPr>
          <w:ins w:id="1939" w:author="Claude" w:date="2026-08-25T15:18:00Z"/>
          <w:del w:id="32447" w:author="Claude" w:date="2026-10-19T09:00:00Z"/>
        </w:trPr>
        <w:tc>
          <w:tcPr>
            <w:tcW w:w="1626" w:type="dxa"/>
          </w:tcPr>
          <w:p w14:paraId="453DCD87" w14:textId="77777777" w:rsidR="0008735A" w:rsidRDefault="00000000">
            <w:pPr>
              <w:rPr>
                <w:ins w:id="1940" w:author="Claude" w:date="2026-08-25T15:18:00Z"/>
                <w:rFonts w:ascii="Georgia" w:eastAsia="Georgia" w:hAnsi="Georgia" w:cs="Georgia"/>
                <w:sz w:val="28"/>
                <w:szCs w:val="28"/>
              </w:rPr>
            </w:pPr>
            <w:ins w:id="1941" w:author="Claude" w:date="2026-08-25T15:18:00Z">
              <w:del w:id="1942" w:author="Claude" w:date="2026-08-25T16:16:00Z">
                <w:r>
                  <w:rPr>
                    <w:rFonts w:ascii="Georgia" w:eastAsia="Georgia" w:hAnsi="Georgia" w:cs="Georgia"/>
                    <w:sz w:val="28"/>
                    <w:szCs w:val="28"/>
                    <w:highlight w:val="green"/>
                  </w:rPr>
                  <w:delText>O.22</w:delText>
                </w:r>
              </w:del>
            </w:ins>
            <w:ins w:id="1943" w:author="Claude" w:date="2026-08-25T16:16:00Z">
              <w:del w:id="1944" w:author="Claude" w:date="2026-08-26T02:08:00Z">
                <w:r>
                  <w:rPr>
                    <w:rFonts w:ascii="Georgia" w:eastAsia="Georgia" w:hAnsi="Georgia" w:cs="Georgia"/>
                    <w:sz w:val="28"/>
                    <w:szCs w:val="28"/>
                    <w:highlight w:val="green"/>
                  </w:rPr>
                  <w:delText>O.21</w:delText>
                </w:r>
              </w:del>
            </w:ins>
            <w:ins w:id="1945" w:author="Claude" w:date="2026-08-26T02:08:00Z">
              <w:del w:id="32445" w:author="Claude" w:date="2026-10-19T09:00:00Z">
                <w:r>
                  <w:rPr>
                    <w:rFonts w:ascii="Georgia" w:eastAsia="Georgia" w:hAnsi="Georgia" w:cs="Georgia"/>
                    <w:sz w:val="28"/>
                    <w:szCs w:val="28"/>
                    <w:highlight w:val="cyan"/>
                  </w:rPr>
                  <w:delText>O.22</w:delText>
                </w:r>
              </w:del>
            </w:ins>
          </w:p>
        </w:tc>
        <w:tc>
          <w:tcPr>
            <w:tcW w:w="7734" w:type="dxa"/>
          </w:tcPr>
          <w:p w14:paraId="6F028291" w14:textId="77777777" w:rsidR="0008735A" w:rsidRDefault="00000000">
            <w:pPr>
              <w:rPr>
                <w:ins w:id="1946" w:author="Claude" w:date="2026-08-25T15:18:00Z"/>
                <w:rFonts w:ascii="Georgia" w:eastAsia="Georgia" w:hAnsi="Georgia" w:cs="Georgia"/>
                <w:sz w:val="28"/>
                <w:szCs w:val="28"/>
              </w:rPr>
            </w:pPr>
            <w:ins w:id="1947" w:author="Claude" w:date="2026-08-25T15:18:00Z">
              <w:del w:id="32446" w:author="Claude" w:date="2026-10-19T09:00:00Z">
                <w:r>
                  <w:rPr>
                    <w:rFonts w:ascii="Georgia" w:eastAsia="Georgia" w:hAnsi="Georgia" w:cs="Georgia"/>
                    <w:sz w:val="28"/>
                    <w:szCs w:val="28"/>
                    <w:highlight w:val="cyan"/>
                  </w:rPr>
                  <w:delText>CAPEX Value-Added Tax and Customs Duty Treatment</w:delText>
                </w:r>
              </w:del>
            </w:ins>
          </w:p>
        </w:tc>
      </w:tr>
      <w:tr w:rsidR="0008735A" w14:paraId="2B277361" w14:textId="77777777">
        <w:trPr>
          <w:ins w:id="1948" w:author="Claude" w:date="2026-08-25T15:47:00Z"/>
          <w:del w:id="32450" w:author="Claude" w:date="2026-10-19T09:00:00Z"/>
        </w:trPr>
        <w:tc>
          <w:tcPr>
            <w:tcW w:w="1626" w:type="dxa"/>
          </w:tcPr>
          <w:p w14:paraId="1BAB57E8" w14:textId="77777777" w:rsidR="0008735A" w:rsidRDefault="00000000">
            <w:pPr>
              <w:rPr>
                <w:ins w:id="1949" w:author="Claude" w:date="2026-08-25T15:47:00Z"/>
                <w:rFonts w:ascii="Georgia" w:eastAsia="Georgia" w:hAnsi="Georgia" w:cs="Georgia"/>
                <w:sz w:val="28"/>
                <w:szCs w:val="28"/>
              </w:rPr>
            </w:pPr>
            <w:ins w:id="1950" w:author="Claude" w:date="2026-08-25T15:47:00Z">
              <w:del w:id="1951" w:author="Claude" w:date="2026-08-25T16:16:00Z">
                <w:r>
                  <w:rPr>
                    <w:rFonts w:ascii="Georgia" w:eastAsia="Georgia" w:hAnsi="Georgia" w:cs="Georgia"/>
                    <w:sz w:val="28"/>
                    <w:szCs w:val="28"/>
                    <w:highlight w:val="green"/>
                  </w:rPr>
                  <w:delText>O.23</w:delText>
                </w:r>
              </w:del>
            </w:ins>
            <w:ins w:id="1952" w:author="Claude" w:date="2026-08-25T16:16:00Z">
              <w:del w:id="1953" w:author="Claude" w:date="2026-08-26T02:08:00Z">
                <w:r>
                  <w:rPr>
                    <w:rFonts w:ascii="Georgia" w:eastAsia="Georgia" w:hAnsi="Georgia" w:cs="Georgia"/>
                    <w:sz w:val="28"/>
                    <w:szCs w:val="28"/>
                    <w:highlight w:val="green"/>
                  </w:rPr>
                  <w:delText>O.22</w:delText>
                </w:r>
              </w:del>
            </w:ins>
            <w:ins w:id="1954" w:author="Claude" w:date="2026-08-26T02:08:00Z">
              <w:del w:id="32448" w:author="Claude" w:date="2026-10-19T09:00:00Z">
                <w:r>
                  <w:rPr>
                    <w:rFonts w:ascii="Georgia" w:eastAsia="Georgia" w:hAnsi="Georgia" w:cs="Georgia"/>
                    <w:sz w:val="28"/>
                    <w:szCs w:val="28"/>
                    <w:highlight w:val="cyan"/>
                  </w:rPr>
                  <w:delText>O.23</w:delText>
                </w:r>
              </w:del>
            </w:ins>
          </w:p>
        </w:tc>
        <w:tc>
          <w:tcPr>
            <w:tcW w:w="7734" w:type="dxa"/>
          </w:tcPr>
          <w:p w14:paraId="17582245" w14:textId="77777777" w:rsidR="0008735A" w:rsidRDefault="00000000">
            <w:pPr>
              <w:rPr>
                <w:ins w:id="1955" w:author="Claude" w:date="2026-08-25T15:47:00Z"/>
                <w:rFonts w:ascii="Georgia" w:eastAsia="Georgia" w:hAnsi="Georgia" w:cs="Georgia"/>
                <w:sz w:val="28"/>
                <w:szCs w:val="28"/>
              </w:rPr>
            </w:pPr>
            <w:ins w:id="1956" w:author="Claude" w:date="2026-08-25T15:47:00Z">
              <w:del w:id="32449" w:author="Claude" w:date="2026-10-19T09:00:00Z">
                <w:r>
                  <w:rPr>
                    <w:rFonts w:ascii="Georgia" w:eastAsia="Georgia" w:hAnsi="Georgia" w:cs="Georgia"/>
                    <w:sz w:val="28"/>
                    <w:szCs w:val="28"/>
                    <w:highlight w:val="cyan"/>
                  </w:rPr>
                  <w:delText>Reference Salvage Value</w:delText>
                </w:r>
              </w:del>
            </w:ins>
          </w:p>
        </w:tc>
      </w:tr>
      <w:tr w:rsidR="0008735A" w14:paraId="6415D276" w14:textId="77777777">
        <w:trPr>
          <w:ins w:id="1957" w:author="Claude" w:date="2026-08-25T15:47:00Z"/>
          <w:del w:id="32453" w:author="Claude" w:date="2026-10-19T09:00:00Z"/>
        </w:trPr>
        <w:tc>
          <w:tcPr>
            <w:tcW w:w="1626" w:type="dxa"/>
          </w:tcPr>
          <w:p w14:paraId="23822090" w14:textId="77777777" w:rsidR="0008735A" w:rsidRDefault="00000000">
            <w:pPr>
              <w:rPr>
                <w:ins w:id="1958" w:author="Claude" w:date="2026-08-25T15:47:00Z"/>
                <w:rFonts w:ascii="Georgia" w:eastAsia="Georgia" w:hAnsi="Georgia" w:cs="Georgia"/>
                <w:sz w:val="28"/>
                <w:szCs w:val="28"/>
              </w:rPr>
            </w:pPr>
            <w:ins w:id="1959" w:author="Claude" w:date="2026-08-25T15:47:00Z">
              <w:del w:id="1960" w:author="Claude" w:date="2026-08-25T16:16:00Z">
                <w:r>
                  <w:rPr>
                    <w:rFonts w:ascii="Georgia" w:eastAsia="Georgia" w:hAnsi="Georgia" w:cs="Georgia"/>
                    <w:sz w:val="28"/>
                    <w:szCs w:val="28"/>
                    <w:highlight w:val="green"/>
                  </w:rPr>
                  <w:delText>O.24</w:delText>
                </w:r>
              </w:del>
            </w:ins>
            <w:ins w:id="1961" w:author="Claude" w:date="2026-08-25T16:16:00Z">
              <w:del w:id="1962" w:author="Claude" w:date="2026-08-26T02:08:00Z">
                <w:r>
                  <w:rPr>
                    <w:rFonts w:ascii="Georgia" w:eastAsia="Georgia" w:hAnsi="Georgia" w:cs="Georgia"/>
                    <w:sz w:val="28"/>
                    <w:szCs w:val="28"/>
                    <w:highlight w:val="green"/>
                  </w:rPr>
                  <w:delText>O.23</w:delText>
                </w:r>
              </w:del>
            </w:ins>
            <w:ins w:id="1963" w:author="Claude" w:date="2026-08-26T02:08:00Z">
              <w:del w:id="32451" w:author="Claude" w:date="2026-10-19T09:00:00Z">
                <w:r>
                  <w:rPr>
                    <w:rFonts w:ascii="Georgia" w:eastAsia="Georgia" w:hAnsi="Georgia" w:cs="Georgia"/>
                    <w:sz w:val="28"/>
                    <w:szCs w:val="28"/>
                    <w:highlight w:val="cyan"/>
                  </w:rPr>
                  <w:delText>O.24</w:delText>
                </w:r>
              </w:del>
            </w:ins>
          </w:p>
        </w:tc>
        <w:tc>
          <w:tcPr>
            <w:tcW w:w="7734" w:type="dxa"/>
          </w:tcPr>
          <w:p w14:paraId="5228035C" w14:textId="77777777" w:rsidR="0008735A" w:rsidRDefault="00000000">
            <w:pPr>
              <w:rPr>
                <w:ins w:id="1964" w:author="Claude" w:date="2026-08-25T15:47:00Z"/>
                <w:rFonts w:ascii="Georgia" w:eastAsia="Georgia" w:hAnsi="Georgia" w:cs="Georgia"/>
                <w:sz w:val="28"/>
                <w:szCs w:val="28"/>
              </w:rPr>
            </w:pPr>
            <w:ins w:id="1965" w:author="Claude" w:date="2026-08-25T15:47:00Z">
              <w:del w:id="32452" w:author="Claude" w:date="2026-10-19T09:00:00Z">
                <w:r>
                  <w:rPr>
                    <w:rFonts w:ascii="Georgia" w:eastAsia="Georgia" w:hAnsi="Georgia" w:cs="Georgia"/>
                    <w:sz w:val="28"/>
                    <w:szCs w:val="28"/>
                    <w:highlight w:val="cyan"/>
                  </w:rPr>
                  <w:delText>Reference Initial Working Capital</w:delText>
                </w:r>
              </w:del>
            </w:ins>
          </w:p>
        </w:tc>
      </w:tr>
      <w:tr w:rsidR="0008735A" w14:paraId="16A06868" w14:textId="77777777">
        <w:trPr>
          <w:ins w:id="1966" w:author="Claude" w:date="2026-08-25T23:38:00Z"/>
          <w:del w:id="32456" w:author="Claude" w:date="2026-10-19T09:00:00Z"/>
        </w:trPr>
        <w:tc>
          <w:tcPr>
            <w:tcW w:w="1626" w:type="dxa"/>
          </w:tcPr>
          <w:p w14:paraId="3437E43E" w14:textId="77777777" w:rsidR="0008735A" w:rsidRDefault="00000000">
            <w:pPr>
              <w:rPr>
                <w:ins w:id="1967" w:author="Claude" w:date="2026-08-25T23:38:00Z"/>
                <w:rFonts w:ascii="Georgia" w:eastAsia="Georgia" w:hAnsi="Georgia" w:cs="Georgia"/>
                <w:sz w:val="28"/>
                <w:szCs w:val="28"/>
              </w:rPr>
            </w:pPr>
            <w:ins w:id="1968" w:author="Claude" w:date="2026-08-25T23:38:00Z">
              <w:del w:id="1969" w:author="Claude" w:date="2026-08-26T02:08:00Z">
                <w:r>
                  <w:rPr>
                    <w:rFonts w:ascii="Georgia" w:eastAsia="Georgia" w:hAnsi="Georgia" w:cs="Georgia"/>
                    <w:sz w:val="28"/>
                    <w:szCs w:val="28"/>
                    <w:highlight w:val="green"/>
                  </w:rPr>
                  <w:delText>O.24</w:delText>
                </w:r>
              </w:del>
            </w:ins>
            <w:ins w:id="1970" w:author="Claude" w:date="2026-08-26T02:08:00Z">
              <w:del w:id="32454" w:author="Claude" w:date="2026-10-19T09:00:00Z">
                <w:r>
                  <w:rPr>
                    <w:rFonts w:ascii="Georgia" w:eastAsia="Georgia" w:hAnsi="Georgia" w:cs="Georgia"/>
                    <w:sz w:val="28"/>
                    <w:szCs w:val="28"/>
                    <w:highlight w:val="cyan"/>
                  </w:rPr>
                  <w:delText>O.25</w:delText>
                </w:r>
              </w:del>
            </w:ins>
          </w:p>
        </w:tc>
        <w:tc>
          <w:tcPr>
            <w:tcW w:w="7734" w:type="dxa"/>
          </w:tcPr>
          <w:p w14:paraId="5F3BDD29" w14:textId="77777777" w:rsidR="0008735A" w:rsidRDefault="00000000">
            <w:pPr>
              <w:rPr>
                <w:ins w:id="1971" w:author="Claude" w:date="2026-08-25T23:38:00Z"/>
                <w:rFonts w:ascii="Georgia" w:eastAsia="Georgia" w:hAnsi="Georgia" w:cs="Georgia"/>
                <w:sz w:val="28"/>
                <w:szCs w:val="28"/>
              </w:rPr>
            </w:pPr>
            <w:ins w:id="1972" w:author="Claude" w:date="2026-08-25T23:38:00Z">
              <w:del w:id="32455" w:author="Claude" w:date="2026-10-19T09:00:00Z">
                <w:r>
                  <w:rPr>
                    <w:rFonts w:ascii="Georgia" w:eastAsia="Georgia" w:hAnsi="Georgia" w:cs="Georgia"/>
                    <w:sz w:val="28"/>
                    <w:szCs w:val="28"/>
                    <w:highlight w:val="cyan"/>
                  </w:rPr>
                  <w:delText>Reference Debt Grace Period</w:delText>
                </w:r>
              </w:del>
            </w:ins>
          </w:p>
        </w:tc>
      </w:tr>
      <w:tr w:rsidR="0008735A" w14:paraId="0D461AAE" w14:textId="77777777">
        <w:trPr>
          <w:ins w:id="1973" w:author="Claude" w:date="2026-08-25T23:38:00Z"/>
          <w:del w:id="32459" w:author="Claude" w:date="2026-10-19T09:00:00Z"/>
        </w:trPr>
        <w:tc>
          <w:tcPr>
            <w:tcW w:w="1626" w:type="dxa"/>
          </w:tcPr>
          <w:p w14:paraId="22D21096" w14:textId="77777777" w:rsidR="0008735A" w:rsidRDefault="00000000">
            <w:pPr>
              <w:rPr>
                <w:ins w:id="1974" w:author="Claude" w:date="2026-08-25T23:38:00Z"/>
                <w:rFonts w:ascii="Georgia" w:eastAsia="Georgia" w:hAnsi="Georgia" w:cs="Georgia"/>
                <w:sz w:val="28"/>
                <w:szCs w:val="28"/>
              </w:rPr>
            </w:pPr>
            <w:ins w:id="1975" w:author="Claude" w:date="2026-08-25T23:38:00Z">
              <w:del w:id="1976" w:author="Claude" w:date="2026-08-26T02:08:00Z">
                <w:r>
                  <w:rPr>
                    <w:rFonts w:ascii="Georgia" w:eastAsia="Georgia" w:hAnsi="Georgia" w:cs="Georgia"/>
                    <w:sz w:val="28"/>
                    <w:szCs w:val="28"/>
                    <w:highlight w:val="green"/>
                  </w:rPr>
                  <w:delText>O.25</w:delText>
                </w:r>
              </w:del>
            </w:ins>
            <w:ins w:id="1977" w:author="Claude" w:date="2026-08-26T02:08:00Z">
              <w:del w:id="32457" w:author="Claude" w:date="2026-10-19T09:00:00Z">
                <w:r>
                  <w:rPr>
                    <w:rFonts w:ascii="Georgia" w:eastAsia="Georgia" w:hAnsi="Georgia" w:cs="Georgia"/>
                    <w:sz w:val="28"/>
                    <w:szCs w:val="28"/>
                    <w:highlight w:val="cyan"/>
                  </w:rPr>
                  <w:delText>O.26</w:delText>
                </w:r>
              </w:del>
            </w:ins>
          </w:p>
        </w:tc>
        <w:tc>
          <w:tcPr>
            <w:tcW w:w="7734" w:type="dxa"/>
          </w:tcPr>
          <w:p w14:paraId="6FD303CF" w14:textId="77777777" w:rsidR="0008735A" w:rsidRDefault="00000000">
            <w:pPr>
              <w:rPr>
                <w:ins w:id="1978" w:author="Claude" w:date="2026-08-25T23:38:00Z"/>
                <w:rFonts w:ascii="Georgia" w:eastAsia="Georgia" w:hAnsi="Georgia" w:cs="Georgia"/>
                <w:sz w:val="28"/>
                <w:szCs w:val="28"/>
              </w:rPr>
            </w:pPr>
            <w:ins w:id="1979" w:author="Claude" w:date="2026-08-25T23:38:00Z">
              <w:del w:id="32458" w:author="Claude" w:date="2026-10-19T09:00:00Z">
                <w:r>
                  <w:rPr>
                    <w:rFonts w:ascii="Georgia" w:eastAsia="Georgia" w:hAnsi="Georgia" w:cs="Georgia"/>
                    <w:sz w:val="28"/>
                    <w:szCs w:val="28"/>
                    <w:highlight w:val="cyan"/>
                  </w:rPr>
                  <w:delText>Reference Real Property Tax Assessment Level</w:delText>
                </w:r>
              </w:del>
            </w:ins>
          </w:p>
        </w:tc>
      </w:tr>
      <w:tr w:rsidR="0008735A" w14:paraId="4FC60CF3" w14:textId="77777777">
        <w:trPr>
          <w:ins w:id="1980" w:author="Claude" w:date="2026-08-25T23:39:00Z"/>
          <w:del w:id="32255" w:author="Claude" w:date="2026-10-19T09:00:00Z"/>
        </w:trPr>
        <w:tc>
          <w:tcPr>
            <w:tcW w:w="1626" w:type="dxa"/>
          </w:tcPr>
          <w:p w14:paraId="557A5010" w14:textId="77777777" w:rsidR="0008735A" w:rsidRDefault="00000000">
            <w:pPr>
              <w:rPr>
                <w:ins w:id="1981" w:author="Claude" w:date="2026-08-25T23:39:00Z"/>
                <w:rFonts w:ascii="Georgia" w:eastAsia="Georgia" w:hAnsi="Georgia" w:cs="Georgia"/>
                <w:sz w:val="28"/>
                <w:szCs w:val="28"/>
              </w:rPr>
            </w:pPr>
            <w:ins w:id="1982" w:author="Claude" w:date="2026-08-25T23:39:00Z">
              <w:del w:id="1983" w:author="Claude" w:date="2026-08-26T02:08:00Z">
                <w:r>
                  <w:rPr>
                    <w:rFonts w:ascii="Georgia" w:eastAsia="Georgia" w:hAnsi="Georgia" w:cs="Georgia"/>
                    <w:sz w:val="28"/>
                    <w:szCs w:val="28"/>
                    <w:highlight w:val="green"/>
                  </w:rPr>
                  <w:delText>O.26</w:delText>
                </w:r>
              </w:del>
            </w:ins>
            <w:ins w:id="1984" w:author="Claude" w:date="2026-08-26T02:08:00Z">
              <w:del w:id="32253" w:author="Claude" w:date="2026-10-19T09:00:00Z">
                <w:r>
                  <w:rPr>
                    <w:rFonts w:ascii="Georgia" w:eastAsia="Georgia" w:hAnsi="Georgia" w:cs="Georgia"/>
                    <w:sz w:val="28"/>
                    <w:szCs w:val="28"/>
                    <w:highlight w:val="cyan"/>
                  </w:rPr>
                  <w:delText>O.27</w:delText>
                </w:r>
              </w:del>
            </w:ins>
          </w:p>
        </w:tc>
        <w:tc>
          <w:tcPr>
            <w:tcW w:w="7734" w:type="dxa"/>
          </w:tcPr>
          <w:p w14:paraId="505E6142" w14:textId="77777777" w:rsidR="0008735A" w:rsidRDefault="00000000">
            <w:pPr>
              <w:rPr>
                <w:ins w:id="1985" w:author="Claude" w:date="2026-08-25T23:39:00Z"/>
                <w:rFonts w:ascii="Georgia" w:eastAsia="Georgia" w:hAnsi="Georgia" w:cs="Georgia"/>
                <w:sz w:val="28"/>
                <w:szCs w:val="28"/>
              </w:rPr>
            </w:pPr>
            <w:ins w:id="1986" w:author="Claude" w:date="2026-08-25T23:39:00Z">
              <w:del w:id="32254" w:author="Claude" w:date="2026-10-19T09:00:00Z">
                <w:r>
                  <w:rPr>
                    <w:rFonts w:ascii="Georgia" w:eastAsia="Georgia" w:hAnsi="Georgia" w:cs="Georgia"/>
                    <w:sz w:val="28"/>
                    <w:szCs w:val="28"/>
                    <w:highlight w:val="cyan"/>
                  </w:rPr>
                  <w:delText>Reference Land/Site Lease Cost</w:delText>
                </w:r>
              </w:del>
            </w:ins>
          </w:p>
        </w:tc>
      </w:tr>
    </w:tbl>
    <w:p w14:paraId="7BEB964C" w14:textId="77777777" w:rsidR="008E1161" w:rsidRDefault="008E1161" w:rsidP="008E1161">
      <w:pPr>
        <w:ind w:firstLine="720"/>
        <w:jc w:val="both"/>
        <w:rPr>
          <w:del w:id="32460" w:author="Claude" w:date="2026-10-19T09:00:00Z"/>
          <w:rFonts w:ascii="Georgia" w:eastAsia="Georgia" w:hAnsi="Georgia" w:cs="Georgia"/>
          <w:i/>
          <w:iCs/>
          <w:sz w:val="28"/>
          <w:szCs w:val="28"/>
          <w:lang w:val="en-PH"/>
        </w:rPr>
      </w:pPr>
    </w:p>
    <w:p w14:paraId="17F1E184" w14:textId="77777777" w:rsidR="00213A16" w:rsidRPr="008E1161" w:rsidRDefault="00213A16" w:rsidP="008E1161">
      <w:pPr>
        <w:ind w:firstLine="720"/>
        <w:jc w:val="both"/>
        <w:rPr>
          <w:del w:id="32461" w:author="Claude" w:date="2026-10-19T09:00:00Z"/>
          <w:rFonts w:ascii="Georgia" w:eastAsia="Georgia" w:hAnsi="Georgia" w:cs="Georgia"/>
          <w:sz w:val="28"/>
          <w:szCs w:val="28"/>
          <w:lang w:val="en-PH"/>
        </w:rPr>
      </w:pPr>
    </w:p>
    <w:p w14:paraId="35653AD4" w14:textId="77777777" w:rsidR="00213A16" w:rsidRDefault="00213A16" w:rsidP="00213A16">
      <w:pPr>
        <w:jc w:val="both"/>
        <w:rPr>
          <w:del w:id="32462" w:author="Claude" w:date="2026-10-19T09:00:00Z"/>
          <w:rFonts w:ascii="Georgia" w:eastAsia="Georgia" w:hAnsi="Georgia" w:cs="Georgia"/>
          <w:sz w:val="28"/>
          <w:szCs w:val="28"/>
          <w:lang w:val="en-PH"/>
        </w:rPr>
      </w:pPr>
      <w:bookmarkStart w:id="1987" w:name="_k1hordiq4bkm" w:colFirst="0" w:colLast="0"/>
      <w:bookmarkEnd w:id="1987"/>
    </w:p>
    <w:p w14:paraId="078EA180" w14:textId="77777777" w:rsidR="008E1161" w:rsidRPr="00213A16" w:rsidRDefault="008E1161" w:rsidP="00213A16">
      <w:pPr>
        <w:jc w:val="both"/>
        <w:rPr>
          <w:del w:id="32464" w:author="Claude" w:date="2026-10-19T09:00:00Z"/>
          <w:rFonts w:ascii="Georgia" w:eastAsia="Georgia" w:hAnsi="Georgia" w:cs="Georgia"/>
          <w:b/>
          <w:bCs/>
          <w:sz w:val="28"/>
          <w:szCs w:val="28"/>
          <w:lang w:val="en-PH"/>
        </w:rPr>
      </w:pPr>
      <w:del w:id="32463" w:author="Claude" w:date="2026-10-19T09:00:00Z">
        <w:r>
          <w:rPr>
            <w:rFonts w:ascii="Georgia" w:eastAsia="Georgia" w:hAnsi="Georgia" w:cs="Georgia"/>
            <w:b/>
            <w:bCs/>
            <w:sz w:val="28"/>
            <w:szCs w:val="28"/>
            <w:highlight w:val="cyan"/>
            <w:lang w:val="en-PH"/>
          </w:rPr>
          <w:delText>Reference DCF Model Parameters for Gas-Reciprocating Engine Facilities</w:delText>
        </w:r>
      </w:del>
    </w:p>
    <w:p w14:paraId="05D64DBF" w14:textId="77777777" w:rsidR="00213A16" w:rsidRPr="008E1161" w:rsidRDefault="00213A16" w:rsidP="00213A16">
      <w:pPr>
        <w:jc w:val="both"/>
        <w:rPr>
          <w:del w:id="32465" w:author="Claude" w:date="2026-10-19T09:00:00Z"/>
          <w:rFonts w:ascii="Georgia" w:eastAsia="Georgia" w:hAnsi="Georgia" w:cs="Georgia"/>
          <w:sz w:val="28"/>
          <w:szCs w:val="28"/>
          <w:lang w:val="en-PH"/>
        </w:rPr>
      </w:pPr>
    </w:p>
    <w:p w14:paraId="09714C3E" w14:textId="77777777" w:rsidR="008E1161" w:rsidRDefault="008E1161" w:rsidP="008E1161">
      <w:pPr>
        <w:ind w:firstLine="720"/>
        <w:jc w:val="both"/>
        <w:rPr>
          <w:del w:id="32468" w:author="Claude" w:date="2026-10-19T09:00:00Z"/>
          <w:rFonts w:ascii="Georgia" w:eastAsia="Georgia" w:hAnsi="Georgia" w:cs="Georgia"/>
          <w:i/>
          <w:iCs/>
          <w:sz w:val="28"/>
          <w:szCs w:val="28"/>
          <w:lang w:val="en-PH"/>
        </w:rPr>
      </w:pPr>
      <w:ins w:id="1988" w:author="Claude" w:date="2026-08-25T15:19:00Z">
        <w:del w:id="1989" w:author="Claude" w:date="2026-09-24T15:00:00Z">
          <w:r>
            <w:rPr>
              <w:rFonts w:ascii="Georgia" w:hAnsi="Georgia"/>
              <w:sz w:val="28"/>
              <w:highlight w:val="green"/>
            </w:rPr>
            <w:delText>As with OCGT, no gas-reciprocating</w:delText>
          </w:r>
        </w:del>
      </w:ins>
      <w:ins w:id="1990" w:author="Claude" w:date="2026-09-24T15:00:00Z">
        <w:del w:id="32466" w:author="Claude" w:date="2026-10-19T09:00:00Z">
          <w:r>
            <w:rPr>
              <w:rFonts w:ascii="Georgia" w:hAnsi="Georgia"/>
              <w:sz w:val="28"/>
              <w:highlight w:val="cyan"/>
            </w:rPr>
            <w:delText>No gas-reciprocating</w:delText>
          </w:r>
        </w:del>
      </w:ins>
      <w:del w:id="32467" w:author="Claude" w:date="2026-10-19T09:00:00Z">
        <w:r>
          <w:rPr>
            <w:rFonts w:ascii="Georgia" w:hAnsi="Georgia"/>
            <w:sz w:val="28"/>
            <w:highlight w:val="cyan"/>
          </w:rPr>
          <w:delText xml:space="preserve"> engine plant exists in the Commission's historical dataset. The following table identifies the corresponding Key Parameters for Gas-Reciprocating Engine Facilities, derived by applying gas-reciprocating engine technology benchmarks to the CCGT parameter list in Annex “A” above — except for the Reference Heat Rate Cap (Item G.15), which is directly sourced from the existing Table 3 (Section 19) of these Rules — and presented in the same tabular format as Annex “A” and the OCGT Annex above for consistency and ease of audit. As with Annex “A” and the OCGT Annex, the specific reference value for each parameter shall be fixed by the Commission through the Reference Parameters Resolution:</w:delText>
        </w:r>
      </w:del>
      <w:del w:id="1991" w:author="Claude" w:date="2026-08-25T15:19:00Z">
        <w:r>
          <w:rPr>
            <w:rFonts w:ascii="Georgia" w:hAnsi="Georgia"/>
            <w:sz w:val="28"/>
            <w:highlight w:val="green"/>
          </w:rPr>
          <w:delText>As with OCGT, no gas-reciprocating engine plant exists in the Commission's historical dataset. The following reference values for Gas-Reciprocating Engine Facilities are hereby prescribed, derived by applying gas-reciprocating engine technology benchmarks to the adopted CCGT reference-plant parameters in Annex “A” above — except for the Reference Heat Rate Cap (Item G.15), which is directly sourced from the existing Table 3 (Section 19) of these Rules — and are presented in the same tabular format as Annex “A” and the OCGT Annex above for consistency and ease of audit:</w:delText>
        </w:r>
      </w:del>
    </w:p>
    <w:tbl>
      <w:tblPr>
        <w:tblW w:w="0" w:type="auto"/>
        <w:tblLook w:val="04A0" w:firstRow="1" w:lastRow="0" w:firstColumn="1" w:lastColumn="0" w:noHBand="0" w:noVBand="1"/>
      </w:tblPr>
      <w:tblGrid>
        <w:gridCol w:w="964"/>
        <w:gridCol w:w="2949"/>
        <w:gridCol w:w="3241"/>
        <w:gridCol w:w="2206"/>
      </w:tblGrid>
      <w:tr w:rsidR="00C31343" w14:paraId="662DAB14" w14:textId="77777777" w:rsidTr="5B2EF78A">
        <w:trPr>
          <w:del w:id="1992" w:author="Claude" w:date="2026-08-25T15:18:00Z"/>
        </w:trPr>
        <w:tc>
          <w:tcPr>
            <w:tcW w:w="2340" w:type="dxa"/>
          </w:tcPr>
          <w:p w14:paraId="5A868E4F" w14:textId="77777777" w:rsidR="00C31343" w:rsidRDefault="007F728F">
            <w:pPr>
              <w:jc w:val="both"/>
              <w:rPr>
                <w:del w:id="1993" w:author="Claude" w:date="2026-08-25T15:18:00Z"/>
              </w:rPr>
            </w:pPr>
            <w:del w:id="1994" w:author="Claude" w:date="2026-08-25T15:18:00Z">
              <w:r>
                <w:rPr>
                  <w:rFonts w:ascii="Georgia" w:hAnsi="Georgia"/>
                  <w:b/>
                  <w:sz w:val="28"/>
                  <w:highlight w:val="green"/>
                </w:rPr>
                <w:delText>Item</w:delText>
              </w:r>
            </w:del>
          </w:p>
        </w:tc>
        <w:tc>
          <w:tcPr>
            <w:tcW w:w="2340" w:type="dxa"/>
          </w:tcPr>
          <w:p w14:paraId="770E57D8" w14:textId="77777777" w:rsidR="00C31343" w:rsidRDefault="007F728F">
            <w:pPr>
              <w:jc w:val="both"/>
              <w:rPr>
                <w:del w:id="1995" w:author="Claude" w:date="2026-08-25T15:18:00Z"/>
              </w:rPr>
            </w:pPr>
            <w:del w:id="1996" w:author="Claude" w:date="2026-08-25T15:18:00Z">
              <w:r>
                <w:rPr>
                  <w:rFonts w:ascii="Georgia" w:hAnsi="Georgia"/>
                  <w:b/>
                  <w:sz w:val="28"/>
                  <w:highlight w:val="green"/>
                </w:rPr>
                <w:delText>Parameter</w:delText>
              </w:r>
            </w:del>
          </w:p>
        </w:tc>
        <w:tc>
          <w:tcPr>
            <w:tcW w:w="2340" w:type="dxa"/>
          </w:tcPr>
          <w:p w14:paraId="7C4CEFED" w14:textId="77777777" w:rsidR="00C31343" w:rsidRDefault="007F728F">
            <w:pPr>
              <w:jc w:val="both"/>
              <w:rPr>
                <w:del w:id="1997" w:author="Claude" w:date="2026-08-25T15:18:00Z"/>
              </w:rPr>
            </w:pPr>
            <w:del w:id="1998" w:author="Claude" w:date="2026-08-25T15:18:00Z">
              <w:r>
                <w:rPr>
                  <w:rFonts w:ascii="Georgia" w:hAnsi="Georgia"/>
                  <w:b/>
                  <w:sz w:val="28"/>
                  <w:highlight w:val="green"/>
                </w:rPr>
                <w:delText>Adopted Reference Value</w:delText>
              </w:r>
            </w:del>
          </w:p>
        </w:tc>
        <w:tc>
          <w:tcPr>
            <w:tcW w:w="2340" w:type="dxa"/>
          </w:tcPr>
          <w:p w14:paraId="2E9D5E0B" w14:textId="77777777" w:rsidR="00C31343" w:rsidRDefault="007F728F">
            <w:pPr>
              <w:jc w:val="both"/>
              <w:rPr>
                <w:del w:id="1999" w:author="Claude" w:date="2026-08-25T15:18:00Z"/>
              </w:rPr>
            </w:pPr>
            <w:del w:id="2000" w:author="Claude" w:date="2026-08-25T15:18:00Z">
              <w:r>
                <w:rPr>
                  <w:rFonts w:ascii="Georgia" w:hAnsi="Georgia"/>
                  <w:b/>
                  <w:sz w:val="28"/>
                  <w:highlight w:val="green"/>
                </w:rPr>
                <w:delText>Basis / Note</w:delText>
              </w:r>
            </w:del>
          </w:p>
        </w:tc>
      </w:tr>
      <w:tr w:rsidR="00C31343" w14:paraId="5689BBC9" w14:textId="77777777" w:rsidTr="5B2EF78A">
        <w:trPr>
          <w:del w:id="2001" w:author="Claude" w:date="2026-08-25T15:18:00Z"/>
        </w:trPr>
        <w:tc>
          <w:tcPr>
            <w:tcW w:w="2340" w:type="dxa"/>
          </w:tcPr>
          <w:p w14:paraId="01090B5E" w14:textId="77777777" w:rsidR="00C31343" w:rsidRDefault="007F728F">
            <w:pPr>
              <w:jc w:val="both"/>
              <w:rPr>
                <w:del w:id="2002" w:author="Claude" w:date="2026-08-25T15:18:00Z"/>
              </w:rPr>
            </w:pPr>
            <w:del w:id="2003" w:author="Claude" w:date="2026-08-25T15:18:00Z">
              <w:r>
                <w:rPr>
                  <w:rFonts w:ascii="Georgia" w:hAnsi="Georgia"/>
                  <w:b/>
                  <w:sz w:val="28"/>
                  <w:highlight w:val="green"/>
                </w:rPr>
                <w:delText>G.1</w:delText>
              </w:r>
            </w:del>
          </w:p>
        </w:tc>
        <w:tc>
          <w:tcPr>
            <w:tcW w:w="2340" w:type="dxa"/>
          </w:tcPr>
          <w:p w14:paraId="5305B43E" w14:textId="77777777" w:rsidR="00C31343" w:rsidRDefault="007F728F">
            <w:pPr>
              <w:jc w:val="both"/>
              <w:rPr>
                <w:del w:id="2004" w:author="Claude" w:date="2026-08-25T15:18:00Z"/>
              </w:rPr>
            </w:pPr>
            <w:del w:id="2005" w:author="Claude" w:date="2026-08-25T15:18:00Z">
              <w:r>
                <w:rPr>
                  <w:rFonts w:ascii="Georgia" w:hAnsi="Georgia"/>
                  <w:sz w:val="28"/>
                  <w:highlight w:val="green"/>
                </w:rPr>
                <w:delText>Reference Installed Capacity range (MW)</w:delText>
              </w:r>
            </w:del>
          </w:p>
        </w:tc>
        <w:tc>
          <w:tcPr>
            <w:tcW w:w="2340" w:type="dxa"/>
          </w:tcPr>
          <w:p w14:paraId="1CE096FA" w14:textId="77777777" w:rsidR="00C31343" w:rsidRDefault="007F728F">
            <w:pPr>
              <w:jc w:val="both"/>
              <w:rPr>
                <w:del w:id="2006" w:author="Claude" w:date="2026-08-25T15:18:00Z"/>
              </w:rPr>
            </w:pPr>
            <w:del w:id="2007" w:author="Claude" w:date="2026-08-25T15:18:00Z">
              <w:r>
                <w:rPr>
                  <w:rFonts w:ascii="Georgia" w:hAnsi="Georgia"/>
                  <w:sz w:val="28"/>
                  <w:highlight w:val="green"/>
                </w:rPr>
                <w:delText>To be determined by the Commission; a single reference size (aggregating multiple gensets) shall be used below.</w:delText>
              </w:r>
            </w:del>
          </w:p>
        </w:tc>
        <w:tc>
          <w:tcPr>
            <w:tcW w:w="2340" w:type="dxa"/>
          </w:tcPr>
          <w:p w14:paraId="6F0CBBB3" w14:textId="77777777" w:rsidR="00C31343" w:rsidRDefault="007F728F">
            <w:pPr>
              <w:jc w:val="both"/>
              <w:rPr>
                <w:del w:id="2008" w:author="Claude" w:date="2026-08-25T15:18:00Z"/>
              </w:rPr>
            </w:pPr>
            <w:ins w:id="2009" w:author="Claude" w:date="2026-08-25T14:02:00Z">
              <w:del w:id="2010" w:author="Claude" w:date="2026-08-25T15:18:00Z">
                <w:r>
                  <w:rPr>
                    <w:rFonts w:ascii="Georgia" w:hAnsi="Georgia"/>
                    <w:sz w:val="28"/>
                    <w:szCs w:val="28"/>
                    <w:highlight w:val="green"/>
                    <w:lang w:val="en-US"/>
                  </w:rPr>
                  <w:delText>Consistent with commercially available heavy-duty gas-reciprocating genset technology, individually rated ≈5.6-18.9 MW, aggregated into a multi-engine plant, consistent with realized multi-unit gas-engine balancing plants of comparable size.</w:delText>
                </w:r>
              </w:del>
            </w:ins>
            <w:del w:id="2011" w:author="Claude" w:date="2026-08-25T14:02:00Z">
              <w:r>
                <w:rPr>
                  <w:rFonts w:ascii="Georgia" w:hAnsi="Georgia"/>
                  <w:sz w:val="28"/>
                  <w:szCs w:val="28"/>
                  <w:highlight w:val="green"/>
                  <w:lang w:val="en-US"/>
                </w:rPr>
                <w:delText xml:space="preserve">Consistent with commercially available heavy-duty gas-reciprocating gensets (e.g., the Wärtsilä 34SG and 50SG families and the </w:delText>
              </w:r>
            </w:del>
            <w:ins w:id="2012" w:author="Claude" w:date="2026-07-28T11:04:00Z">
              <w:del w:id="2013" w:author="Claude" w:date="2026-08-25T14:02:00Z">
                <w:r>
                  <w:rPr>
                    <w:rFonts w:ascii="Georgia" w:hAnsi="Georgia"/>
                    <w:sz w:val="28"/>
                    <w:szCs w:val="28"/>
                    <w:highlight w:val="green"/>
                    <w:lang w:val="en-US"/>
                  </w:rPr>
                  <w:delText>INNIO Group (</w:delText>
                </w:r>
              </w:del>
            </w:ins>
            <w:del w:id="2014" w:author="Claude" w:date="2026-08-25T14:02:00Z">
              <w:r>
                <w:rPr>
                  <w:rFonts w:ascii="Georgia" w:hAnsi="Georgia"/>
                  <w:sz w:val="28"/>
                  <w:szCs w:val="28"/>
                  <w:highlight w:val="green"/>
                  <w:lang w:val="en-US"/>
                </w:rPr>
                <w:delText>INNIO</w:delText>
              </w:r>
            </w:del>
            <w:ins w:id="2015" w:author="Claude" w:date="2026-07-28T11:04:00Z">
              <w:del w:id="2016" w:author="Claude" w:date="2026-08-25T14:02:00Z">
                <w:r>
                  <w:rPr>
                    <w:rFonts w:ascii="Georgia" w:hAnsi="Georgia"/>
                    <w:sz w:val="28"/>
                    <w:szCs w:val="28"/>
                    <w:highlight w:val="green"/>
                    <w:lang w:val="en-US"/>
                  </w:rPr>
                  <w:delText>)</w:delText>
                </w:r>
              </w:del>
            </w:ins>
            <w:del w:id="2017" w:author="Claude" w:date="2026-08-25T14:02:00Z">
              <w:r>
                <w:rPr>
                  <w:rFonts w:ascii="Georgia" w:hAnsi="Georgia"/>
                  <w:sz w:val="28"/>
                  <w:szCs w:val="28"/>
                  <w:highlight w:val="green"/>
                  <w:lang w:val="en-US"/>
                </w:rPr>
                <w:delText xml:space="preserve"> Jenbacher Type 9 unit, individually rated ≈5.6-18.9 MW), aggregated into a multi-engine plant, consistent with realized multi-unit gas-engine balancing plants of comparable size.</w:delText>
              </w:r>
            </w:del>
          </w:p>
        </w:tc>
      </w:tr>
      <w:tr w:rsidR="00C31343" w14:paraId="58E88E0B" w14:textId="77777777" w:rsidTr="5B2EF78A">
        <w:trPr>
          <w:del w:id="2018" w:author="Claude" w:date="2026-08-25T15:18:00Z"/>
        </w:trPr>
        <w:tc>
          <w:tcPr>
            <w:tcW w:w="2340" w:type="dxa"/>
          </w:tcPr>
          <w:p w14:paraId="7CF5EE4D" w14:textId="77777777" w:rsidR="00C31343" w:rsidRDefault="007F728F">
            <w:pPr>
              <w:jc w:val="both"/>
              <w:rPr>
                <w:del w:id="2019" w:author="Claude" w:date="2026-08-25T15:18:00Z"/>
              </w:rPr>
            </w:pPr>
            <w:del w:id="2020" w:author="Claude" w:date="2026-08-25T15:18:00Z">
              <w:r>
                <w:rPr>
                  <w:rFonts w:ascii="Georgia" w:hAnsi="Georgia"/>
                  <w:b/>
                  <w:sz w:val="28"/>
                  <w:highlight w:val="green"/>
                </w:rPr>
                <w:delText>G.2</w:delText>
              </w:r>
            </w:del>
          </w:p>
        </w:tc>
        <w:tc>
          <w:tcPr>
            <w:tcW w:w="2340" w:type="dxa"/>
          </w:tcPr>
          <w:p w14:paraId="01C3E97A" w14:textId="77777777" w:rsidR="00C31343" w:rsidRDefault="007F728F">
            <w:pPr>
              <w:jc w:val="both"/>
              <w:rPr>
                <w:del w:id="2021" w:author="Claude" w:date="2026-08-25T15:18:00Z"/>
              </w:rPr>
            </w:pPr>
            <w:del w:id="2022" w:author="Claude" w:date="2026-08-25T15:18:00Z">
              <w:r>
                <w:rPr>
                  <w:rFonts w:ascii="Georgia" w:hAnsi="Georgia"/>
                  <w:sz w:val="28"/>
                  <w:highlight w:val="green"/>
                </w:rPr>
                <w:delText>Reference Net Capacity Factor (%)</w:delText>
              </w:r>
            </w:del>
          </w:p>
        </w:tc>
        <w:tc>
          <w:tcPr>
            <w:tcW w:w="2340" w:type="dxa"/>
          </w:tcPr>
          <w:p w14:paraId="53E09734" w14:textId="77777777" w:rsidR="00C31343" w:rsidRDefault="007F728F">
            <w:pPr>
              <w:jc w:val="both"/>
              <w:rPr>
                <w:del w:id="2023" w:author="Claude" w:date="2026-08-25T15:18:00Z"/>
              </w:rPr>
            </w:pPr>
            <w:del w:id="2024" w:author="Claude" w:date="2026-08-25T15:18:00Z">
              <w:r>
                <w:rPr>
                  <w:rFonts w:ascii="Georgia" w:hAnsi="Georgia"/>
                  <w:sz w:val="28"/>
                  <w:highlight w:val="green"/>
                </w:rPr>
                <w:delText>To be determined by the Commission, consistent with international fast-start/peaking gas-engine practice.</w:delText>
              </w:r>
            </w:del>
          </w:p>
        </w:tc>
        <w:tc>
          <w:tcPr>
            <w:tcW w:w="2340" w:type="dxa"/>
          </w:tcPr>
          <w:p w14:paraId="6A159456" w14:textId="77777777" w:rsidR="00C31343" w:rsidRDefault="007F728F">
            <w:pPr>
              <w:jc w:val="both"/>
              <w:rPr>
                <w:del w:id="2025" w:author="Claude" w:date="2026-08-25T15:18:00Z"/>
              </w:rPr>
            </w:pPr>
            <w:del w:id="2026" w:author="Claude" w:date="2026-08-25T15:18:00Z">
              <w:r>
                <w:rPr>
                  <w:rFonts w:ascii="Georgia" w:hAnsi="Georgia"/>
                  <w:sz w:val="28"/>
                  <w:highlight w:val="green"/>
                </w:rPr>
                <w:delText>Lower than the OCGT range (Item O.2), reflecting typical use of gas-reciprocating engines as a fast-start, frequency-regulation, and peaking resource rather than baseload/mid-merit dispatch, per IFC/World Bank gas-engine plant performance benchmarks.</w:delText>
              </w:r>
            </w:del>
          </w:p>
        </w:tc>
      </w:tr>
      <w:tr w:rsidR="00C31343" w14:paraId="69C81842" w14:textId="77777777" w:rsidTr="5B2EF78A">
        <w:trPr>
          <w:del w:id="2027" w:author="Claude" w:date="2026-08-25T15:18:00Z"/>
        </w:trPr>
        <w:tc>
          <w:tcPr>
            <w:tcW w:w="2340" w:type="dxa"/>
          </w:tcPr>
          <w:p w14:paraId="6C9E1DED" w14:textId="77777777" w:rsidR="00C31343" w:rsidRDefault="007F728F">
            <w:pPr>
              <w:jc w:val="both"/>
              <w:rPr>
                <w:del w:id="2028" w:author="Claude" w:date="2026-08-25T15:18:00Z"/>
              </w:rPr>
            </w:pPr>
            <w:del w:id="2029" w:author="Claude" w:date="2026-08-25T15:18:00Z">
              <w:r>
                <w:rPr>
                  <w:rFonts w:ascii="Georgia" w:hAnsi="Georgia"/>
                  <w:b/>
                  <w:sz w:val="28"/>
                  <w:highlight w:val="green"/>
                </w:rPr>
                <w:delText>G.3</w:delText>
              </w:r>
            </w:del>
          </w:p>
        </w:tc>
        <w:tc>
          <w:tcPr>
            <w:tcW w:w="2340" w:type="dxa"/>
          </w:tcPr>
          <w:p w14:paraId="08EEF673" w14:textId="77777777" w:rsidR="00C31343" w:rsidRDefault="007F728F">
            <w:pPr>
              <w:jc w:val="both"/>
              <w:rPr>
                <w:del w:id="2030" w:author="Claude" w:date="2026-08-25T15:18:00Z"/>
              </w:rPr>
            </w:pPr>
            <w:del w:id="2031" w:author="Claude" w:date="2026-08-25T15:18:00Z">
              <w:r>
                <w:rPr>
                  <w:rFonts w:ascii="Georgia" w:hAnsi="Georgia"/>
                  <w:sz w:val="28"/>
                  <w:szCs w:val="28"/>
                  <w:highlight w:val="green"/>
                  <w:lang w:val="en-US"/>
                </w:rPr>
                <w:delText>Reference All-In Project Cost (PhP/kW)</w:delText>
              </w:r>
            </w:del>
          </w:p>
        </w:tc>
        <w:tc>
          <w:tcPr>
            <w:tcW w:w="2340" w:type="dxa"/>
          </w:tcPr>
          <w:p w14:paraId="52715C17" w14:textId="77777777" w:rsidR="00C31343" w:rsidRDefault="007F728F">
            <w:pPr>
              <w:jc w:val="both"/>
              <w:rPr>
                <w:del w:id="2032" w:author="Claude" w:date="2026-08-25T15:18:00Z"/>
              </w:rPr>
            </w:pPr>
            <w:del w:id="2033" w:author="Claude" w:date="2026-08-25T15:18:00Z">
              <w:r>
                <w:rPr>
                  <w:rFonts w:ascii="Georgia" w:hAnsi="Georgia"/>
                  <w:sz w:val="28"/>
                  <w:szCs w:val="28"/>
                  <w:highlight w:val="green"/>
                  <w:lang w:val="en-US"/>
                </w:rPr>
                <w:delText>To be determined by the Commission.</w:delText>
              </w:r>
            </w:del>
          </w:p>
        </w:tc>
        <w:tc>
          <w:tcPr>
            <w:tcW w:w="2340" w:type="dxa"/>
          </w:tcPr>
          <w:p w14:paraId="61E6AEAD" w14:textId="77777777" w:rsidR="00C31343" w:rsidRDefault="007F728F">
            <w:pPr>
              <w:jc w:val="both"/>
              <w:rPr>
                <w:del w:id="2034" w:author="Claude" w:date="2026-08-25T15:18:00Z"/>
              </w:rPr>
            </w:pPr>
            <w:del w:id="2035" w:author="Claude" w:date="2026-08-25T15:18:00Z">
              <w:r>
                <w:rPr>
                  <w:rFonts w:ascii="Georgia" w:hAnsi="Georgia"/>
                  <w:sz w:val="28"/>
                  <w:highlight w:val="green"/>
                </w:rPr>
                <w:delText>70% of the CCGT capital intensity in Annex “A” Item A.3 (as re-based to the brownfield CAPEX benchmark), reflecting that factory-packaged reciprocating gensets are typically more capital-intensive per kW than simple-cycle OCGT turbines (Item O.3) but less so than a full CCGT combined-cycle train — the standard capital-intensity ratio applied in international project-finance practice.</w:delText>
              </w:r>
            </w:del>
          </w:p>
        </w:tc>
      </w:tr>
      <w:tr w:rsidR="00C31343" w14:paraId="2BB25184" w14:textId="77777777" w:rsidTr="5B2EF78A">
        <w:trPr>
          <w:del w:id="2036" w:author="Claude" w:date="2026-08-25T15:18:00Z"/>
        </w:trPr>
        <w:tc>
          <w:tcPr>
            <w:tcW w:w="2340" w:type="dxa"/>
          </w:tcPr>
          <w:p w14:paraId="3C578E05" w14:textId="77777777" w:rsidR="00C31343" w:rsidRDefault="007F728F">
            <w:pPr>
              <w:jc w:val="both"/>
              <w:rPr>
                <w:del w:id="2037" w:author="Claude" w:date="2026-08-25T15:18:00Z"/>
              </w:rPr>
            </w:pPr>
            <w:del w:id="2038" w:author="Claude" w:date="2026-08-25T15:18:00Z">
              <w:r>
                <w:rPr>
                  <w:rFonts w:ascii="Georgia" w:hAnsi="Georgia"/>
                  <w:b/>
                  <w:sz w:val="28"/>
                  <w:highlight w:val="green"/>
                </w:rPr>
                <w:delText>G.4</w:delText>
              </w:r>
            </w:del>
          </w:p>
        </w:tc>
        <w:tc>
          <w:tcPr>
            <w:tcW w:w="2340" w:type="dxa"/>
          </w:tcPr>
          <w:p w14:paraId="05F01AD4" w14:textId="77777777" w:rsidR="00C31343" w:rsidRDefault="007F728F">
            <w:pPr>
              <w:jc w:val="both"/>
              <w:rPr>
                <w:del w:id="2039" w:author="Claude" w:date="2026-08-25T15:18:00Z"/>
              </w:rPr>
            </w:pPr>
            <w:del w:id="2040" w:author="Claude" w:date="2026-08-25T15:18:00Z">
              <w:r>
                <w:rPr>
                  <w:rFonts w:ascii="Georgia" w:hAnsi="Georgia"/>
                  <w:sz w:val="28"/>
                  <w:szCs w:val="28"/>
                  <w:highlight w:val="green"/>
                  <w:lang w:val="en-US"/>
                </w:rPr>
                <w:delText>Fixed O&amp;M Costs (PhP/kW-year)</w:delText>
              </w:r>
            </w:del>
          </w:p>
        </w:tc>
        <w:tc>
          <w:tcPr>
            <w:tcW w:w="2340" w:type="dxa"/>
          </w:tcPr>
          <w:p w14:paraId="6741F5A7" w14:textId="77777777" w:rsidR="00C31343" w:rsidRDefault="007F728F">
            <w:pPr>
              <w:jc w:val="both"/>
              <w:rPr>
                <w:del w:id="2041" w:author="Claude" w:date="2026-08-25T15:18:00Z"/>
              </w:rPr>
            </w:pPr>
            <w:del w:id="2042" w:author="Claude" w:date="2026-08-25T15:18:00Z">
              <w:r>
                <w:rPr>
                  <w:rFonts w:ascii="Georgia" w:hAnsi="Georgia"/>
                  <w:sz w:val="28"/>
                  <w:szCs w:val="28"/>
                  <w:highlight w:val="green"/>
                  <w:lang w:val="en-US"/>
                </w:rPr>
                <w:delText>To be determined by the Commission.</w:delText>
              </w:r>
            </w:del>
          </w:p>
        </w:tc>
        <w:tc>
          <w:tcPr>
            <w:tcW w:w="2340" w:type="dxa"/>
          </w:tcPr>
          <w:p w14:paraId="687A022C" w14:textId="77777777" w:rsidR="00C31343" w:rsidRDefault="007F728F">
            <w:pPr>
              <w:jc w:val="both"/>
              <w:rPr>
                <w:del w:id="2043" w:author="Claude" w:date="2026-08-25T15:18:00Z"/>
              </w:rPr>
            </w:pPr>
            <w:del w:id="2044" w:author="Claude" w:date="2026-08-25T15:18:00Z">
              <w:r>
                <w:rPr>
                  <w:rFonts w:ascii="Georgia" w:hAnsi="Georgia"/>
                  <w:sz w:val="28"/>
                  <w:szCs w:val="28"/>
                  <w:highlight w:val="green"/>
                  <w:lang w:val="en-US"/>
                </w:rPr>
                <w:delText>140% of Annex “A” Item A.4 (as re-based), reflecting the materially higher scheduled-maintenance burden of reciprocating engines (more frequent piston, cylinder, and valve-train overhauls) than a gas turbine.</w:delText>
              </w:r>
            </w:del>
          </w:p>
        </w:tc>
      </w:tr>
      <w:tr w:rsidR="00C31343" w14:paraId="46D4F149" w14:textId="77777777" w:rsidTr="5B2EF78A">
        <w:trPr>
          <w:del w:id="2045" w:author="Claude" w:date="2026-08-25T15:18:00Z"/>
        </w:trPr>
        <w:tc>
          <w:tcPr>
            <w:tcW w:w="2340" w:type="dxa"/>
          </w:tcPr>
          <w:p w14:paraId="72EDEE45" w14:textId="77777777" w:rsidR="00C31343" w:rsidRDefault="007F728F">
            <w:pPr>
              <w:jc w:val="both"/>
              <w:rPr>
                <w:del w:id="2046" w:author="Claude" w:date="2026-08-25T15:18:00Z"/>
              </w:rPr>
            </w:pPr>
            <w:del w:id="2047" w:author="Claude" w:date="2026-08-25T15:18:00Z">
              <w:r>
                <w:rPr>
                  <w:rFonts w:ascii="Georgia" w:hAnsi="Georgia"/>
                  <w:b/>
                  <w:sz w:val="28"/>
                  <w:highlight w:val="green"/>
                </w:rPr>
                <w:delText>G.5</w:delText>
              </w:r>
            </w:del>
          </w:p>
        </w:tc>
        <w:tc>
          <w:tcPr>
            <w:tcW w:w="2340" w:type="dxa"/>
          </w:tcPr>
          <w:p w14:paraId="2CDACB8C" w14:textId="77777777" w:rsidR="00C31343" w:rsidRDefault="007F728F">
            <w:pPr>
              <w:jc w:val="both"/>
              <w:rPr>
                <w:del w:id="2048" w:author="Claude" w:date="2026-08-25T15:18:00Z"/>
              </w:rPr>
            </w:pPr>
            <w:del w:id="2049" w:author="Claude" w:date="2026-08-25T15:18:00Z">
              <w:r>
                <w:rPr>
                  <w:rFonts w:ascii="Georgia" w:hAnsi="Georgia"/>
                  <w:sz w:val="28"/>
                  <w:szCs w:val="28"/>
                  <w:highlight w:val="green"/>
                  <w:lang w:val="en-US"/>
                </w:rPr>
                <w:delText>Variable Non-Fuel O&amp;M Costs (PhP/kWh)</w:delText>
              </w:r>
            </w:del>
          </w:p>
        </w:tc>
        <w:tc>
          <w:tcPr>
            <w:tcW w:w="2340" w:type="dxa"/>
          </w:tcPr>
          <w:p w14:paraId="60BF84B6" w14:textId="77777777" w:rsidR="00C31343" w:rsidRDefault="007F728F">
            <w:pPr>
              <w:jc w:val="both"/>
              <w:rPr>
                <w:del w:id="2050" w:author="Claude" w:date="2026-08-25T15:18:00Z"/>
              </w:rPr>
            </w:pPr>
            <w:del w:id="2051" w:author="Claude" w:date="2026-08-25T15:18:00Z">
              <w:r>
                <w:rPr>
                  <w:rFonts w:ascii="Georgia" w:hAnsi="Georgia"/>
                  <w:sz w:val="28"/>
                  <w:szCs w:val="28"/>
                  <w:highlight w:val="green"/>
                  <w:lang w:val="en-US"/>
                </w:rPr>
                <w:delText>To be determined by the Commission.</w:delText>
              </w:r>
            </w:del>
          </w:p>
        </w:tc>
        <w:tc>
          <w:tcPr>
            <w:tcW w:w="2340" w:type="dxa"/>
          </w:tcPr>
          <w:p w14:paraId="2E532591" w14:textId="77777777" w:rsidR="00C31343" w:rsidRDefault="007F728F">
            <w:pPr>
              <w:jc w:val="both"/>
              <w:rPr>
                <w:del w:id="2052" w:author="Claude" w:date="2026-08-25T15:18:00Z"/>
              </w:rPr>
            </w:pPr>
            <w:del w:id="2053" w:author="Claude" w:date="2026-08-25T15:18:00Z">
              <w:r>
                <w:rPr>
                  <w:rFonts w:ascii="Georgia" w:hAnsi="Georgia"/>
                  <w:sz w:val="28"/>
                  <w:szCs w:val="28"/>
                  <w:highlight w:val="green"/>
                  <w:lang w:val="en-US"/>
                </w:rPr>
                <w:delText>150% of Annex “A” Item A.5 (as re-based), reflecting higher lubricating-oil consumption and more frequent minor-maintenance intervals typical of reciprocating engines.</w:delText>
              </w:r>
            </w:del>
          </w:p>
        </w:tc>
      </w:tr>
      <w:tr w:rsidR="00C31343" w14:paraId="36C2D95C" w14:textId="77777777" w:rsidTr="5B2EF78A">
        <w:trPr>
          <w:del w:id="2054" w:author="Claude" w:date="2026-08-25T15:18:00Z"/>
        </w:trPr>
        <w:tc>
          <w:tcPr>
            <w:tcW w:w="2340" w:type="dxa"/>
          </w:tcPr>
          <w:p w14:paraId="72394D8A" w14:textId="77777777" w:rsidR="00C31343" w:rsidRDefault="007F728F">
            <w:pPr>
              <w:jc w:val="both"/>
              <w:rPr>
                <w:del w:id="2055" w:author="Claude" w:date="2026-08-25T15:18:00Z"/>
              </w:rPr>
            </w:pPr>
            <w:del w:id="2056" w:author="Claude" w:date="2026-08-25T15:18:00Z">
              <w:r>
                <w:rPr>
                  <w:rFonts w:ascii="Georgia" w:hAnsi="Georgia"/>
                  <w:b/>
                  <w:sz w:val="28"/>
                  <w:highlight w:val="green"/>
                </w:rPr>
                <w:delText>G.6</w:delText>
              </w:r>
            </w:del>
          </w:p>
        </w:tc>
        <w:tc>
          <w:tcPr>
            <w:tcW w:w="2340" w:type="dxa"/>
          </w:tcPr>
          <w:p w14:paraId="1B60A70A" w14:textId="77777777" w:rsidR="00C31343" w:rsidRDefault="007F728F">
            <w:pPr>
              <w:jc w:val="both"/>
              <w:rPr>
                <w:del w:id="2057" w:author="Claude" w:date="2026-08-25T15:18:00Z"/>
              </w:rPr>
            </w:pPr>
            <w:del w:id="2058" w:author="Claude" w:date="2026-08-25T15:18:00Z">
              <w:r>
                <w:rPr>
                  <w:rFonts w:ascii="Georgia" w:hAnsi="Georgia"/>
                  <w:sz w:val="28"/>
                  <w:szCs w:val="28"/>
                  <w:highlight w:val="green"/>
                  <w:lang w:val="en-US"/>
                </w:rPr>
                <w:delText>G&amp;A Costs (PhP/kW-year)</w:delText>
              </w:r>
            </w:del>
          </w:p>
        </w:tc>
        <w:tc>
          <w:tcPr>
            <w:tcW w:w="2340" w:type="dxa"/>
          </w:tcPr>
          <w:p w14:paraId="65F4E081" w14:textId="77777777" w:rsidR="00C31343" w:rsidRDefault="007F728F">
            <w:pPr>
              <w:jc w:val="both"/>
              <w:rPr>
                <w:del w:id="2059" w:author="Claude" w:date="2026-08-25T15:18:00Z"/>
              </w:rPr>
            </w:pPr>
            <w:del w:id="2060" w:author="Claude" w:date="2026-08-25T15:18:00Z">
              <w:r>
                <w:rPr>
                  <w:rFonts w:ascii="Georgia" w:hAnsi="Georgia"/>
                  <w:sz w:val="28"/>
                  <w:szCs w:val="28"/>
                  <w:highlight w:val="green"/>
                  <w:lang w:val="en-US"/>
                </w:rPr>
                <w:delText>To be determined by the Commission, computed as a fixed percentage of combined Fixed and Variable O&amp;M at the Item G.2 Capacity Factor midpoint.</w:delText>
              </w:r>
            </w:del>
          </w:p>
        </w:tc>
        <w:tc>
          <w:tcPr>
            <w:tcW w:w="2340" w:type="dxa"/>
          </w:tcPr>
          <w:p w14:paraId="7E55A5B4" w14:textId="77777777" w:rsidR="00C31343" w:rsidRDefault="007F728F">
            <w:pPr>
              <w:jc w:val="both"/>
              <w:rPr>
                <w:del w:id="2061" w:author="Claude" w:date="2026-08-25T15:18:00Z"/>
              </w:rPr>
            </w:pPr>
            <w:del w:id="2062" w:author="Claude" w:date="2026-08-25T15:18:00Z">
              <w:r>
                <w:rPr>
                  <w:rFonts w:ascii="Georgia" w:hAnsi="Georgia"/>
                  <w:sz w:val="28"/>
                  <w:highlight w:val="green"/>
                </w:rPr>
                <w:delText>Same ratio prescribed at Annex “A” Item A.6, applied to Items G.4-G.5.</w:delText>
              </w:r>
            </w:del>
          </w:p>
        </w:tc>
      </w:tr>
      <w:tr w:rsidR="00C31343" w14:paraId="3A277E9D" w14:textId="77777777" w:rsidTr="5B2EF78A">
        <w:trPr>
          <w:del w:id="2063" w:author="Claude" w:date="2026-08-25T15:18:00Z"/>
        </w:trPr>
        <w:tc>
          <w:tcPr>
            <w:tcW w:w="2340" w:type="dxa"/>
          </w:tcPr>
          <w:p w14:paraId="6C1978B5" w14:textId="77777777" w:rsidR="00C31343" w:rsidRDefault="007F728F">
            <w:pPr>
              <w:jc w:val="both"/>
              <w:rPr>
                <w:del w:id="2064" w:author="Claude" w:date="2026-08-25T15:18:00Z"/>
              </w:rPr>
            </w:pPr>
            <w:del w:id="2065" w:author="Claude" w:date="2026-08-25T15:18:00Z">
              <w:r>
                <w:rPr>
                  <w:rFonts w:ascii="Georgia" w:hAnsi="Georgia"/>
                  <w:b/>
                  <w:sz w:val="28"/>
                  <w:highlight w:val="green"/>
                </w:rPr>
                <w:delText>G.7</w:delText>
              </w:r>
            </w:del>
          </w:p>
        </w:tc>
        <w:tc>
          <w:tcPr>
            <w:tcW w:w="2340" w:type="dxa"/>
          </w:tcPr>
          <w:p w14:paraId="2838B33D" w14:textId="77777777" w:rsidR="00C31343" w:rsidRDefault="007F728F">
            <w:pPr>
              <w:jc w:val="both"/>
              <w:rPr>
                <w:del w:id="2066" w:author="Claude" w:date="2026-08-25T15:18:00Z"/>
              </w:rPr>
            </w:pPr>
            <w:del w:id="2067" w:author="Claude" w:date="2026-08-25T15:18:00Z">
              <w:r>
                <w:rPr>
                  <w:rFonts w:ascii="Georgia" w:hAnsi="Georgia"/>
                  <w:sz w:val="28"/>
                  <w:highlight w:val="green"/>
                </w:rPr>
                <w:delText>Reference Construction Period (years)</w:delText>
              </w:r>
            </w:del>
          </w:p>
        </w:tc>
        <w:tc>
          <w:tcPr>
            <w:tcW w:w="2340" w:type="dxa"/>
          </w:tcPr>
          <w:p w14:paraId="2240EBD3" w14:textId="77777777" w:rsidR="00C31343" w:rsidRDefault="007F728F">
            <w:pPr>
              <w:jc w:val="both"/>
              <w:rPr>
                <w:del w:id="2068" w:author="Claude" w:date="2026-08-25T15:18:00Z"/>
              </w:rPr>
            </w:pPr>
            <w:del w:id="2069" w:author="Claude" w:date="2026-08-25T15:18:00Z">
              <w:r>
                <w:rPr>
                  <w:rFonts w:ascii="Georgia" w:hAnsi="Georgia"/>
                  <w:sz w:val="28"/>
                  <w:highlight w:val="green"/>
                </w:rPr>
                <w:delText>To be determined by the Commission.</w:delText>
              </w:r>
            </w:del>
          </w:p>
        </w:tc>
        <w:tc>
          <w:tcPr>
            <w:tcW w:w="2340" w:type="dxa"/>
          </w:tcPr>
          <w:p w14:paraId="2FA3CE20" w14:textId="77777777" w:rsidR="00C31343" w:rsidRDefault="007F728F">
            <w:pPr>
              <w:jc w:val="both"/>
              <w:rPr>
                <w:del w:id="2070" w:author="Claude" w:date="2026-08-25T15:18:00Z"/>
              </w:rPr>
            </w:pPr>
            <w:del w:id="2071" w:author="Claude" w:date="2026-08-25T15:18:00Z">
              <w:r>
                <w:rPr>
                  <w:rFonts w:ascii="Georgia" w:hAnsi="Georgia"/>
                  <w:sz w:val="28"/>
                  <w:highlight w:val="green"/>
                </w:rPr>
                <w:delText>Shorter than both CCGT (3-5 years) and OCGT (2-3 years), reflecting the modular, factory-assembled, rapid-deployment nature of gas-reciprocating gensets.</w:delText>
              </w:r>
            </w:del>
          </w:p>
        </w:tc>
      </w:tr>
      <w:tr w:rsidR="00C31343" w14:paraId="353DA03E" w14:textId="77777777" w:rsidTr="5B2EF78A">
        <w:trPr>
          <w:del w:id="2072" w:author="Claude" w:date="2026-08-25T15:18:00Z"/>
        </w:trPr>
        <w:tc>
          <w:tcPr>
            <w:tcW w:w="2340" w:type="dxa"/>
          </w:tcPr>
          <w:p w14:paraId="18311079" w14:textId="77777777" w:rsidR="00C31343" w:rsidRDefault="007F728F">
            <w:pPr>
              <w:jc w:val="both"/>
              <w:rPr>
                <w:del w:id="2073" w:author="Claude" w:date="2026-08-25T15:18:00Z"/>
              </w:rPr>
            </w:pPr>
            <w:del w:id="2074" w:author="Claude" w:date="2026-08-25T15:18:00Z">
              <w:r>
                <w:rPr>
                  <w:rFonts w:ascii="Georgia" w:hAnsi="Georgia"/>
                  <w:b/>
                  <w:sz w:val="28"/>
                  <w:highlight w:val="green"/>
                </w:rPr>
                <w:delText>G.8</w:delText>
              </w:r>
            </w:del>
          </w:p>
        </w:tc>
        <w:tc>
          <w:tcPr>
            <w:tcW w:w="2340" w:type="dxa"/>
          </w:tcPr>
          <w:p w14:paraId="2D51B7B7" w14:textId="77777777" w:rsidR="00C31343" w:rsidRDefault="007F728F">
            <w:pPr>
              <w:jc w:val="both"/>
              <w:rPr>
                <w:del w:id="2075" w:author="Claude" w:date="2026-08-25T15:18:00Z"/>
              </w:rPr>
            </w:pPr>
            <w:del w:id="2076" w:author="Claude" w:date="2026-08-25T15:18:00Z">
              <w:r>
                <w:rPr>
                  <w:rFonts w:ascii="Georgia" w:hAnsi="Georgia"/>
                  <w:sz w:val="28"/>
                  <w:highlight w:val="green"/>
                </w:rPr>
                <w:delText>Reference Operating Period (years)</w:delText>
              </w:r>
            </w:del>
          </w:p>
        </w:tc>
        <w:tc>
          <w:tcPr>
            <w:tcW w:w="2340" w:type="dxa"/>
          </w:tcPr>
          <w:p w14:paraId="3301C571" w14:textId="77777777" w:rsidR="00C31343" w:rsidRDefault="007F728F">
            <w:pPr>
              <w:jc w:val="both"/>
              <w:rPr>
                <w:del w:id="2077" w:author="Claude" w:date="2026-08-25T15:18:00Z"/>
              </w:rPr>
            </w:pPr>
            <w:del w:id="2078" w:author="Claude" w:date="2026-08-25T15:18:00Z">
              <w:r>
                <w:rPr>
                  <w:rFonts w:ascii="Georgia" w:hAnsi="Georgia"/>
                  <w:sz w:val="28"/>
                  <w:highlight w:val="green"/>
                </w:rPr>
                <w:delText>To be determined by the Commission.</w:delText>
              </w:r>
            </w:del>
          </w:p>
        </w:tc>
        <w:tc>
          <w:tcPr>
            <w:tcW w:w="2340" w:type="dxa"/>
          </w:tcPr>
          <w:p w14:paraId="66005159" w14:textId="77777777" w:rsidR="00C31343" w:rsidRDefault="007F728F">
            <w:pPr>
              <w:jc w:val="both"/>
              <w:rPr>
                <w:del w:id="2079" w:author="Claude" w:date="2026-08-25T15:18:00Z"/>
              </w:rPr>
            </w:pPr>
            <w:del w:id="2080" w:author="Claude" w:date="2026-08-25T15:18:00Z">
              <w:r>
                <w:rPr>
                  <w:rFonts w:ascii="Georgia" w:hAnsi="Georgia"/>
                  <w:sz w:val="28"/>
                  <w:highlight w:val="green"/>
                </w:rPr>
                <w:delText>Consistent with typical OEM service-life ratings for large-bore gas-reciprocating engines, and identical to the shorter CCGT DCF life flagged in Annex “A” Item A.8, avoiding introduction of a third, inconsistent operating-life assumption.</w:delText>
              </w:r>
            </w:del>
          </w:p>
        </w:tc>
      </w:tr>
      <w:tr w:rsidR="00C31343" w14:paraId="7F1B7DE6" w14:textId="77777777" w:rsidTr="5B2EF78A">
        <w:trPr>
          <w:del w:id="2081" w:author="Claude" w:date="2026-08-25T15:18:00Z"/>
        </w:trPr>
        <w:tc>
          <w:tcPr>
            <w:tcW w:w="2340" w:type="dxa"/>
          </w:tcPr>
          <w:p w14:paraId="18394D5B" w14:textId="77777777" w:rsidR="00C31343" w:rsidRDefault="007F728F">
            <w:pPr>
              <w:jc w:val="both"/>
              <w:rPr>
                <w:del w:id="2082" w:author="Claude" w:date="2026-08-25T15:18:00Z"/>
              </w:rPr>
            </w:pPr>
            <w:del w:id="2083" w:author="Claude" w:date="2026-08-25T15:18:00Z">
              <w:r>
                <w:rPr>
                  <w:rFonts w:ascii="Georgia" w:hAnsi="Georgia"/>
                  <w:b/>
                  <w:sz w:val="28"/>
                  <w:highlight w:val="green"/>
                </w:rPr>
                <w:delText>G.9</w:delText>
              </w:r>
            </w:del>
          </w:p>
        </w:tc>
        <w:tc>
          <w:tcPr>
            <w:tcW w:w="2340" w:type="dxa"/>
          </w:tcPr>
          <w:p w14:paraId="695965F0" w14:textId="77777777" w:rsidR="00C31343" w:rsidRDefault="007F728F">
            <w:pPr>
              <w:jc w:val="both"/>
              <w:rPr>
                <w:del w:id="2084" w:author="Claude" w:date="2026-08-25T15:18:00Z"/>
              </w:rPr>
            </w:pPr>
            <w:del w:id="2085" w:author="Claude" w:date="2026-08-25T15:18:00Z">
              <w:r>
                <w:rPr>
                  <w:rFonts w:ascii="Georgia" w:hAnsi="Georgia"/>
                  <w:sz w:val="28"/>
                  <w:szCs w:val="28"/>
                  <w:highlight w:val="green"/>
                  <w:lang w:val="en-US"/>
                </w:rPr>
                <w:delText>Reference Debt:Equity Ratio</w:delText>
              </w:r>
            </w:del>
          </w:p>
        </w:tc>
        <w:tc>
          <w:tcPr>
            <w:tcW w:w="2340" w:type="dxa"/>
          </w:tcPr>
          <w:p w14:paraId="25A885C6" w14:textId="77777777" w:rsidR="00C31343" w:rsidRDefault="007F728F">
            <w:pPr>
              <w:jc w:val="both"/>
              <w:rPr>
                <w:del w:id="2086" w:author="Claude" w:date="2026-08-25T15:18:00Z"/>
              </w:rPr>
            </w:pPr>
            <w:del w:id="2087" w:author="Claude" w:date="2026-08-25T15:18:00Z">
              <w:r>
                <w:rPr>
                  <w:rFonts w:ascii="Georgia" w:hAnsi="Georgia"/>
                  <w:sz w:val="28"/>
                  <w:szCs w:val="28"/>
                  <w:highlight w:val="green"/>
                  <w:lang w:val="en-US"/>
                </w:rPr>
                <w:delText>To be determined by the Commission, same working assumption as Annex “A” Item A.9.</w:delText>
              </w:r>
            </w:del>
          </w:p>
        </w:tc>
        <w:tc>
          <w:tcPr>
            <w:tcW w:w="2340" w:type="dxa"/>
          </w:tcPr>
          <w:p w14:paraId="4D20D1BF" w14:textId="77777777" w:rsidR="00C31343" w:rsidRDefault="007F728F">
            <w:pPr>
              <w:jc w:val="both"/>
              <w:rPr>
                <w:del w:id="2088" w:author="Claude" w:date="2026-08-25T15:18:00Z"/>
              </w:rPr>
            </w:pPr>
            <w:del w:id="2089" w:author="Claude" w:date="2026-08-25T15:18:00Z">
              <w:r>
                <w:rPr>
                  <w:rFonts w:ascii="Georgia" w:hAnsi="Georgia"/>
                  <w:sz w:val="28"/>
                  <w:highlight w:val="green"/>
                </w:rPr>
                <w:delText>Consistent with the Commission-wide WACC benchmark</w:delText>
              </w:r>
            </w:del>
            <w:del w:id="2090" w:author="Claude" w:date="2026-07-28T11:37:00Z">
              <w:r>
                <w:rPr>
                  <w:rFonts w:ascii="Georgia" w:hAnsi="Georgia"/>
                  <w:sz w:val="28"/>
                  <w:highlight w:val="green"/>
                </w:rPr>
                <w:delText xml:space="preserve"> (ERC Case No. 2020-043-RC)</w:delText>
              </w:r>
            </w:del>
            <w:del w:id="2091" w:author="Claude" w:date="2026-08-25T15:18:00Z">
              <w:r>
                <w:rPr>
                  <w:rFonts w:ascii="Georgia" w:hAnsi="Georgia"/>
                  <w:sz w:val="28"/>
                  <w:highlight w:val="green"/>
                </w:rPr>
                <w:delText>; no gas-engine-specific gearing data available.</w:delText>
              </w:r>
            </w:del>
          </w:p>
        </w:tc>
      </w:tr>
      <w:tr w:rsidR="00C31343" w14:paraId="3C72C723" w14:textId="77777777" w:rsidTr="5B2EF78A">
        <w:trPr>
          <w:del w:id="2092" w:author="Claude" w:date="2026-08-25T15:18:00Z"/>
        </w:trPr>
        <w:tc>
          <w:tcPr>
            <w:tcW w:w="2340" w:type="dxa"/>
          </w:tcPr>
          <w:p w14:paraId="5CB9E7E0" w14:textId="77777777" w:rsidR="00C31343" w:rsidRDefault="007F728F">
            <w:pPr>
              <w:jc w:val="both"/>
              <w:rPr>
                <w:del w:id="2093" w:author="Claude" w:date="2026-08-25T15:18:00Z"/>
              </w:rPr>
            </w:pPr>
            <w:del w:id="2094" w:author="Claude" w:date="2026-08-25T15:18:00Z">
              <w:r>
                <w:rPr>
                  <w:rFonts w:ascii="Georgia" w:hAnsi="Georgia"/>
                  <w:b/>
                  <w:sz w:val="28"/>
                  <w:highlight w:val="green"/>
                </w:rPr>
                <w:delText>G.10</w:delText>
              </w:r>
            </w:del>
          </w:p>
        </w:tc>
        <w:tc>
          <w:tcPr>
            <w:tcW w:w="2340" w:type="dxa"/>
          </w:tcPr>
          <w:p w14:paraId="630157DC" w14:textId="77777777" w:rsidR="00C31343" w:rsidRDefault="007F728F">
            <w:pPr>
              <w:jc w:val="both"/>
              <w:rPr>
                <w:del w:id="2095" w:author="Claude" w:date="2026-08-25T15:18:00Z"/>
              </w:rPr>
            </w:pPr>
            <w:del w:id="2096" w:author="Claude" w:date="2026-08-25T15:18:00Z">
              <w:r>
                <w:rPr>
                  <w:rFonts w:ascii="Georgia" w:hAnsi="Georgia"/>
                  <w:sz w:val="28"/>
                  <w:highlight w:val="green"/>
                </w:rPr>
                <w:delText>Reference Cost of Debt — local and foreign tranches (% per annum)</w:delText>
              </w:r>
            </w:del>
          </w:p>
        </w:tc>
        <w:tc>
          <w:tcPr>
            <w:tcW w:w="2340" w:type="dxa"/>
          </w:tcPr>
          <w:p w14:paraId="45948ACF" w14:textId="77777777" w:rsidR="00C31343" w:rsidRDefault="007F728F">
            <w:pPr>
              <w:jc w:val="both"/>
              <w:rPr>
                <w:del w:id="2097" w:author="Claude" w:date="2026-08-25T15:18:00Z"/>
              </w:rPr>
            </w:pPr>
            <w:del w:id="2098" w:author="Claude" w:date="2026-08-25T15:18:00Z">
              <w:r>
                <w:rPr>
                  <w:rFonts w:ascii="Georgia" w:hAnsi="Georgia"/>
                  <w:sz w:val="28"/>
                  <w:highlight w:val="green"/>
                </w:rPr>
                <w:delText>To be determined by the Commission, same basis as Annex “A” Item A.10.</w:delText>
              </w:r>
            </w:del>
          </w:p>
        </w:tc>
        <w:tc>
          <w:tcPr>
            <w:tcW w:w="2340" w:type="dxa"/>
          </w:tcPr>
          <w:p w14:paraId="6E9DF2A6" w14:textId="77777777" w:rsidR="00C31343" w:rsidRDefault="007F728F">
            <w:pPr>
              <w:jc w:val="both"/>
              <w:rPr>
                <w:del w:id="2099" w:author="Claude" w:date="2026-08-25T15:18:00Z"/>
              </w:rPr>
            </w:pPr>
            <w:del w:id="2100" w:author="Claude" w:date="2026-08-25T15:18:00Z">
              <w:r>
                <w:rPr>
                  <w:rFonts w:ascii="Georgia" w:hAnsi="Georgia"/>
                  <w:sz w:val="28"/>
                  <w:highlight w:val="green"/>
                </w:rPr>
                <w:delText>ADB/IFC infrastructure project-finance benchmarks (same basis as Annex “A” Item A.10).</w:delText>
              </w:r>
            </w:del>
          </w:p>
        </w:tc>
      </w:tr>
      <w:tr w:rsidR="00C31343" w14:paraId="0CBB2492" w14:textId="77777777" w:rsidTr="5B2EF78A">
        <w:trPr>
          <w:del w:id="2101" w:author="Claude" w:date="2026-08-25T15:18:00Z"/>
        </w:trPr>
        <w:tc>
          <w:tcPr>
            <w:tcW w:w="2340" w:type="dxa"/>
          </w:tcPr>
          <w:p w14:paraId="1A4E54B8" w14:textId="77777777" w:rsidR="00C31343" w:rsidRDefault="007F728F">
            <w:pPr>
              <w:jc w:val="both"/>
              <w:rPr>
                <w:del w:id="2102" w:author="Claude" w:date="2026-08-25T15:18:00Z"/>
              </w:rPr>
            </w:pPr>
            <w:del w:id="2103" w:author="Claude" w:date="2026-08-25T15:18:00Z">
              <w:r>
                <w:rPr>
                  <w:rFonts w:ascii="Georgia" w:hAnsi="Georgia"/>
                  <w:b/>
                  <w:sz w:val="28"/>
                  <w:highlight w:val="green"/>
                </w:rPr>
                <w:delText>G.11</w:delText>
              </w:r>
            </w:del>
          </w:p>
        </w:tc>
        <w:tc>
          <w:tcPr>
            <w:tcW w:w="2340" w:type="dxa"/>
          </w:tcPr>
          <w:p w14:paraId="4A14E9DD" w14:textId="77777777" w:rsidR="00C31343" w:rsidRDefault="007F728F">
            <w:pPr>
              <w:jc w:val="both"/>
              <w:rPr>
                <w:del w:id="2104" w:author="Claude" w:date="2026-08-25T15:18:00Z"/>
              </w:rPr>
            </w:pPr>
            <w:del w:id="2105" w:author="Claude" w:date="2026-08-25T15:18:00Z">
              <w:r>
                <w:rPr>
                  <w:rFonts w:ascii="Georgia" w:hAnsi="Georgia"/>
                  <w:sz w:val="28"/>
                  <w:highlight w:val="green"/>
                </w:rPr>
                <w:delText>Reference Debt Repayment Period (years)</w:delText>
              </w:r>
            </w:del>
          </w:p>
        </w:tc>
        <w:tc>
          <w:tcPr>
            <w:tcW w:w="2340" w:type="dxa"/>
          </w:tcPr>
          <w:p w14:paraId="1F5CA704" w14:textId="77777777" w:rsidR="00C31343" w:rsidRDefault="007F728F">
            <w:pPr>
              <w:jc w:val="both"/>
              <w:rPr>
                <w:del w:id="2106" w:author="Claude" w:date="2026-08-25T15:18:00Z"/>
              </w:rPr>
            </w:pPr>
            <w:del w:id="2107" w:author="Claude" w:date="2026-08-25T15:18:00Z">
              <w:r>
                <w:rPr>
                  <w:rFonts w:ascii="Georgia" w:hAnsi="Georgia"/>
                  <w:sz w:val="28"/>
                  <w:highlight w:val="green"/>
                </w:rPr>
                <w:delText>To be determined by the Commission, same as Annex “A” Item A.11, shorter than the Reference Operating Period (Item G.8).</w:delText>
              </w:r>
            </w:del>
          </w:p>
        </w:tc>
        <w:tc>
          <w:tcPr>
            <w:tcW w:w="2340" w:type="dxa"/>
          </w:tcPr>
          <w:p w14:paraId="4080153A" w14:textId="77777777" w:rsidR="00C31343" w:rsidRDefault="007F728F">
            <w:pPr>
              <w:jc w:val="both"/>
              <w:rPr>
                <w:del w:id="2108" w:author="Claude" w:date="2026-08-25T15:18:00Z"/>
              </w:rPr>
            </w:pPr>
            <w:del w:id="2109" w:author="Claude" w:date="2026-08-25T15:18:00Z">
              <w:r>
                <w:rPr>
                  <w:rFonts w:ascii="Georgia" w:hAnsi="Georgia"/>
                  <w:sz w:val="28"/>
                  <w:highlight w:val="green"/>
                </w:rPr>
                <w:delText>ADB/IFC syndicated project-finance benchmarks for gas-fired power.</w:delText>
              </w:r>
            </w:del>
          </w:p>
        </w:tc>
      </w:tr>
      <w:tr w:rsidR="00C31343" w14:paraId="688D932D" w14:textId="77777777" w:rsidTr="5B2EF78A">
        <w:trPr>
          <w:del w:id="2110" w:author="Claude" w:date="2026-08-25T15:18:00Z"/>
        </w:trPr>
        <w:tc>
          <w:tcPr>
            <w:tcW w:w="2340" w:type="dxa"/>
          </w:tcPr>
          <w:p w14:paraId="0276A7FF" w14:textId="77777777" w:rsidR="00C31343" w:rsidRDefault="007F728F">
            <w:pPr>
              <w:jc w:val="both"/>
              <w:rPr>
                <w:del w:id="2111" w:author="Claude" w:date="2026-08-25T15:18:00Z"/>
              </w:rPr>
            </w:pPr>
            <w:del w:id="2112" w:author="Claude" w:date="2026-08-25T15:18:00Z">
              <w:r>
                <w:rPr>
                  <w:rFonts w:ascii="Georgia" w:hAnsi="Georgia"/>
                  <w:b/>
                  <w:sz w:val="28"/>
                  <w:highlight w:val="green"/>
                </w:rPr>
                <w:delText>G.12</w:delText>
              </w:r>
            </w:del>
          </w:p>
        </w:tc>
        <w:tc>
          <w:tcPr>
            <w:tcW w:w="2340" w:type="dxa"/>
          </w:tcPr>
          <w:p w14:paraId="1D178288" w14:textId="77777777" w:rsidR="00C31343" w:rsidRDefault="007F728F">
            <w:pPr>
              <w:jc w:val="both"/>
              <w:rPr>
                <w:del w:id="2113" w:author="Claude" w:date="2026-08-25T15:18:00Z"/>
              </w:rPr>
            </w:pPr>
            <w:del w:id="2114" w:author="Claude" w:date="2026-08-25T15:18:00Z">
              <w:r>
                <w:rPr>
                  <w:rFonts w:ascii="Georgia" w:hAnsi="Georgia"/>
                  <w:sz w:val="28"/>
                  <w:highlight w:val="green"/>
                </w:rPr>
                <w:delText>Reference Equity Required Rate of Return (% per annum)</w:delText>
              </w:r>
            </w:del>
          </w:p>
        </w:tc>
        <w:tc>
          <w:tcPr>
            <w:tcW w:w="2340" w:type="dxa"/>
          </w:tcPr>
          <w:p w14:paraId="29F76B49" w14:textId="77777777" w:rsidR="00C31343" w:rsidRDefault="007F728F">
            <w:pPr>
              <w:jc w:val="both"/>
              <w:rPr>
                <w:del w:id="2115" w:author="Claude" w:date="2026-08-25T15:18:00Z"/>
              </w:rPr>
            </w:pPr>
            <w:del w:id="2116" w:author="Claude" w:date="2026-08-25T15:18:00Z">
              <w:r>
                <w:rPr>
                  <w:rFonts w:ascii="Georgia" w:hAnsi="Georgia"/>
                  <w:sz w:val="28"/>
                  <w:highlight w:val="green"/>
                </w:rPr>
                <w:delText>To be determined by the Commission, same as Annex “A” Item A.12.</w:delText>
              </w:r>
            </w:del>
          </w:p>
        </w:tc>
        <w:tc>
          <w:tcPr>
            <w:tcW w:w="2340" w:type="dxa"/>
          </w:tcPr>
          <w:p w14:paraId="13DB8BC4" w14:textId="77777777" w:rsidR="00C31343" w:rsidRDefault="007F728F">
            <w:pPr>
              <w:jc w:val="both"/>
              <w:rPr>
                <w:del w:id="2117" w:author="Claude" w:date="2026-08-25T15:18:00Z"/>
              </w:rPr>
            </w:pPr>
            <w:del w:id="2118" w:author="Claude" w:date="2026-08-25T15:18:00Z">
              <w:r>
                <w:rPr>
                  <w:rFonts w:ascii="Georgia" w:hAnsi="Georgia"/>
                  <w:sz w:val="28"/>
                  <w:highlight w:val="green"/>
                </w:rPr>
                <w:delText>ADB/IFC infrastructure equity-return benchmarks for emerging-market gas-fired power.</w:delText>
              </w:r>
            </w:del>
          </w:p>
        </w:tc>
      </w:tr>
      <w:tr w:rsidR="00C31343" w14:paraId="79A8D54B" w14:textId="77777777" w:rsidTr="5B2EF78A">
        <w:trPr>
          <w:del w:id="2119" w:author="Claude" w:date="2026-08-25T15:18:00Z"/>
        </w:trPr>
        <w:tc>
          <w:tcPr>
            <w:tcW w:w="2340" w:type="dxa"/>
          </w:tcPr>
          <w:p w14:paraId="1A540F4D" w14:textId="77777777" w:rsidR="00C31343" w:rsidRDefault="007F728F">
            <w:pPr>
              <w:jc w:val="both"/>
              <w:rPr>
                <w:del w:id="2120" w:author="Claude" w:date="2026-08-25T15:18:00Z"/>
              </w:rPr>
            </w:pPr>
            <w:del w:id="2121" w:author="Claude" w:date="2026-08-25T15:18:00Z">
              <w:r>
                <w:rPr>
                  <w:rFonts w:ascii="Georgia" w:hAnsi="Georgia"/>
                  <w:b/>
                  <w:sz w:val="28"/>
                  <w:highlight w:val="green"/>
                </w:rPr>
                <w:delText>G.13</w:delText>
              </w:r>
            </w:del>
          </w:p>
        </w:tc>
        <w:tc>
          <w:tcPr>
            <w:tcW w:w="2340" w:type="dxa"/>
          </w:tcPr>
          <w:p w14:paraId="25DBAA4E" w14:textId="77777777" w:rsidR="00C31343" w:rsidRDefault="007F728F">
            <w:pPr>
              <w:jc w:val="both"/>
              <w:rPr>
                <w:del w:id="2122" w:author="Claude" w:date="2026-08-25T15:18:00Z"/>
              </w:rPr>
            </w:pPr>
            <w:del w:id="2123" w:author="Claude" w:date="2026-08-25T15:18:00Z">
              <w:r>
                <w:rPr>
                  <w:rFonts w:ascii="Georgia" w:hAnsi="Georgia"/>
                  <w:sz w:val="28"/>
                  <w:szCs w:val="28"/>
                  <w:highlight w:val="green"/>
                  <w:lang w:val="en-US"/>
                </w:rPr>
                <w:delText>Local:Foreign Capital Ratio</w:delText>
              </w:r>
            </w:del>
          </w:p>
        </w:tc>
        <w:tc>
          <w:tcPr>
            <w:tcW w:w="2340" w:type="dxa"/>
          </w:tcPr>
          <w:p w14:paraId="7721480D" w14:textId="77777777" w:rsidR="00C31343" w:rsidRDefault="007F728F">
            <w:pPr>
              <w:jc w:val="both"/>
              <w:rPr>
                <w:del w:id="2124" w:author="Claude" w:date="2026-08-25T15:18:00Z"/>
              </w:rPr>
            </w:pPr>
            <w:del w:id="2125" w:author="Claude" w:date="2026-08-25T15:18:00Z">
              <w:r>
                <w:rPr>
                  <w:rFonts w:ascii="Georgia" w:hAnsi="Georgia"/>
                  <w:sz w:val="28"/>
                  <w:szCs w:val="28"/>
                  <w:highlight w:val="green"/>
                  <w:lang w:val="en-US"/>
                </w:rPr>
                <w:delText>To be determined by the Commission, same as Annex “A” Item A.13.</w:delText>
              </w:r>
            </w:del>
          </w:p>
        </w:tc>
        <w:tc>
          <w:tcPr>
            <w:tcW w:w="2340" w:type="dxa"/>
          </w:tcPr>
          <w:p w14:paraId="52D61322" w14:textId="77777777" w:rsidR="00C31343" w:rsidRDefault="007F728F">
            <w:pPr>
              <w:jc w:val="both"/>
              <w:rPr>
                <w:del w:id="2126" w:author="Claude" w:date="2026-08-25T15:18:00Z"/>
              </w:rPr>
            </w:pPr>
            <w:del w:id="2127" w:author="Claude" w:date="2026-08-25T15:18:00Z">
              <w:r>
                <w:rPr>
                  <w:rFonts w:ascii="Georgia" w:hAnsi="Georgia"/>
                  <w:sz w:val="28"/>
                  <w:highlight w:val="green"/>
                </w:rPr>
                <w:delText>Section 8.5 of these Rules (PHP-Denominated Settlement); typical Philippine IPP financing structures.</w:delText>
              </w:r>
            </w:del>
          </w:p>
        </w:tc>
      </w:tr>
      <w:tr w:rsidR="00C31343" w14:paraId="59B56C3B" w14:textId="77777777" w:rsidTr="5B2EF78A">
        <w:trPr>
          <w:del w:id="2128" w:author="Claude" w:date="2026-08-25T15:18:00Z"/>
        </w:trPr>
        <w:tc>
          <w:tcPr>
            <w:tcW w:w="2340" w:type="dxa"/>
          </w:tcPr>
          <w:p w14:paraId="5D0B8532" w14:textId="77777777" w:rsidR="00C31343" w:rsidRDefault="007F728F">
            <w:pPr>
              <w:jc w:val="both"/>
              <w:rPr>
                <w:del w:id="2129" w:author="Claude" w:date="2026-08-25T15:18:00Z"/>
              </w:rPr>
            </w:pPr>
            <w:del w:id="2130" w:author="Claude" w:date="2026-08-25T15:18:00Z">
              <w:r>
                <w:rPr>
                  <w:rFonts w:ascii="Georgia" w:hAnsi="Georgia"/>
                  <w:b/>
                  <w:sz w:val="28"/>
                  <w:highlight w:val="green"/>
                </w:rPr>
                <w:delText>G.14</w:delText>
              </w:r>
            </w:del>
          </w:p>
        </w:tc>
        <w:tc>
          <w:tcPr>
            <w:tcW w:w="2340" w:type="dxa"/>
          </w:tcPr>
          <w:p w14:paraId="1E01BF09" w14:textId="77777777" w:rsidR="00C31343" w:rsidRDefault="007F728F">
            <w:pPr>
              <w:jc w:val="both"/>
              <w:rPr>
                <w:del w:id="2131" w:author="Claude" w:date="2026-08-25T15:18:00Z"/>
              </w:rPr>
            </w:pPr>
            <w:del w:id="2132" w:author="Claude" w:date="2026-08-25T15:18:00Z">
              <w:r>
                <w:rPr>
                  <w:rFonts w:ascii="Georgia" w:hAnsi="Georgia"/>
                  <w:sz w:val="28"/>
                  <w:highlight w:val="green"/>
                </w:rPr>
                <w:delText>Applicable Income Tax Rate and tax holiday provisions</w:delText>
              </w:r>
            </w:del>
          </w:p>
        </w:tc>
        <w:tc>
          <w:tcPr>
            <w:tcW w:w="2340" w:type="dxa"/>
          </w:tcPr>
          <w:p w14:paraId="440A7703" w14:textId="77777777" w:rsidR="00C31343" w:rsidRDefault="007F728F">
            <w:pPr>
              <w:jc w:val="both"/>
              <w:rPr>
                <w:del w:id="2133" w:author="Claude" w:date="2026-08-25T15:18:00Z"/>
              </w:rPr>
            </w:pPr>
            <w:del w:id="2134" w:author="Claude" w:date="2026-08-25T15:18:00Z">
              <w:r>
                <w:rPr>
                  <w:rFonts w:ascii="Georgia" w:hAnsi="Georgia"/>
                  <w:sz w:val="28"/>
                  <w:highlight w:val="green"/>
                </w:rPr>
                <w:delText>To be determined by the Commission.</w:delText>
              </w:r>
            </w:del>
          </w:p>
        </w:tc>
        <w:tc>
          <w:tcPr>
            <w:tcW w:w="2340" w:type="dxa"/>
          </w:tcPr>
          <w:p w14:paraId="60849783" w14:textId="77777777" w:rsidR="00C31343" w:rsidRDefault="007F728F">
            <w:pPr>
              <w:jc w:val="both"/>
              <w:rPr>
                <w:del w:id="2135" w:author="Claude" w:date="2026-08-25T15:18:00Z"/>
              </w:rPr>
            </w:pPr>
            <w:del w:id="2136" w:author="Claude" w:date="2026-08-25T15:18:00Z">
              <w:r>
                <w:rPr>
                  <w:rFonts w:ascii="Georgia" w:hAnsi="Georgia"/>
                  <w:sz w:val="28"/>
                  <w:highlight w:val="green"/>
                </w:rPr>
                <w:delText>Republic Act No. 11534 (CREATE Act); consistent with Annex “A” Item A.14 and the existing Section 8.7 Key Parameters table.</w:delText>
              </w:r>
            </w:del>
          </w:p>
        </w:tc>
      </w:tr>
      <w:tr w:rsidR="00C31343" w14:paraId="0EB7CE9E" w14:textId="77777777" w:rsidTr="5B2EF78A">
        <w:trPr>
          <w:del w:id="2137" w:author="Claude" w:date="2026-08-25T15:18:00Z"/>
        </w:trPr>
        <w:tc>
          <w:tcPr>
            <w:tcW w:w="2340" w:type="dxa"/>
          </w:tcPr>
          <w:p w14:paraId="20060600" w14:textId="77777777" w:rsidR="00C31343" w:rsidRDefault="007F728F">
            <w:pPr>
              <w:jc w:val="both"/>
              <w:rPr>
                <w:del w:id="2138" w:author="Claude" w:date="2026-08-25T15:18:00Z"/>
              </w:rPr>
            </w:pPr>
            <w:del w:id="2139" w:author="Claude" w:date="2026-08-25T15:18:00Z">
              <w:r>
                <w:rPr>
                  <w:rFonts w:ascii="Georgia" w:hAnsi="Georgia"/>
                  <w:b/>
                  <w:sz w:val="28"/>
                  <w:highlight w:val="green"/>
                </w:rPr>
                <w:delText>G.15</w:delText>
              </w:r>
            </w:del>
          </w:p>
        </w:tc>
        <w:tc>
          <w:tcPr>
            <w:tcW w:w="2340" w:type="dxa"/>
          </w:tcPr>
          <w:p w14:paraId="2220FD6D" w14:textId="77777777" w:rsidR="00C31343" w:rsidRDefault="007F728F">
            <w:pPr>
              <w:jc w:val="both"/>
              <w:rPr>
                <w:del w:id="2140" w:author="Claude" w:date="2026-08-25T15:18:00Z"/>
              </w:rPr>
            </w:pPr>
            <w:del w:id="2141" w:author="Claude" w:date="2026-08-25T15:18:00Z">
              <w:r>
                <w:rPr>
                  <w:rFonts w:ascii="Georgia" w:hAnsi="Georgia"/>
                  <w:sz w:val="28"/>
                  <w:highlight w:val="green"/>
                </w:rPr>
                <w:delText>Reference Heat Rate Cap (MMBtu/kWh)</w:delText>
              </w:r>
            </w:del>
          </w:p>
        </w:tc>
        <w:tc>
          <w:tcPr>
            <w:tcW w:w="2340" w:type="dxa"/>
          </w:tcPr>
          <w:p w14:paraId="66A706C0" w14:textId="77777777" w:rsidR="00C31343" w:rsidRDefault="007F728F">
            <w:pPr>
              <w:jc w:val="both"/>
              <w:rPr>
                <w:del w:id="2142" w:author="Claude" w:date="2026-08-25T15:18:00Z"/>
              </w:rPr>
            </w:pPr>
            <w:del w:id="2143" w:author="Claude" w:date="2026-08-25T15:18:00Z">
              <w:r>
                <w:rPr>
                  <w:rFonts w:ascii="Georgia" w:hAnsi="Georgia"/>
                  <w:sz w:val="28"/>
                  <w:highlight w:val="green"/>
                </w:rPr>
                <w:delText>To be determined by the Commission.</w:delText>
              </w:r>
            </w:del>
          </w:p>
        </w:tc>
        <w:tc>
          <w:tcPr>
            <w:tcW w:w="2340" w:type="dxa"/>
          </w:tcPr>
          <w:p w14:paraId="30BAF0E2" w14:textId="77777777" w:rsidR="00C31343" w:rsidRDefault="007F728F">
            <w:pPr>
              <w:jc w:val="both"/>
              <w:rPr>
                <w:del w:id="2144" w:author="Claude" w:date="2026-08-25T15:18:00Z"/>
              </w:rPr>
            </w:pPr>
            <w:del w:id="2145" w:author="Claude" w:date="2026-08-25T15:18:00Z">
              <w:r>
                <w:rPr>
                  <w:rFonts w:ascii="Georgia" w:hAnsi="Georgia"/>
                  <w:sz w:val="28"/>
                  <w:highlight w:val="green"/>
                </w:rPr>
                <w:delText>Directly sourced — existing Table 3 (Section 19) default for Gas-Reciprocating Engine facilities.</w:delText>
              </w:r>
            </w:del>
          </w:p>
        </w:tc>
      </w:tr>
      <w:tr w:rsidR="00C31343" w14:paraId="4BBC54BE" w14:textId="77777777" w:rsidTr="5B2EF78A">
        <w:trPr>
          <w:del w:id="2146" w:author="Claude" w:date="2026-08-25T15:18:00Z"/>
        </w:trPr>
        <w:tc>
          <w:tcPr>
            <w:tcW w:w="2340" w:type="dxa"/>
          </w:tcPr>
          <w:p w14:paraId="3C7E45EF" w14:textId="77777777" w:rsidR="00C31343" w:rsidRDefault="007F728F">
            <w:pPr>
              <w:jc w:val="both"/>
              <w:rPr>
                <w:del w:id="2147" w:author="Claude" w:date="2026-08-25T15:18:00Z"/>
              </w:rPr>
            </w:pPr>
            <w:del w:id="2148" w:author="Claude" w:date="2026-08-25T15:18:00Z">
              <w:r>
                <w:rPr>
                  <w:rFonts w:ascii="Georgia" w:hAnsi="Georgia"/>
                  <w:b/>
                  <w:sz w:val="28"/>
                  <w:highlight w:val="green"/>
                </w:rPr>
                <w:delText>G.16</w:delText>
              </w:r>
            </w:del>
          </w:p>
        </w:tc>
        <w:tc>
          <w:tcPr>
            <w:tcW w:w="2340" w:type="dxa"/>
          </w:tcPr>
          <w:p w14:paraId="534DC70D" w14:textId="77777777" w:rsidR="00C31343" w:rsidRDefault="007F728F">
            <w:pPr>
              <w:jc w:val="both"/>
              <w:rPr>
                <w:del w:id="2149" w:author="Claude" w:date="2026-08-25T15:18:00Z"/>
              </w:rPr>
            </w:pPr>
            <w:del w:id="2150" w:author="Claude" w:date="2026-08-25T15:18:00Z">
              <w:r>
                <w:rPr>
                  <w:rFonts w:ascii="Georgia" w:hAnsi="Georgia"/>
                  <w:sz w:val="28"/>
                  <w:highlight w:val="green"/>
                </w:rPr>
                <w:delText>Peso-Dollar Exchange Rate Reference</w:delText>
              </w:r>
            </w:del>
          </w:p>
        </w:tc>
        <w:tc>
          <w:tcPr>
            <w:tcW w:w="2340" w:type="dxa"/>
          </w:tcPr>
          <w:p w14:paraId="69DA26C5" w14:textId="77777777" w:rsidR="00C31343" w:rsidRDefault="007F728F">
            <w:pPr>
              <w:jc w:val="both"/>
              <w:rPr>
                <w:del w:id="2151" w:author="Claude" w:date="2026-08-25T15:18:00Z"/>
              </w:rPr>
            </w:pPr>
            <w:del w:id="2152" w:author="Claude" w:date="2026-08-25T15:18:00Z">
              <w:r>
                <w:rPr>
                  <w:rFonts w:ascii="Georgia" w:hAnsi="Georgia"/>
                  <w:sz w:val="28"/>
                  <w:szCs w:val="28"/>
                  <w:highlight w:val="green"/>
                  <w:lang w:val="en-US"/>
                </w:rPr>
                <w:delText>To be determined by the Commission.</w:delText>
              </w:r>
            </w:del>
          </w:p>
        </w:tc>
        <w:tc>
          <w:tcPr>
            <w:tcW w:w="2340" w:type="dxa"/>
          </w:tcPr>
          <w:p w14:paraId="710E46BB" w14:textId="77777777" w:rsidR="00C31343" w:rsidRDefault="007F728F">
            <w:pPr>
              <w:jc w:val="both"/>
              <w:rPr>
                <w:del w:id="2153" w:author="Claude" w:date="2026-08-25T15:18:00Z"/>
              </w:rPr>
            </w:pPr>
            <w:del w:id="2154" w:author="Claude" w:date="2026-08-25T15:18:00Z">
              <w:r>
                <w:rPr>
                  <w:rFonts w:ascii="Georgia" w:hAnsi="Georgia"/>
                  <w:sz w:val="28"/>
                  <w:szCs w:val="28"/>
                  <w:highlight w:val="green"/>
                  <w:lang w:val="en-US"/>
                </w:rPr>
                <w:delText>Identical to Annex “A” Item A.16 and OCGT Item O.16 — a generic financial-market parameter, not technology-specific.</w:delText>
              </w:r>
            </w:del>
          </w:p>
        </w:tc>
      </w:tr>
      <w:tr w:rsidR="00C31343" w14:paraId="3387AB9D" w14:textId="77777777" w:rsidTr="5B2EF78A">
        <w:trPr>
          <w:del w:id="2155" w:author="Claude" w:date="2026-08-25T15:18:00Z"/>
        </w:trPr>
        <w:tc>
          <w:tcPr>
            <w:tcW w:w="2340" w:type="dxa"/>
          </w:tcPr>
          <w:p w14:paraId="130BCA94" w14:textId="77777777" w:rsidR="00C31343" w:rsidRDefault="007F728F">
            <w:pPr>
              <w:jc w:val="both"/>
              <w:rPr>
                <w:del w:id="2156" w:author="Claude" w:date="2026-08-25T15:18:00Z"/>
              </w:rPr>
            </w:pPr>
            <w:del w:id="2157" w:author="Claude" w:date="2026-08-25T15:18:00Z">
              <w:r>
                <w:rPr>
                  <w:rFonts w:ascii="Georgia" w:hAnsi="Georgia"/>
                  <w:b/>
                  <w:sz w:val="28"/>
                  <w:highlight w:val="green"/>
                </w:rPr>
                <w:delText>G.17</w:delText>
              </w:r>
            </w:del>
          </w:p>
        </w:tc>
        <w:tc>
          <w:tcPr>
            <w:tcW w:w="2340" w:type="dxa"/>
          </w:tcPr>
          <w:p w14:paraId="4667432B" w14:textId="77777777" w:rsidR="00C31343" w:rsidRDefault="007F728F">
            <w:pPr>
              <w:jc w:val="both"/>
              <w:rPr>
                <w:del w:id="2158" w:author="Claude" w:date="2026-08-25T15:18:00Z"/>
              </w:rPr>
            </w:pPr>
            <w:del w:id="2159" w:author="Claude" w:date="2026-08-25T15:18:00Z">
              <w:r>
                <w:rPr>
                  <w:rFonts w:ascii="Georgia" w:hAnsi="Georgia"/>
                  <w:sz w:val="28"/>
                  <w:highlight w:val="green"/>
                </w:rPr>
                <w:delText>Capped Landed Logistics Cost Components</w:delText>
              </w:r>
            </w:del>
          </w:p>
        </w:tc>
        <w:tc>
          <w:tcPr>
            <w:tcW w:w="2340" w:type="dxa"/>
          </w:tcPr>
          <w:p w14:paraId="02889354" w14:textId="77777777" w:rsidR="00C31343" w:rsidRDefault="007F728F">
            <w:pPr>
              <w:jc w:val="both"/>
              <w:rPr>
                <w:del w:id="2160" w:author="Claude" w:date="2026-08-25T15:18:00Z"/>
              </w:rPr>
            </w:pPr>
            <w:del w:id="2161" w:author="Claude" w:date="2026-08-25T15:18:00Z">
              <w:r>
                <w:rPr>
                  <w:rFonts w:ascii="Georgia" w:hAnsi="Georgia"/>
                  <w:sz w:val="28"/>
                  <w:highlight w:val="green"/>
                </w:rPr>
                <w:delText>To be determined by the Commission for each component — Regasification/Terminal Fee, Pipeline Transportation Fee, and Boil-Off Gas (BOG) Loss Allowance.</w:delText>
              </w:r>
            </w:del>
          </w:p>
        </w:tc>
        <w:tc>
          <w:tcPr>
            <w:tcW w:w="2340" w:type="dxa"/>
          </w:tcPr>
          <w:p w14:paraId="4C88B4AA" w14:textId="77777777" w:rsidR="00C31343" w:rsidRDefault="007F728F">
            <w:pPr>
              <w:jc w:val="both"/>
              <w:rPr>
                <w:del w:id="2162" w:author="Claude" w:date="2026-08-25T15:18:00Z"/>
              </w:rPr>
            </w:pPr>
            <w:del w:id="2163" w:author="Claude" w:date="2026-08-25T15:18:00Z">
              <w:r>
                <w:rPr>
                  <w:rFonts w:ascii="Georgia" w:hAnsi="Georgia"/>
                  <w:sz w:val="28"/>
                  <w:highlight w:val="green"/>
                </w:rPr>
                <w:delText>Identical to Annex “A” Item A.17 and OCGT Item O.17 — properties of the shared LNG import/pipeline infrastructure, not of the generating technology, and so do not scale with Facility Type.</w:delText>
              </w:r>
            </w:del>
          </w:p>
        </w:tc>
      </w:tr>
      <w:tr w:rsidR="00C31343" w14:paraId="12CBBEE7" w14:textId="77777777" w:rsidTr="5B2EF78A">
        <w:trPr>
          <w:del w:id="2164" w:author="Claude" w:date="2026-08-25T15:18:00Z"/>
        </w:trPr>
        <w:tc>
          <w:tcPr>
            <w:tcW w:w="2340" w:type="dxa"/>
          </w:tcPr>
          <w:p w14:paraId="76CF65F2" w14:textId="77777777" w:rsidR="00C31343" w:rsidRDefault="007F728F">
            <w:pPr>
              <w:jc w:val="both"/>
              <w:rPr>
                <w:del w:id="2165" w:author="Claude" w:date="2026-08-25T15:18:00Z"/>
              </w:rPr>
            </w:pPr>
            <w:del w:id="2166" w:author="Claude" w:date="2026-08-25T15:18:00Z">
              <w:r>
                <w:rPr>
                  <w:rFonts w:ascii="Georgia" w:hAnsi="Georgia"/>
                  <w:b/>
                  <w:sz w:val="28"/>
                  <w:highlight w:val="green"/>
                </w:rPr>
                <w:delText>G.18</w:delText>
              </w:r>
            </w:del>
          </w:p>
        </w:tc>
        <w:tc>
          <w:tcPr>
            <w:tcW w:w="2340" w:type="dxa"/>
          </w:tcPr>
          <w:p w14:paraId="0D86F2CC" w14:textId="77777777" w:rsidR="00C31343" w:rsidRDefault="007F728F">
            <w:pPr>
              <w:jc w:val="both"/>
              <w:rPr>
                <w:del w:id="2167" w:author="Claude" w:date="2026-08-25T15:18:00Z"/>
              </w:rPr>
            </w:pPr>
            <w:del w:id="2168" w:author="Claude" w:date="2026-08-25T15:18:00Z">
              <w:r>
                <w:rPr>
                  <w:rFonts w:ascii="Georgia" w:hAnsi="Georgia"/>
                  <w:sz w:val="28"/>
                  <w:highlight w:val="green"/>
                </w:rPr>
                <w:delText>Fuel VAT Rate</w:delText>
              </w:r>
            </w:del>
          </w:p>
        </w:tc>
        <w:tc>
          <w:tcPr>
            <w:tcW w:w="2340" w:type="dxa"/>
          </w:tcPr>
          <w:p w14:paraId="0D1D3595" w14:textId="77777777" w:rsidR="00C31343" w:rsidRDefault="007F728F">
            <w:pPr>
              <w:jc w:val="both"/>
              <w:rPr>
                <w:del w:id="2169" w:author="Claude" w:date="2026-08-25T15:18:00Z"/>
              </w:rPr>
            </w:pPr>
            <w:del w:id="2170" w:author="Claude" w:date="2026-08-25T15:18:00Z">
              <w:r>
                <w:rPr>
                  <w:rFonts w:ascii="Georgia" w:hAnsi="Georgia"/>
                  <w:sz w:val="28"/>
                  <w:highlight w:val="green"/>
                </w:rPr>
                <w:delText>To be determined by the Commission.</w:delText>
              </w:r>
            </w:del>
          </w:p>
        </w:tc>
        <w:tc>
          <w:tcPr>
            <w:tcW w:w="2340" w:type="dxa"/>
          </w:tcPr>
          <w:p w14:paraId="349D54D2" w14:textId="77777777" w:rsidR="00C31343" w:rsidRDefault="007F728F">
            <w:pPr>
              <w:jc w:val="both"/>
              <w:rPr>
                <w:del w:id="2171" w:author="Claude" w:date="2026-08-25T15:18:00Z"/>
              </w:rPr>
            </w:pPr>
            <w:del w:id="2172" w:author="Claude" w:date="2026-08-25T15:18:00Z">
              <w:r>
                <w:rPr>
                  <w:rFonts w:ascii="Georgia" w:hAnsi="Georgia"/>
                  <w:sz w:val="28"/>
                  <w:szCs w:val="28"/>
                  <w:highlight w:val="green"/>
                  <w:lang w:val="en-US"/>
                </w:rPr>
                <w:delText>Identical to Annex “A” Item A.18 and OCGT Item O.18.</w:delText>
              </w:r>
            </w:del>
          </w:p>
        </w:tc>
      </w:tr>
      <w:tr w:rsidR="00C31343" w14:paraId="34EA68A2" w14:textId="77777777" w:rsidTr="5B2EF78A">
        <w:trPr>
          <w:del w:id="2173" w:author="Claude" w:date="2026-08-25T15:18:00Z"/>
        </w:trPr>
        <w:tc>
          <w:tcPr>
            <w:tcW w:w="2340" w:type="dxa"/>
          </w:tcPr>
          <w:p w14:paraId="2D6769C1" w14:textId="77777777" w:rsidR="00C31343" w:rsidRDefault="007F728F">
            <w:pPr>
              <w:jc w:val="both"/>
              <w:rPr>
                <w:ins w:id="2174" w:author="Claude" w:date="2026-08-25T14:24:00Z"/>
                <w:del w:id="2175" w:author="Claude" w:date="2026-08-25T15:18:00Z"/>
              </w:rPr>
            </w:pPr>
            <w:ins w:id="2176" w:author="Claude" w:date="2026-08-25T14:24:00Z">
              <w:del w:id="2177" w:author="Claude" w:date="2026-08-25T15:18:00Z">
                <w:r>
                  <w:rPr>
                    <w:highlight w:val="green"/>
                  </w:rPr>
                  <w:delText>G.19</w:delText>
                </w:r>
              </w:del>
            </w:ins>
          </w:p>
        </w:tc>
        <w:tc>
          <w:tcPr>
            <w:tcW w:w="2340" w:type="dxa"/>
          </w:tcPr>
          <w:p w14:paraId="7350CFAD" w14:textId="77777777" w:rsidR="00C31343" w:rsidRDefault="007F728F">
            <w:pPr>
              <w:jc w:val="both"/>
              <w:rPr>
                <w:ins w:id="2178" w:author="Claude" w:date="2026-08-25T14:24:00Z"/>
                <w:del w:id="2179" w:author="Claude" w:date="2026-08-25T15:18:00Z"/>
              </w:rPr>
            </w:pPr>
            <w:ins w:id="2180" w:author="Claude" w:date="2026-08-25T14:24:00Z">
              <w:del w:id="2181" w:author="Claude" w:date="2026-08-25T15:18:00Z">
                <w:r>
                  <w:rPr>
                    <w:highlight w:val="green"/>
                  </w:rPr>
                  <w:delText>Reference Cost Escalation Rate</w:delText>
                </w:r>
              </w:del>
            </w:ins>
          </w:p>
        </w:tc>
        <w:tc>
          <w:tcPr>
            <w:tcW w:w="2340" w:type="dxa"/>
          </w:tcPr>
          <w:p w14:paraId="7E3C1362" w14:textId="77777777" w:rsidR="00C31343" w:rsidRDefault="007F728F">
            <w:pPr>
              <w:jc w:val="both"/>
              <w:rPr>
                <w:ins w:id="2182" w:author="Claude" w:date="2026-08-25T14:24:00Z"/>
                <w:del w:id="2183" w:author="Claude" w:date="2026-08-25T15:18:00Z"/>
              </w:rPr>
            </w:pPr>
            <w:ins w:id="2184" w:author="Claude" w:date="2026-08-25T14:24:00Z">
              <w:del w:id="2185" w:author="Claude" w:date="2026-08-25T15:18:00Z">
                <w:r>
                  <w:rPr>
                    <w:highlight w:val="green"/>
                  </w:rPr>
                  <w:delText>To be determined by the Commission.</w:delText>
                </w:r>
              </w:del>
            </w:ins>
          </w:p>
        </w:tc>
        <w:tc>
          <w:tcPr>
            <w:tcW w:w="2340" w:type="dxa"/>
          </w:tcPr>
          <w:p w14:paraId="61C09A40" w14:textId="77777777" w:rsidR="00C31343" w:rsidRDefault="007F728F">
            <w:pPr>
              <w:jc w:val="both"/>
              <w:rPr>
                <w:ins w:id="2186" w:author="Claude" w:date="2026-08-25T14:24:00Z"/>
                <w:del w:id="2187" w:author="Claude" w:date="2026-08-25T15:18:00Z"/>
              </w:rPr>
            </w:pPr>
            <w:ins w:id="2188" w:author="Claude" w:date="2026-08-25T14:24:00Z">
              <w:del w:id="2189" w:author="Claude" w:date="2026-08-25T15:18:00Z">
                <w:r>
                  <w:rPr>
                    <w:highlight w:val="green"/>
                  </w:rPr>
                  <w:delText>Identical to Annex “A” Item A.20 and OCGT Item O.19.</w:delText>
                </w:r>
              </w:del>
            </w:ins>
          </w:p>
        </w:tc>
      </w:tr>
      <w:tr w:rsidR="00C31343" w14:paraId="194FEC60" w14:textId="77777777" w:rsidTr="5B2EF78A">
        <w:trPr>
          <w:del w:id="2190" w:author="Claude" w:date="2026-08-25T15:18:00Z"/>
        </w:trPr>
        <w:tc>
          <w:tcPr>
            <w:tcW w:w="2340" w:type="dxa"/>
          </w:tcPr>
          <w:p w14:paraId="1FBCF176" w14:textId="77777777" w:rsidR="00C31343" w:rsidRDefault="007F728F">
            <w:pPr>
              <w:jc w:val="both"/>
              <w:rPr>
                <w:ins w:id="2191" w:author="Claude" w:date="2026-08-25T14:24:00Z"/>
                <w:del w:id="2192" w:author="Claude" w:date="2026-08-25T15:18:00Z"/>
              </w:rPr>
            </w:pPr>
            <w:ins w:id="2193" w:author="Claude" w:date="2026-08-25T14:24:00Z">
              <w:del w:id="2194" w:author="Claude" w:date="2026-08-25T15:18:00Z">
                <w:r>
                  <w:rPr>
                    <w:highlight w:val="green"/>
                  </w:rPr>
                  <w:delText>G.20</w:delText>
                </w:r>
              </w:del>
            </w:ins>
          </w:p>
        </w:tc>
        <w:tc>
          <w:tcPr>
            <w:tcW w:w="2340" w:type="dxa"/>
          </w:tcPr>
          <w:p w14:paraId="2E87F0D8" w14:textId="77777777" w:rsidR="00C31343" w:rsidRDefault="007F728F">
            <w:pPr>
              <w:jc w:val="both"/>
              <w:rPr>
                <w:ins w:id="2195" w:author="Claude" w:date="2026-08-25T14:24:00Z"/>
                <w:del w:id="2196" w:author="Claude" w:date="2026-08-25T15:18:00Z"/>
              </w:rPr>
            </w:pPr>
            <w:ins w:id="2197" w:author="Claude" w:date="2026-08-25T14:24:00Z">
              <w:del w:id="2198" w:author="Claude" w:date="2026-08-25T15:18:00Z">
                <w:r>
                  <w:rPr>
                    <w:highlight w:val="green"/>
                  </w:rPr>
                  <w:delText>Reference Plant Degradation Rate</w:delText>
                </w:r>
              </w:del>
            </w:ins>
          </w:p>
        </w:tc>
        <w:tc>
          <w:tcPr>
            <w:tcW w:w="2340" w:type="dxa"/>
          </w:tcPr>
          <w:p w14:paraId="302F520E" w14:textId="77777777" w:rsidR="00C31343" w:rsidRDefault="007F728F">
            <w:pPr>
              <w:jc w:val="both"/>
              <w:rPr>
                <w:ins w:id="2199" w:author="Claude" w:date="2026-08-25T14:24:00Z"/>
                <w:del w:id="2200" w:author="Claude" w:date="2026-08-25T15:18:00Z"/>
              </w:rPr>
            </w:pPr>
            <w:ins w:id="2201" w:author="Claude" w:date="2026-08-25T14:24:00Z">
              <w:del w:id="2202" w:author="Claude" w:date="2026-08-25T15:18:00Z">
                <w:r>
                  <w:rPr>
                    <w:highlight w:val="green"/>
                  </w:rPr>
                  <w:delText>To be determined by the Commission.</w:delText>
                </w:r>
              </w:del>
            </w:ins>
          </w:p>
        </w:tc>
        <w:tc>
          <w:tcPr>
            <w:tcW w:w="2340" w:type="dxa"/>
          </w:tcPr>
          <w:p w14:paraId="226BB6C8" w14:textId="77777777" w:rsidR="00C31343" w:rsidRDefault="007F728F">
            <w:pPr>
              <w:jc w:val="both"/>
              <w:rPr>
                <w:ins w:id="2203" w:author="Claude" w:date="2026-08-25T14:24:00Z"/>
                <w:del w:id="2204" w:author="Claude" w:date="2026-08-25T15:18:00Z"/>
              </w:rPr>
            </w:pPr>
            <w:ins w:id="2205" w:author="Claude" w:date="2026-08-25T14:24:00Z">
              <w:del w:id="2206" w:author="Claude" w:date="2026-08-25T15:18:00Z">
                <w:r>
                  <w:rPr>
                    <w:highlight w:val="green"/>
                  </w:rPr>
                  <w:delText>Identical to Annex “A” Item A.21 and OCGT Item O.20, differentiated by Facility Type per Section 8.7.</w:delText>
                </w:r>
              </w:del>
            </w:ins>
          </w:p>
        </w:tc>
      </w:tr>
      <w:tr w:rsidR="00C31343" w14:paraId="28575E99" w14:textId="77777777" w:rsidTr="5B2EF78A">
        <w:trPr>
          <w:del w:id="2207" w:author="Claude" w:date="2026-08-25T15:18:00Z"/>
        </w:trPr>
        <w:tc>
          <w:tcPr>
            <w:tcW w:w="2340" w:type="dxa"/>
          </w:tcPr>
          <w:p w14:paraId="2A2BF0EC" w14:textId="77777777" w:rsidR="00C31343" w:rsidRDefault="007F728F">
            <w:pPr>
              <w:jc w:val="both"/>
              <w:rPr>
                <w:ins w:id="2208" w:author="Claude" w:date="2026-08-25T14:24:00Z"/>
                <w:del w:id="2209" w:author="Claude" w:date="2026-08-25T15:18:00Z"/>
              </w:rPr>
            </w:pPr>
            <w:ins w:id="2210" w:author="Claude" w:date="2026-08-25T14:24:00Z">
              <w:del w:id="2211" w:author="Claude" w:date="2026-08-25T15:18:00Z">
                <w:r>
                  <w:rPr>
                    <w:highlight w:val="green"/>
                  </w:rPr>
                  <w:delText>G.21</w:delText>
                </w:r>
              </w:del>
            </w:ins>
          </w:p>
        </w:tc>
        <w:tc>
          <w:tcPr>
            <w:tcW w:w="2340" w:type="dxa"/>
          </w:tcPr>
          <w:p w14:paraId="72C66399" w14:textId="77777777" w:rsidR="00C31343" w:rsidRDefault="007F728F">
            <w:pPr>
              <w:jc w:val="both"/>
              <w:rPr>
                <w:ins w:id="2212" w:author="Claude" w:date="2026-08-25T14:24:00Z"/>
                <w:del w:id="2213" w:author="Claude" w:date="2026-08-25T15:18:00Z"/>
              </w:rPr>
            </w:pPr>
            <w:ins w:id="2214" w:author="Claude" w:date="2026-08-25T14:24:00Z">
              <w:del w:id="2215" w:author="Claude" w:date="2026-08-25T15:18:00Z">
                <w:r>
                  <w:rPr>
                    <w:highlight w:val="green"/>
                  </w:rPr>
                  <w:delText>Reference Major Maintenance/Refurbishment Capital Expenditure</w:delText>
                </w:r>
              </w:del>
            </w:ins>
          </w:p>
        </w:tc>
        <w:tc>
          <w:tcPr>
            <w:tcW w:w="2340" w:type="dxa"/>
          </w:tcPr>
          <w:p w14:paraId="3FE7EAEE" w14:textId="77777777" w:rsidR="00C31343" w:rsidRDefault="007F728F">
            <w:pPr>
              <w:jc w:val="both"/>
              <w:rPr>
                <w:ins w:id="2216" w:author="Claude" w:date="2026-08-25T14:24:00Z"/>
                <w:del w:id="2217" w:author="Claude" w:date="2026-08-25T15:18:00Z"/>
              </w:rPr>
            </w:pPr>
            <w:ins w:id="2218" w:author="Claude" w:date="2026-08-25T14:24:00Z">
              <w:del w:id="2219" w:author="Claude" w:date="2026-08-25T15:18:00Z">
                <w:r>
                  <w:rPr>
                    <w:highlight w:val="green"/>
                  </w:rPr>
                  <w:delText>To be determined by the Commission.</w:delText>
                </w:r>
              </w:del>
            </w:ins>
          </w:p>
        </w:tc>
        <w:tc>
          <w:tcPr>
            <w:tcW w:w="2340" w:type="dxa"/>
          </w:tcPr>
          <w:p w14:paraId="3F2C7A29" w14:textId="77777777" w:rsidR="00C31343" w:rsidRDefault="007F728F">
            <w:pPr>
              <w:jc w:val="both"/>
              <w:rPr>
                <w:ins w:id="2220" w:author="Claude" w:date="2026-08-25T14:24:00Z"/>
                <w:del w:id="2221" w:author="Claude" w:date="2026-08-25T15:18:00Z"/>
              </w:rPr>
            </w:pPr>
            <w:ins w:id="2222" w:author="Claude" w:date="2026-08-25T14:24:00Z">
              <w:del w:id="2223" w:author="Claude" w:date="2026-08-25T15:18:00Z">
                <w:r>
                  <w:rPr>
                    <w:highlight w:val="green"/>
                  </w:rPr>
                  <w:delText>Identical to Annex “A” Item A.22 and OCGT Item O.21, differentiated by Facility Type per Section 8.7.</w:delText>
                </w:r>
              </w:del>
            </w:ins>
          </w:p>
        </w:tc>
      </w:tr>
      <w:tr w:rsidR="00C31343" w14:paraId="432A1CBE" w14:textId="77777777" w:rsidTr="5B2EF78A">
        <w:trPr>
          <w:del w:id="2224" w:author="Claude" w:date="2026-08-25T15:18:00Z"/>
        </w:trPr>
        <w:tc>
          <w:tcPr>
            <w:tcW w:w="2340" w:type="dxa"/>
          </w:tcPr>
          <w:p w14:paraId="3AD4D60B" w14:textId="77777777" w:rsidR="00C31343" w:rsidRDefault="007F728F">
            <w:pPr>
              <w:jc w:val="both"/>
              <w:rPr>
                <w:ins w:id="2225" w:author="Claude" w:date="2026-08-25T14:24:00Z"/>
                <w:del w:id="2226" w:author="Claude" w:date="2026-08-25T15:18:00Z"/>
              </w:rPr>
            </w:pPr>
            <w:ins w:id="2227" w:author="Claude" w:date="2026-08-25T14:24:00Z">
              <w:del w:id="2228" w:author="Claude" w:date="2026-08-25T15:18:00Z">
                <w:r>
                  <w:rPr>
                    <w:highlight w:val="green"/>
                  </w:rPr>
                  <w:delText>G.22</w:delText>
                </w:r>
              </w:del>
            </w:ins>
          </w:p>
        </w:tc>
        <w:tc>
          <w:tcPr>
            <w:tcW w:w="2340" w:type="dxa"/>
          </w:tcPr>
          <w:p w14:paraId="12244242" w14:textId="77777777" w:rsidR="00C31343" w:rsidRDefault="007F728F">
            <w:pPr>
              <w:jc w:val="both"/>
              <w:rPr>
                <w:ins w:id="2229" w:author="Claude" w:date="2026-08-25T14:24:00Z"/>
                <w:del w:id="2230" w:author="Claude" w:date="2026-08-25T15:18:00Z"/>
              </w:rPr>
            </w:pPr>
            <w:ins w:id="2231" w:author="Claude" w:date="2026-08-25T14:24:00Z">
              <w:del w:id="2232" w:author="Claude" w:date="2026-08-25T15:18:00Z">
                <w:r>
                  <w:rPr>
                    <w:highlight w:val="green"/>
                  </w:rPr>
                  <w:delText>CAPEX Value-Added Tax and Customs Duty Treatment</w:delText>
                </w:r>
              </w:del>
            </w:ins>
          </w:p>
        </w:tc>
        <w:tc>
          <w:tcPr>
            <w:tcW w:w="2340" w:type="dxa"/>
          </w:tcPr>
          <w:p w14:paraId="140EA4C9" w14:textId="77777777" w:rsidR="00C31343" w:rsidRDefault="007F728F">
            <w:pPr>
              <w:jc w:val="both"/>
              <w:rPr>
                <w:ins w:id="2233" w:author="Claude" w:date="2026-08-25T14:24:00Z"/>
                <w:del w:id="2234" w:author="Claude" w:date="2026-08-25T15:18:00Z"/>
              </w:rPr>
            </w:pPr>
            <w:ins w:id="2235" w:author="Claude" w:date="2026-08-25T14:24:00Z">
              <w:del w:id="2236" w:author="Claude" w:date="2026-08-25T15:18:00Z">
                <w:r>
                  <w:rPr>
                    <w:highlight w:val="green"/>
                  </w:rPr>
                  <w:delText>To be determined by the Commission.</w:delText>
                </w:r>
              </w:del>
            </w:ins>
          </w:p>
        </w:tc>
        <w:tc>
          <w:tcPr>
            <w:tcW w:w="2340" w:type="dxa"/>
          </w:tcPr>
          <w:p w14:paraId="10D47F73" w14:textId="77777777" w:rsidR="00C31343" w:rsidRDefault="007F728F">
            <w:pPr>
              <w:jc w:val="both"/>
              <w:rPr>
                <w:ins w:id="2237" w:author="Claude" w:date="2026-08-25T14:24:00Z"/>
                <w:del w:id="2238" w:author="Claude" w:date="2026-08-25T15:18:00Z"/>
              </w:rPr>
            </w:pPr>
            <w:ins w:id="2239" w:author="Claude" w:date="2026-08-25T14:24:00Z">
              <w:del w:id="2240" w:author="Claude" w:date="2026-08-25T15:18:00Z">
                <w:r>
                  <w:rPr>
                    <w:highlight w:val="green"/>
                  </w:rPr>
                  <w:delText>Identical to Annex “A” Item A.23 and OCGT Item O.22.</w:delText>
                </w:r>
              </w:del>
            </w:ins>
          </w:p>
        </w:tc>
      </w:tr>
    </w:tbl>
    <w:p w14:paraId="419D872E" w14:textId="77777777" w:rsidR="0008735A" w:rsidRDefault="00000000">
      <w:pPr>
        <w:rPr>
          <w:ins w:id="2241" w:author="Claude" w:date="2026-08-26T00:19:00Z"/>
          <w:del w:id="32470" w:author="Claude" w:date="2026-10-19T09:00:00Z"/>
          <w:b/>
        </w:rPr>
      </w:pPr>
      <w:ins w:id="2242" w:author="Claude" w:date="2026-08-26T00:19:00Z">
        <w:del w:id="2243" w:author="Claude" w:date="2026-08-26T00:25:00Z">
          <w:r>
            <w:rPr>
              <w:b/>
              <w:highlight w:val="green"/>
            </w:rPr>
            <w:delText>Annex "G" Table. Gas-Reciprocating Engine Facility Type — Key Parameters</w:delText>
          </w:r>
        </w:del>
      </w:ins>
      <w:ins w:id="2244" w:author="Claude" w:date="2026-08-26T00:25:00Z">
        <w:del w:id="32469" w:author="Claude" w:date="2026-10-19T09:00:00Z">
          <w:r>
            <w:rPr>
              <w:rFonts w:ascii="Georgia" w:hAnsi="Georgia"/>
              <w:b/>
              <w:sz w:val="28"/>
              <w:szCs w:val="28"/>
              <w:highlight w:val="cyan"/>
              <w:lang w:val="en-US"/>
            </w:rPr>
            <w:delText>Annex “G” Table. Gas-Reciprocating Engine Facility Type — Key Parameters</w:delText>
          </w:r>
        </w:del>
      </w:ins>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510"/>
        <w:gridCol w:w="6830"/>
      </w:tblGrid>
      <w:tr w:rsidR="0008735A" w14:paraId="039B246D" w14:textId="77777777">
        <w:trPr>
          <w:ins w:id="2245" w:author="Claude" w:date="2026-08-25T15:18:00Z"/>
          <w:del w:id="32473" w:author="Claude" w:date="2026-10-19T09:00:00Z"/>
        </w:trPr>
        <w:tc>
          <w:tcPr>
            <w:tcW w:w="1626" w:type="dxa"/>
            <w:shd w:val="clear" w:color="auto" w:fill="D9D9D9"/>
          </w:tcPr>
          <w:p w14:paraId="5357C79A" w14:textId="77777777" w:rsidR="0008735A" w:rsidRDefault="00000000">
            <w:pPr>
              <w:rPr>
                <w:ins w:id="2246" w:author="Claude" w:date="2026-08-25T15:18:00Z"/>
                <w:rFonts w:ascii="Georgia" w:eastAsia="Georgia" w:hAnsi="Georgia" w:cs="Georgia"/>
                <w:b/>
                <w:sz w:val="28"/>
                <w:szCs w:val="28"/>
              </w:rPr>
            </w:pPr>
            <w:ins w:id="2247" w:author="Claude" w:date="2026-08-25T15:18:00Z">
              <w:del w:id="32471" w:author="Claude" w:date="2026-10-19T09:00:00Z">
                <w:r>
                  <w:rPr>
                    <w:rFonts w:ascii="Georgia" w:eastAsia="Georgia" w:hAnsi="Georgia" w:cs="Georgia"/>
                    <w:b/>
                    <w:sz w:val="28"/>
                    <w:szCs w:val="28"/>
                    <w:highlight w:val="cyan"/>
                  </w:rPr>
                  <w:delText>Item</w:delText>
                </w:r>
              </w:del>
            </w:ins>
          </w:p>
        </w:tc>
        <w:tc>
          <w:tcPr>
            <w:tcW w:w="7734" w:type="dxa"/>
            <w:shd w:val="clear" w:color="auto" w:fill="D9D9D9"/>
          </w:tcPr>
          <w:p w14:paraId="69913B41" w14:textId="77777777" w:rsidR="0008735A" w:rsidRDefault="00000000">
            <w:pPr>
              <w:rPr>
                <w:ins w:id="2248" w:author="Claude" w:date="2026-08-25T15:18:00Z"/>
                <w:rFonts w:ascii="Georgia" w:eastAsia="Georgia" w:hAnsi="Georgia" w:cs="Georgia"/>
                <w:b/>
                <w:sz w:val="28"/>
                <w:szCs w:val="28"/>
              </w:rPr>
            </w:pPr>
            <w:ins w:id="2249" w:author="Claude" w:date="2026-08-25T15:18:00Z">
              <w:del w:id="32472" w:author="Claude" w:date="2026-10-19T09:00:00Z">
                <w:r>
                  <w:rPr>
                    <w:rFonts w:ascii="Georgia" w:eastAsia="Georgia" w:hAnsi="Georgia" w:cs="Georgia"/>
                    <w:b/>
                    <w:sz w:val="28"/>
                    <w:szCs w:val="28"/>
                    <w:highlight w:val="cyan"/>
                  </w:rPr>
                  <w:delText>Parameter</w:delText>
                </w:r>
              </w:del>
            </w:ins>
          </w:p>
        </w:tc>
      </w:tr>
      <w:tr w:rsidR="0008735A" w14:paraId="6E184D0B" w14:textId="77777777">
        <w:trPr>
          <w:ins w:id="2250" w:author="Claude" w:date="2026-08-25T15:18:00Z"/>
          <w:del w:id="32476" w:author="Claude" w:date="2026-10-19T09:00:00Z"/>
        </w:trPr>
        <w:tc>
          <w:tcPr>
            <w:tcW w:w="1626" w:type="dxa"/>
          </w:tcPr>
          <w:p w14:paraId="71D12E14" w14:textId="77777777" w:rsidR="0008735A" w:rsidRDefault="00000000">
            <w:pPr>
              <w:rPr>
                <w:ins w:id="2251" w:author="Claude" w:date="2026-08-25T15:18:00Z"/>
                <w:rFonts w:ascii="Georgia" w:eastAsia="Georgia" w:hAnsi="Georgia" w:cs="Georgia"/>
                <w:sz w:val="28"/>
                <w:szCs w:val="28"/>
              </w:rPr>
            </w:pPr>
            <w:ins w:id="2252" w:author="Claude" w:date="2026-08-25T15:18:00Z">
              <w:del w:id="32474" w:author="Claude" w:date="2026-10-19T09:00:00Z">
                <w:r>
                  <w:rPr>
                    <w:rFonts w:ascii="Georgia" w:eastAsia="Georgia" w:hAnsi="Georgia" w:cs="Georgia"/>
                    <w:sz w:val="28"/>
                    <w:szCs w:val="28"/>
                    <w:highlight w:val="cyan"/>
                  </w:rPr>
                  <w:delText>G.1</w:delText>
                </w:r>
              </w:del>
            </w:ins>
          </w:p>
        </w:tc>
        <w:tc>
          <w:tcPr>
            <w:tcW w:w="7734" w:type="dxa"/>
          </w:tcPr>
          <w:p w14:paraId="00E1B639" w14:textId="77777777" w:rsidR="0008735A" w:rsidRDefault="00000000">
            <w:pPr>
              <w:rPr>
                <w:ins w:id="2253" w:author="Claude" w:date="2026-08-25T15:18:00Z"/>
                <w:rFonts w:ascii="Georgia" w:eastAsia="Georgia" w:hAnsi="Georgia" w:cs="Georgia"/>
                <w:sz w:val="28"/>
                <w:szCs w:val="28"/>
              </w:rPr>
            </w:pPr>
            <w:ins w:id="2254" w:author="Claude" w:date="2026-08-25T15:18:00Z">
              <w:del w:id="32475" w:author="Claude" w:date="2026-10-19T09:00:00Z">
                <w:r>
                  <w:rPr>
                    <w:rFonts w:ascii="Georgia" w:eastAsia="Georgia" w:hAnsi="Georgia" w:cs="Georgia"/>
                    <w:sz w:val="28"/>
                    <w:szCs w:val="28"/>
                    <w:highlight w:val="cyan"/>
                  </w:rPr>
                  <w:delText>Reference Installed Capacity range (MW)</w:delText>
                </w:r>
              </w:del>
            </w:ins>
          </w:p>
        </w:tc>
      </w:tr>
      <w:tr w:rsidR="0008735A" w14:paraId="1AEC23A5" w14:textId="77777777">
        <w:trPr>
          <w:ins w:id="2255" w:author="Claude" w:date="2026-08-25T15:18:00Z"/>
          <w:del w:id="32479" w:author="Claude" w:date="2026-10-19T09:00:00Z"/>
        </w:trPr>
        <w:tc>
          <w:tcPr>
            <w:tcW w:w="1626" w:type="dxa"/>
          </w:tcPr>
          <w:p w14:paraId="3550A2DF" w14:textId="77777777" w:rsidR="0008735A" w:rsidRDefault="00000000">
            <w:pPr>
              <w:rPr>
                <w:ins w:id="2256" w:author="Claude" w:date="2026-08-25T15:18:00Z"/>
                <w:rFonts w:ascii="Georgia" w:eastAsia="Georgia" w:hAnsi="Georgia" w:cs="Georgia"/>
                <w:sz w:val="28"/>
                <w:szCs w:val="28"/>
              </w:rPr>
            </w:pPr>
            <w:ins w:id="2257" w:author="Claude" w:date="2026-08-25T15:18:00Z">
              <w:del w:id="32477" w:author="Claude" w:date="2026-10-19T09:00:00Z">
                <w:r>
                  <w:rPr>
                    <w:rFonts w:ascii="Georgia" w:eastAsia="Georgia" w:hAnsi="Georgia" w:cs="Georgia"/>
                    <w:sz w:val="28"/>
                    <w:szCs w:val="28"/>
                    <w:highlight w:val="cyan"/>
                  </w:rPr>
                  <w:delText>G.2</w:delText>
                </w:r>
              </w:del>
            </w:ins>
          </w:p>
        </w:tc>
        <w:tc>
          <w:tcPr>
            <w:tcW w:w="7734" w:type="dxa"/>
          </w:tcPr>
          <w:p w14:paraId="71851E66" w14:textId="77777777" w:rsidR="0008735A" w:rsidRDefault="00000000">
            <w:pPr>
              <w:rPr>
                <w:ins w:id="2258" w:author="Claude" w:date="2026-08-25T15:18:00Z"/>
                <w:rFonts w:ascii="Georgia" w:eastAsia="Georgia" w:hAnsi="Georgia" w:cs="Georgia"/>
                <w:sz w:val="28"/>
                <w:szCs w:val="28"/>
              </w:rPr>
            </w:pPr>
            <w:ins w:id="2259" w:author="Claude" w:date="2026-08-25T15:18:00Z">
              <w:del w:id="32478" w:author="Claude" w:date="2026-10-19T09:00:00Z">
                <w:r>
                  <w:rPr>
                    <w:rFonts w:ascii="Georgia" w:eastAsia="Georgia" w:hAnsi="Georgia" w:cs="Georgia"/>
                    <w:sz w:val="28"/>
                    <w:szCs w:val="28"/>
                    <w:highlight w:val="cyan"/>
                  </w:rPr>
                  <w:delText>Reference Net Capacity Factor (%)</w:delText>
                </w:r>
              </w:del>
            </w:ins>
          </w:p>
        </w:tc>
      </w:tr>
      <w:tr w:rsidR="0008735A" w14:paraId="6DE72875" w14:textId="77777777">
        <w:trPr>
          <w:ins w:id="2260" w:author="Claude" w:date="2026-08-25T15:18:00Z"/>
          <w:del w:id="32484" w:author="Claude" w:date="2026-10-19T09:00:00Z"/>
        </w:trPr>
        <w:tc>
          <w:tcPr>
            <w:tcW w:w="1626" w:type="dxa"/>
          </w:tcPr>
          <w:p w14:paraId="70203CB1" w14:textId="77777777" w:rsidR="0008735A" w:rsidRDefault="00000000">
            <w:pPr>
              <w:rPr>
                <w:ins w:id="2261" w:author="Claude" w:date="2026-08-25T15:18:00Z"/>
                <w:rFonts w:ascii="Georgia" w:eastAsia="Georgia" w:hAnsi="Georgia" w:cs="Georgia"/>
                <w:sz w:val="28"/>
                <w:szCs w:val="28"/>
              </w:rPr>
            </w:pPr>
            <w:commentRangeStart w:id="2262"/>
            <w:ins w:id="2263" w:author="Claude" w:date="2026-08-25T15:18:00Z">
              <w:del w:id="32480" w:author="Claude" w:date="2026-10-19T09:00:00Z">
                <w:r>
                  <w:rPr>
                    <w:rFonts w:ascii="Georgia" w:eastAsia="Georgia" w:hAnsi="Georgia" w:cs="Georgia"/>
                    <w:sz w:val="28"/>
                    <w:szCs w:val="28"/>
                    <w:highlight w:val="cyan"/>
                  </w:rPr>
                  <w:delText>G.3</w:delText>
                </w:r>
              </w:del>
              <w:commentRangeEnd w:id="2262"/>
              <w:r>
                <w:rPr>
                  <w:rStyle w:val="CommentReference"/>
                  <w:rFonts w:ascii="Georgia" w:eastAsia="Georgia" w:hAnsi="Georgia" w:cs="Georgia"/>
                  <w:sz w:val="28"/>
                  <w:szCs w:val="28"/>
                </w:rPr>
                <w:commentReference w:id="2262"/>
              </w:r>
            </w:ins>
          </w:p>
        </w:tc>
        <w:tc>
          <w:tcPr>
            <w:tcW w:w="7734" w:type="dxa"/>
          </w:tcPr>
          <w:p w14:paraId="1FC544A5" w14:textId="77777777" w:rsidR="0008735A" w:rsidRDefault="00000000">
            <w:pPr>
              <w:rPr>
                <w:ins w:id="2264" w:author="Claude" w:date="2026-08-25T15:18:00Z"/>
                <w:rFonts w:ascii="Georgia" w:eastAsia="Georgia" w:hAnsi="Georgia" w:cs="Georgia"/>
                <w:sz w:val="28"/>
                <w:szCs w:val="28"/>
              </w:rPr>
            </w:pPr>
            <w:ins w:id="2265" w:author="Claude" w:date="2026-08-25T15:18:00Z">
              <w:del w:id="32481" w:author="Claude" w:date="2026-10-19T09:00:00Z">
                <w:r>
                  <w:rPr>
                    <w:rFonts w:ascii="Georgia" w:eastAsia="Georgia" w:hAnsi="Georgia" w:cs="Georgia"/>
                    <w:sz w:val="28"/>
                    <w:szCs w:val="28"/>
                    <w:highlight w:val="cyan"/>
                  </w:rPr>
                  <w:delText>Reference All-In Project Cost (PhP/kW)</w:delText>
                </w:r>
              </w:del>
            </w:ins>
            <w:ins w:id="2266" w:author="Claude" w:date="2026-08-26T02:22:00Z">
              <w:del w:id="32482" w:author="Claude" w:date="2026-10-19T09:00:00Z">
                <w:r>
                  <w:rPr>
                    <w:rFonts w:ascii="Georgia" w:eastAsia="Georgia" w:hAnsi="Georgia" w:cs="Georgia"/>
                    <w:sz w:val="28"/>
                    <w:szCs w:val="28"/>
                    <w:highlight w:val="cyan"/>
                  </w:rPr>
                  <w:delText xml:space="preserve"> This item embeds the Interconnection/Transmission Cost Key </w:delText>
                </w:r>
              </w:del>
              <w:del w:id="32483" w:author="Claude" w:date="2026-10-19T09:00:00Z">
                <w:r>
                  <w:rPr>
                    <w:rFonts w:ascii="Georgia" w:eastAsia="Georgia" w:hAnsi="Georgia" w:cs="Georgia"/>
                    <w:sz w:val="28"/>
                    <w:szCs w:val="28"/>
                    <w:highlight w:val="cyan"/>
                  </w:rPr>
                  <w:lastRenderedPageBreak/>
                  <w:delText>Parameter under Section 8.7 (the Winning Bidder's dedicated point-to-point grid connection facility) rather than itemizing it separately.</w:delText>
                </w:r>
              </w:del>
            </w:ins>
          </w:p>
        </w:tc>
      </w:tr>
      <w:tr w:rsidR="0008735A" w14:paraId="5302EDC0" w14:textId="77777777">
        <w:trPr>
          <w:ins w:id="2267" w:author="Claude" w:date="2026-08-25T15:18:00Z"/>
          <w:del w:id="32487" w:author="Claude" w:date="2026-10-19T09:00:00Z"/>
        </w:trPr>
        <w:tc>
          <w:tcPr>
            <w:tcW w:w="1626" w:type="dxa"/>
          </w:tcPr>
          <w:p w14:paraId="58080B63" w14:textId="77777777" w:rsidR="0008735A" w:rsidRDefault="00000000">
            <w:pPr>
              <w:rPr>
                <w:ins w:id="2268" w:author="Claude" w:date="2026-08-25T15:18:00Z"/>
                <w:rFonts w:ascii="Georgia" w:eastAsia="Georgia" w:hAnsi="Georgia" w:cs="Georgia"/>
                <w:sz w:val="28"/>
                <w:szCs w:val="28"/>
              </w:rPr>
            </w:pPr>
            <w:ins w:id="2269" w:author="Claude" w:date="2026-08-25T15:18:00Z">
              <w:del w:id="32485" w:author="Claude" w:date="2026-10-19T09:00:00Z">
                <w:r>
                  <w:rPr>
                    <w:rFonts w:ascii="Georgia" w:eastAsia="Georgia" w:hAnsi="Georgia" w:cs="Georgia"/>
                    <w:sz w:val="28"/>
                    <w:szCs w:val="28"/>
                    <w:highlight w:val="cyan"/>
                  </w:rPr>
                  <w:lastRenderedPageBreak/>
                  <w:delText>G.4</w:delText>
                </w:r>
              </w:del>
            </w:ins>
          </w:p>
        </w:tc>
        <w:tc>
          <w:tcPr>
            <w:tcW w:w="7734" w:type="dxa"/>
          </w:tcPr>
          <w:p w14:paraId="47A9AA9C" w14:textId="77777777" w:rsidR="0008735A" w:rsidRDefault="00000000">
            <w:pPr>
              <w:rPr>
                <w:ins w:id="2270" w:author="Claude" w:date="2026-08-25T15:18:00Z"/>
                <w:rFonts w:ascii="Georgia" w:eastAsia="Georgia" w:hAnsi="Georgia" w:cs="Georgia"/>
                <w:sz w:val="28"/>
                <w:szCs w:val="28"/>
              </w:rPr>
            </w:pPr>
            <w:ins w:id="2271" w:author="Claude" w:date="2026-08-25T15:18:00Z">
              <w:del w:id="32486" w:author="Claude" w:date="2026-10-19T09:00:00Z">
                <w:r>
                  <w:rPr>
                    <w:rFonts w:ascii="Georgia" w:eastAsia="Georgia" w:hAnsi="Georgia" w:cs="Georgia"/>
                    <w:sz w:val="28"/>
                    <w:szCs w:val="28"/>
                    <w:highlight w:val="cyan"/>
                  </w:rPr>
                  <w:delText>Fixed O&amp;M Costs (PhP/kW-year)</w:delText>
                </w:r>
              </w:del>
            </w:ins>
          </w:p>
        </w:tc>
      </w:tr>
      <w:tr w:rsidR="0008735A" w14:paraId="04C1CA38" w14:textId="77777777">
        <w:trPr>
          <w:ins w:id="2272" w:author="Claude" w:date="2026-08-25T15:18:00Z"/>
          <w:del w:id="32490" w:author="Claude" w:date="2026-10-19T09:00:00Z"/>
        </w:trPr>
        <w:tc>
          <w:tcPr>
            <w:tcW w:w="1626" w:type="dxa"/>
          </w:tcPr>
          <w:p w14:paraId="3267B8BD" w14:textId="77777777" w:rsidR="0008735A" w:rsidRDefault="00000000">
            <w:pPr>
              <w:rPr>
                <w:ins w:id="2273" w:author="Claude" w:date="2026-08-25T15:18:00Z"/>
                <w:rFonts w:ascii="Georgia" w:eastAsia="Georgia" w:hAnsi="Georgia" w:cs="Georgia"/>
                <w:sz w:val="28"/>
                <w:szCs w:val="28"/>
              </w:rPr>
            </w:pPr>
            <w:ins w:id="2274" w:author="Claude" w:date="2026-08-25T15:18:00Z">
              <w:del w:id="32488" w:author="Claude" w:date="2026-10-19T09:00:00Z">
                <w:r>
                  <w:rPr>
                    <w:rFonts w:ascii="Georgia" w:eastAsia="Georgia" w:hAnsi="Georgia" w:cs="Georgia"/>
                    <w:sz w:val="28"/>
                    <w:szCs w:val="28"/>
                    <w:highlight w:val="cyan"/>
                  </w:rPr>
                  <w:delText>G.5</w:delText>
                </w:r>
              </w:del>
            </w:ins>
          </w:p>
        </w:tc>
        <w:tc>
          <w:tcPr>
            <w:tcW w:w="7734" w:type="dxa"/>
          </w:tcPr>
          <w:p w14:paraId="50270A45" w14:textId="77777777" w:rsidR="0008735A" w:rsidRDefault="00000000">
            <w:pPr>
              <w:rPr>
                <w:ins w:id="2275" w:author="Claude" w:date="2026-08-25T15:18:00Z"/>
                <w:rFonts w:ascii="Georgia" w:eastAsia="Georgia" w:hAnsi="Georgia" w:cs="Georgia"/>
                <w:sz w:val="28"/>
                <w:szCs w:val="28"/>
              </w:rPr>
            </w:pPr>
            <w:ins w:id="2276" w:author="Claude" w:date="2026-08-25T15:18:00Z">
              <w:del w:id="32489" w:author="Claude" w:date="2026-10-19T09:00:00Z">
                <w:r>
                  <w:rPr>
                    <w:rFonts w:ascii="Georgia" w:eastAsia="Georgia" w:hAnsi="Georgia" w:cs="Georgia"/>
                    <w:sz w:val="28"/>
                    <w:szCs w:val="28"/>
                    <w:highlight w:val="cyan"/>
                  </w:rPr>
                  <w:delText>Variable Non-Fuel O&amp;M Costs (PhP/kWh)</w:delText>
                </w:r>
              </w:del>
            </w:ins>
          </w:p>
        </w:tc>
      </w:tr>
      <w:tr w:rsidR="0008735A" w14:paraId="115F429D" w14:textId="77777777">
        <w:trPr>
          <w:ins w:id="2277" w:author="Claude" w:date="2026-08-25T15:18:00Z"/>
          <w:del w:id="32493" w:author="Claude" w:date="2026-10-19T09:00:00Z"/>
        </w:trPr>
        <w:tc>
          <w:tcPr>
            <w:tcW w:w="1626" w:type="dxa"/>
          </w:tcPr>
          <w:p w14:paraId="19776EF5" w14:textId="77777777" w:rsidR="0008735A" w:rsidRDefault="00000000">
            <w:pPr>
              <w:rPr>
                <w:ins w:id="2278" w:author="Claude" w:date="2026-08-25T15:18:00Z"/>
                <w:rFonts w:ascii="Georgia" w:eastAsia="Georgia" w:hAnsi="Georgia" w:cs="Georgia"/>
                <w:sz w:val="28"/>
                <w:szCs w:val="28"/>
              </w:rPr>
            </w:pPr>
            <w:ins w:id="2279" w:author="Claude" w:date="2026-08-25T15:18:00Z">
              <w:del w:id="32491" w:author="Claude" w:date="2026-10-19T09:00:00Z">
                <w:r>
                  <w:rPr>
                    <w:rFonts w:ascii="Georgia" w:eastAsia="Georgia" w:hAnsi="Georgia" w:cs="Georgia"/>
                    <w:sz w:val="28"/>
                    <w:szCs w:val="28"/>
                    <w:highlight w:val="cyan"/>
                  </w:rPr>
                  <w:delText>G.6</w:delText>
                </w:r>
              </w:del>
            </w:ins>
          </w:p>
        </w:tc>
        <w:tc>
          <w:tcPr>
            <w:tcW w:w="7734" w:type="dxa"/>
          </w:tcPr>
          <w:p w14:paraId="15E871B7" w14:textId="77777777" w:rsidR="0008735A" w:rsidRDefault="00000000">
            <w:pPr>
              <w:rPr>
                <w:ins w:id="2280" w:author="Claude" w:date="2026-08-25T15:18:00Z"/>
                <w:rFonts w:ascii="Georgia" w:eastAsia="Georgia" w:hAnsi="Georgia" w:cs="Georgia"/>
                <w:sz w:val="28"/>
                <w:szCs w:val="28"/>
              </w:rPr>
            </w:pPr>
            <w:ins w:id="2281" w:author="Claude" w:date="2026-08-25T15:18:00Z">
              <w:del w:id="32492" w:author="Claude" w:date="2026-10-19T09:00:00Z">
                <w:r>
                  <w:rPr>
                    <w:rFonts w:ascii="Georgia" w:eastAsia="Georgia" w:hAnsi="Georgia" w:cs="Georgia"/>
                    <w:sz w:val="28"/>
                    <w:szCs w:val="28"/>
                    <w:highlight w:val="cyan"/>
                  </w:rPr>
                  <w:delText>G&amp;A Costs (PhP/kW-year)</w:delText>
                </w:r>
              </w:del>
            </w:ins>
          </w:p>
        </w:tc>
      </w:tr>
      <w:tr w:rsidR="0008735A" w14:paraId="4B3E0EFC" w14:textId="77777777">
        <w:trPr>
          <w:ins w:id="2282" w:author="Claude" w:date="2026-08-25T15:18:00Z"/>
          <w:del w:id="32496" w:author="Claude" w:date="2026-10-19T09:00:00Z"/>
        </w:trPr>
        <w:tc>
          <w:tcPr>
            <w:tcW w:w="1626" w:type="dxa"/>
          </w:tcPr>
          <w:p w14:paraId="0E8B3F4E" w14:textId="77777777" w:rsidR="0008735A" w:rsidRDefault="00000000">
            <w:pPr>
              <w:rPr>
                <w:ins w:id="2283" w:author="Claude" w:date="2026-08-25T15:18:00Z"/>
                <w:rFonts w:ascii="Georgia" w:eastAsia="Georgia" w:hAnsi="Georgia" w:cs="Georgia"/>
                <w:sz w:val="28"/>
                <w:szCs w:val="28"/>
              </w:rPr>
            </w:pPr>
            <w:commentRangeStart w:id="2284"/>
            <w:ins w:id="2285" w:author="Claude" w:date="2026-08-25T15:18:00Z">
              <w:del w:id="32494" w:author="Claude" w:date="2026-10-19T09:00:00Z">
                <w:r>
                  <w:rPr>
                    <w:rFonts w:ascii="Georgia" w:eastAsia="Georgia" w:hAnsi="Georgia" w:cs="Georgia"/>
                    <w:sz w:val="28"/>
                    <w:szCs w:val="28"/>
                    <w:highlight w:val="cyan"/>
                  </w:rPr>
                  <w:delText>G.7</w:delText>
                </w:r>
              </w:del>
              <w:commentRangeEnd w:id="2284"/>
              <w:r>
                <w:rPr>
                  <w:rStyle w:val="CommentReference"/>
                  <w:rFonts w:ascii="Georgia" w:eastAsia="Georgia" w:hAnsi="Georgia" w:cs="Georgia"/>
                  <w:sz w:val="28"/>
                  <w:szCs w:val="28"/>
                </w:rPr>
                <w:commentReference w:id="2284"/>
              </w:r>
            </w:ins>
          </w:p>
        </w:tc>
        <w:tc>
          <w:tcPr>
            <w:tcW w:w="7734" w:type="dxa"/>
          </w:tcPr>
          <w:p w14:paraId="0F0844A4" w14:textId="77777777" w:rsidR="0008735A" w:rsidRDefault="00000000">
            <w:pPr>
              <w:rPr>
                <w:ins w:id="2286" w:author="Claude" w:date="2026-08-25T15:18:00Z"/>
                <w:rFonts w:ascii="Georgia" w:eastAsia="Georgia" w:hAnsi="Georgia" w:cs="Georgia"/>
                <w:sz w:val="28"/>
                <w:szCs w:val="28"/>
              </w:rPr>
            </w:pPr>
            <w:ins w:id="2287" w:author="Claude" w:date="2026-08-25T15:18:00Z">
              <w:del w:id="32495" w:author="Claude" w:date="2026-10-19T09:00:00Z">
                <w:r>
                  <w:rPr>
                    <w:rFonts w:ascii="Georgia" w:eastAsia="Georgia" w:hAnsi="Georgia" w:cs="Georgia"/>
                    <w:sz w:val="28"/>
                    <w:szCs w:val="28"/>
                    <w:highlight w:val="cyan"/>
                  </w:rPr>
                  <w:delText>Reference Construction Period (years)</w:delText>
                </w:r>
              </w:del>
            </w:ins>
          </w:p>
        </w:tc>
      </w:tr>
      <w:tr w:rsidR="0008735A" w14:paraId="3C5B68CF" w14:textId="77777777">
        <w:trPr>
          <w:ins w:id="2288" w:author="Claude" w:date="2026-08-25T15:18:00Z"/>
          <w:del w:id="32499" w:author="Claude" w:date="2026-10-19T09:00:00Z"/>
        </w:trPr>
        <w:tc>
          <w:tcPr>
            <w:tcW w:w="1626" w:type="dxa"/>
          </w:tcPr>
          <w:p w14:paraId="26D1B75C" w14:textId="77777777" w:rsidR="0008735A" w:rsidRDefault="00000000">
            <w:pPr>
              <w:rPr>
                <w:ins w:id="2289" w:author="Claude" w:date="2026-08-25T15:18:00Z"/>
                <w:rFonts w:ascii="Georgia" w:eastAsia="Georgia" w:hAnsi="Georgia" w:cs="Georgia"/>
                <w:sz w:val="28"/>
                <w:szCs w:val="28"/>
              </w:rPr>
            </w:pPr>
            <w:ins w:id="2290" w:author="Claude" w:date="2026-08-25T15:18:00Z">
              <w:del w:id="32497" w:author="Claude" w:date="2026-10-19T09:00:00Z">
                <w:r>
                  <w:rPr>
                    <w:rFonts w:ascii="Georgia" w:eastAsia="Georgia" w:hAnsi="Georgia" w:cs="Georgia"/>
                    <w:sz w:val="28"/>
                    <w:szCs w:val="28"/>
                    <w:highlight w:val="cyan"/>
                  </w:rPr>
                  <w:delText>G.8</w:delText>
                </w:r>
              </w:del>
            </w:ins>
          </w:p>
        </w:tc>
        <w:tc>
          <w:tcPr>
            <w:tcW w:w="7734" w:type="dxa"/>
          </w:tcPr>
          <w:p w14:paraId="567407C8" w14:textId="77777777" w:rsidR="0008735A" w:rsidRDefault="00000000">
            <w:pPr>
              <w:rPr>
                <w:ins w:id="2291" w:author="Claude" w:date="2026-08-25T15:18:00Z"/>
                <w:rFonts w:ascii="Georgia" w:eastAsia="Georgia" w:hAnsi="Georgia" w:cs="Georgia"/>
                <w:sz w:val="28"/>
                <w:szCs w:val="28"/>
              </w:rPr>
            </w:pPr>
            <w:ins w:id="2292" w:author="Claude" w:date="2026-08-25T15:18:00Z">
              <w:del w:id="32498" w:author="Claude" w:date="2026-10-19T09:00:00Z">
                <w:r>
                  <w:rPr>
                    <w:rFonts w:ascii="Georgia" w:eastAsia="Georgia" w:hAnsi="Georgia" w:cs="Georgia"/>
                    <w:sz w:val="28"/>
                    <w:szCs w:val="28"/>
                    <w:highlight w:val="cyan"/>
                  </w:rPr>
                  <w:delText>Reference Operating Period (years)</w:delText>
                </w:r>
              </w:del>
            </w:ins>
          </w:p>
        </w:tc>
      </w:tr>
      <w:tr w:rsidR="0008735A" w14:paraId="5AB195B2" w14:textId="77777777">
        <w:trPr>
          <w:ins w:id="2293" w:author="Claude" w:date="2026-08-25T15:18:00Z"/>
          <w:del w:id="32502" w:author="Claude" w:date="2026-10-19T09:00:00Z"/>
        </w:trPr>
        <w:tc>
          <w:tcPr>
            <w:tcW w:w="1626" w:type="dxa"/>
          </w:tcPr>
          <w:p w14:paraId="19D0AF48" w14:textId="77777777" w:rsidR="0008735A" w:rsidRDefault="00000000">
            <w:pPr>
              <w:rPr>
                <w:ins w:id="2294" w:author="Claude" w:date="2026-08-25T15:18:00Z"/>
                <w:rFonts w:ascii="Georgia" w:eastAsia="Georgia" w:hAnsi="Georgia" w:cs="Georgia"/>
                <w:sz w:val="28"/>
                <w:szCs w:val="28"/>
              </w:rPr>
            </w:pPr>
            <w:ins w:id="2295" w:author="Claude" w:date="2026-08-25T15:18:00Z">
              <w:del w:id="32500" w:author="Claude" w:date="2026-10-19T09:00:00Z">
                <w:r>
                  <w:rPr>
                    <w:rFonts w:ascii="Georgia" w:eastAsia="Georgia" w:hAnsi="Georgia" w:cs="Georgia"/>
                    <w:sz w:val="28"/>
                    <w:szCs w:val="28"/>
                    <w:highlight w:val="cyan"/>
                  </w:rPr>
                  <w:delText>G.9</w:delText>
                </w:r>
              </w:del>
            </w:ins>
          </w:p>
        </w:tc>
        <w:tc>
          <w:tcPr>
            <w:tcW w:w="7734" w:type="dxa"/>
          </w:tcPr>
          <w:p w14:paraId="75E12E13" w14:textId="77777777" w:rsidR="0008735A" w:rsidRDefault="00000000">
            <w:pPr>
              <w:rPr>
                <w:ins w:id="2296" w:author="Claude" w:date="2026-08-25T15:18:00Z"/>
                <w:rFonts w:ascii="Georgia" w:eastAsia="Georgia" w:hAnsi="Georgia" w:cs="Georgia"/>
                <w:sz w:val="28"/>
                <w:szCs w:val="28"/>
              </w:rPr>
            </w:pPr>
            <w:ins w:id="2297" w:author="Claude" w:date="2026-08-25T15:18:00Z">
              <w:del w:id="32501" w:author="Claude" w:date="2026-10-19T09:00:00Z">
                <w:r>
                  <w:rPr>
                    <w:rFonts w:ascii="Georgia" w:eastAsia="Georgia" w:hAnsi="Georgia" w:cs="Georgia"/>
                    <w:sz w:val="28"/>
                    <w:szCs w:val="28"/>
                    <w:highlight w:val="cyan"/>
                  </w:rPr>
                  <w:delText>Reference Debt:Equity Ratio</w:delText>
                </w:r>
              </w:del>
            </w:ins>
          </w:p>
        </w:tc>
      </w:tr>
      <w:tr w:rsidR="0008735A" w14:paraId="1B351ADD" w14:textId="77777777">
        <w:trPr>
          <w:ins w:id="2298" w:author="Claude" w:date="2026-08-25T15:18:00Z"/>
          <w:del w:id="32505" w:author="Claude" w:date="2026-10-19T09:00:00Z"/>
        </w:trPr>
        <w:tc>
          <w:tcPr>
            <w:tcW w:w="1626" w:type="dxa"/>
          </w:tcPr>
          <w:p w14:paraId="69C8C52C" w14:textId="77777777" w:rsidR="0008735A" w:rsidRDefault="00000000">
            <w:pPr>
              <w:rPr>
                <w:ins w:id="2299" w:author="Claude" w:date="2026-08-25T15:18:00Z"/>
                <w:rFonts w:ascii="Georgia" w:eastAsia="Georgia" w:hAnsi="Georgia" w:cs="Georgia"/>
                <w:sz w:val="28"/>
                <w:szCs w:val="28"/>
              </w:rPr>
            </w:pPr>
            <w:ins w:id="2300" w:author="Claude" w:date="2026-08-25T15:18:00Z">
              <w:del w:id="32503" w:author="Claude" w:date="2026-10-19T09:00:00Z">
                <w:r>
                  <w:rPr>
                    <w:rFonts w:ascii="Georgia" w:eastAsia="Georgia" w:hAnsi="Georgia" w:cs="Georgia"/>
                    <w:sz w:val="28"/>
                    <w:szCs w:val="28"/>
                    <w:highlight w:val="cyan"/>
                  </w:rPr>
                  <w:delText>G.10</w:delText>
                </w:r>
              </w:del>
            </w:ins>
          </w:p>
        </w:tc>
        <w:tc>
          <w:tcPr>
            <w:tcW w:w="7734" w:type="dxa"/>
          </w:tcPr>
          <w:p w14:paraId="56411E52" w14:textId="77777777" w:rsidR="0008735A" w:rsidRDefault="00000000">
            <w:pPr>
              <w:rPr>
                <w:ins w:id="2301" w:author="Claude" w:date="2026-08-25T15:18:00Z"/>
                <w:rFonts w:ascii="Georgia" w:eastAsia="Georgia" w:hAnsi="Georgia" w:cs="Georgia"/>
                <w:sz w:val="28"/>
                <w:szCs w:val="28"/>
              </w:rPr>
            </w:pPr>
            <w:ins w:id="2302" w:author="Claude" w:date="2026-08-25T15:18:00Z">
              <w:del w:id="32504" w:author="Claude" w:date="2026-10-19T09:00:00Z">
                <w:r>
                  <w:rPr>
                    <w:rFonts w:ascii="Georgia" w:eastAsia="Georgia" w:hAnsi="Georgia" w:cs="Georgia"/>
                    <w:sz w:val="28"/>
                    <w:szCs w:val="28"/>
                    <w:highlight w:val="cyan"/>
                  </w:rPr>
                  <w:delText>Reference Cost of Debt — local and foreign tranches (% per annum)</w:delText>
                </w:r>
              </w:del>
            </w:ins>
          </w:p>
        </w:tc>
      </w:tr>
      <w:tr w:rsidR="0008735A" w14:paraId="3FFF4262" w14:textId="77777777">
        <w:trPr>
          <w:ins w:id="2303" w:author="Claude" w:date="2026-08-25T15:18:00Z"/>
          <w:del w:id="32508" w:author="Claude" w:date="2026-10-19T09:00:00Z"/>
        </w:trPr>
        <w:tc>
          <w:tcPr>
            <w:tcW w:w="1626" w:type="dxa"/>
          </w:tcPr>
          <w:p w14:paraId="5F54596A" w14:textId="77777777" w:rsidR="0008735A" w:rsidRDefault="00000000">
            <w:pPr>
              <w:rPr>
                <w:ins w:id="2304" w:author="Claude" w:date="2026-08-25T15:18:00Z"/>
                <w:rFonts w:ascii="Georgia" w:eastAsia="Georgia" w:hAnsi="Georgia" w:cs="Georgia"/>
                <w:sz w:val="28"/>
                <w:szCs w:val="28"/>
              </w:rPr>
            </w:pPr>
            <w:ins w:id="2305" w:author="Claude" w:date="2026-08-25T15:18:00Z">
              <w:del w:id="32506" w:author="Claude" w:date="2026-10-19T09:00:00Z">
                <w:r>
                  <w:rPr>
                    <w:rFonts w:ascii="Georgia" w:eastAsia="Georgia" w:hAnsi="Georgia" w:cs="Georgia"/>
                    <w:sz w:val="28"/>
                    <w:szCs w:val="28"/>
                    <w:highlight w:val="cyan"/>
                  </w:rPr>
                  <w:delText>G.11</w:delText>
                </w:r>
              </w:del>
            </w:ins>
          </w:p>
        </w:tc>
        <w:tc>
          <w:tcPr>
            <w:tcW w:w="7734" w:type="dxa"/>
          </w:tcPr>
          <w:p w14:paraId="41F71C23" w14:textId="77777777" w:rsidR="0008735A" w:rsidRDefault="00000000">
            <w:pPr>
              <w:rPr>
                <w:ins w:id="2306" w:author="Claude" w:date="2026-08-25T15:18:00Z"/>
                <w:rFonts w:ascii="Georgia" w:eastAsia="Georgia" w:hAnsi="Georgia" w:cs="Georgia"/>
                <w:sz w:val="28"/>
                <w:szCs w:val="28"/>
              </w:rPr>
            </w:pPr>
            <w:ins w:id="2307" w:author="Claude" w:date="2026-08-25T15:18:00Z">
              <w:del w:id="32507" w:author="Claude" w:date="2026-10-19T09:00:00Z">
                <w:r>
                  <w:rPr>
                    <w:rFonts w:ascii="Georgia" w:eastAsia="Georgia" w:hAnsi="Georgia" w:cs="Georgia"/>
                    <w:sz w:val="28"/>
                    <w:szCs w:val="28"/>
                    <w:highlight w:val="cyan"/>
                  </w:rPr>
                  <w:delText>Reference Debt Repayment Period (years)</w:delText>
                </w:r>
              </w:del>
            </w:ins>
          </w:p>
        </w:tc>
      </w:tr>
      <w:tr w:rsidR="0008735A" w14:paraId="4D1D6C7E" w14:textId="77777777">
        <w:trPr>
          <w:ins w:id="2308" w:author="Claude" w:date="2026-08-25T15:18:00Z"/>
          <w:del w:id="32511" w:author="Claude" w:date="2026-10-19T09:00:00Z"/>
        </w:trPr>
        <w:tc>
          <w:tcPr>
            <w:tcW w:w="1626" w:type="dxa"/>
          </w:tcPr>
          <w:p w14:paraId="3EA27102" w14:textId="77777777" w:rsidR="0008735A" w:rsidRDefault="00000000">
            <w:pPr>
              <w:rPr>
                <w:ins w:id="2309" w:author="Claude" w:date="2026-08-25T15:18:00Z"/>
                <w:rFonts w:ascii="Georgia" w:eastAsia="Georgia" w:hAnsi="Georgia" w:cs="Georgia"/>
                <w:sz w:val="28"/>
                <w:szCs w:val="28"/>
              </w:rPr>
            </w:pPr>
            <w:ins w:id="2310" w:author="Claude" w:date="2026-08-25T15:18:00Z">
              <w:del w:id="32509" w:author="Claude" w:date="2026-10-19T09:00:00Z">
                <w:r>
                  <w:rPr>
                    <w:rFonts w:ascii="Georgia" w:eastAsia="Georgia" w:hAnsi="Georgia" w:cs="Georgia"/>
                    <w:sz w:val="28"/>
                    <w:szCs w:val="28"/>
                    <w:highlight w:val="cyan"/>
                  </w:rPr>
                  <w:delText>G.12</w:delText>
                </w:r>
              </w:del>
            </w:ins>
          </w:p>
        </w:tc>
        <w:tc>
          <w:tcPr>
            <w:tcW w:w="7734" w:type="dxa"/>
          </w:tcPr>
          <w:p w14:paraId="78D63789" w14:textId="77777777" w:rsidR="0008735A" w:rsidRDefault="00000000">
            <w:pPr>
              <w:rPr>
                <w:ins w:id="2311" w:author="Claude" w:date="2026-08-25T15:18:00Z"/>
                <w:rFonts w:ascii="Georgia" w:eastAsia="Georgia" w:hAnsi="Georgia" w:cs="Georgia"/>
                <w:sz w:val="28"/>
                <w:szCs w:val="28"/>
              </w:rPr>
            </w:pPr>
            <w:ins w:id="2312" w:author="Claude" w:date="2026-08-25T15:18:00Z">
              <w:del w:id="32510" w:author="Claude" w:date="2026-10-19T09:00:00Z">
                <w:r>
                  <w:rPr>
                    <w:rFonts w:ascii="Georgia" w:eastAsia="Georgia" w:hAnsi="Georgia" w:cs="Georgia"/>
                    <w:sz w:val="28"/>
                    <w:szCs w:val="28"/>
                    <w:highlight w:val="cyan"/>
                  </w:rPr>
                  <w:delText>Reference Equity Required Rate of Return (% per annum)</w:delText>
                </w:r>
              </w:del>
            </w:ins>
          </w:p>
        </w:tc>
      </w:tr>
      <w:tr w:rsidR="0008735A" w14:paraId="1626BF87" w14:textId="77777777">
        <w:trPr>
          <w:ins w:id="2313" w:author="Claude" w:date="2026-08-25T15:18:00Z"/>
          <w:del w:id="32514" w:author="Claude" w:date="2026-10-19T09:00:00Z"/>
        </w:trPr>
        <w:tc>
          <w:tcPr>
            <w:tcW w:w="1626" w:type="dxa"/>
          </w:tcPr>
          <w:p w14:paraId="7CD80300" w14:textId="77777777" w:rsidR="0008735A" w:rsidRDefault="00000000">
            <w:pPr>
              <w:rPr>
                <w:ins w:id="2314" w:author="Claude" w:date="2026-08-25T15:18:00Z"/>
                <w:rFonts w:ascii="Georgia" w:eastAsia="Georgia" w:hAnsi="Georgia" w:cs="Georgia"/>
                <w:sz w:val="28"/>
                <w:szCs w:val="28"/>
              </w:rPr>
            </w:pPr>
            <w:ins w:id="2315" w:author="Claude" w:date="2026-08-25T15:18:00Z">
              <w:del w:id="32512" w:author="Claude" w:date="2026-10-19T09:00:00Z">
                <w:r>
                  <w:rPr>
                    <w:rFonts w:ascii="Georgia" w:eastAsia="Georgia" w:hAnsi="Georgia" w:cs="Georgia"/>
                    <w:sz w:val="28"/>
                    <w:szCs w:val="28"/>
                    <w:highlight w:val="cyan"/>
                  </w:rPr>
                  <w:delText>G.13</w:delText>
                </w:r>
              </w:del>
            </w:ins>
          </w:p>
        </w:tc>
        <w:tc>
          <w:tcPr>
            <w:tcW w:w="7734" w:type="dxa"/>
          </w:tcPr>
          <w:p w14:paraId="05F8000E" w14:textId="77777777" w:rsidR="0008735A" w:rsidRDefault="00000000">
            <w:pPr>
              <w:rPr>
                <w:ins w:id="2316" w:author="Claude" w:date="2026-08-25T15:18:00Z"/>
                <w:rFonts w:ascii="Georgia" w:eastAsia="Georgia" w:hAnsi="Georgia" w:cs="Georgia"/>
                <w:sz w:val="28"/>
                <w:szCs w:val="28"/>
              </w:rPr>
            </w:pPr>
            <w:ins w:id="2317" w:author="Claude" w:date="2026-08-25T15:18:00Z">
              <w:del w:id="32513" w:author="Claude" w:date="2026-10-19T09:00:00Z">
                <w:r>
                  <w:rPr>
                    <w:rFonts w:ascii="Georgia" w:eastAsia="Georgia" w:hAnsi="Georgia" w:cs="Georgia"/>
                    <w:sz w:val="28"/>
                    <w:szCs w:val="28"/>
                    <w:highlight w:val="cyan"/>
                  </w:rPr>
                  <w:delText>Local:Foreign Capital Ratio</w:delText>
                </w:r>
              </w:del>
            </w:ins>
          </w:p>
        </w:tc>
      </w:tr>
      <w:tr w:rsidR="0008735A" w14:paraId="31913722" w14:textId="77777777">
        <w:trPr>
          <w:ins w:id="2318" w:author="Claude" w:date="2026-08-25T15:18:00Z"/>
          <w:del w:id="32517" w:author="Claude" w:date="2026-10-19T09:00:00Z"/>
        </w:trPr>
        <w:tc>
          <w:tcPr>
            <w:tcW w:w="1626" w:type="dxa"/>
          </w:tcPr>
          <w:p w14:paraId="678E587C" w14:textId="77777777" w:rsidR="0008735A" w:rsidRDefault="00000000">
            <w:pPr>
              <w:rPr>
                <w:ins w:id="2319" w:author="Claude" w:date="2026-08-25T15:18:00Z"/>
                <w:rFonts w:ascii="Georgia" w:eastAsia="Georgia" w:hAnsi="Georgia" w:cs="Georgia"/>
                <w:sz w:val="28"/>
                <w:szCs w:val="28"/>
              </w:rPr>
            </w:pPr>
            <w:ins w:id="2320" w:author="Claude" w:date="2026-08-25T15:18:00Z">
              <w:del w:id="32515" w:author="Claude" w:date="2026-10-19T09:00:00Z">
                <w:r>
                  <w:rPr>
                    <w:rFonts w:ascii="Georgia" w:eastAsia="Georgia" w:hAnsi="Georgia" w:cs="Georgia"/>
                    <w:sz w:val="28"/>
                    <w:szCs w:val="28"/>
                    <w:highlight w:val="cyan"/>
                  </w:rPr>
                  <w:delText>G.14</w:delText>
                </w:r>
              </w:del>
            </w:ins>
          </w:p>
        </w:tc>
        <w:tc>
          <w:tcPr>
            <w:tcW w:w="7734" w:type="dxa"/>
          </w:tcPr>
          <w:p w14:paraId="5AE580F6" w14:textId="77777777" w:rsidR="0008735A" w:rsidRDefault="00000000">
            <w:pPr>
              <w:rPr>
                <w:ins w:id="2321" w:author="Claude" w:date="2026-08-25T15:18:00Z"/>
                <w:rFonts w:ascii="Georgia" w:eastAsia="Georgia" w:hAnsi="Georgia" w:cs="Georgia"/>
                <w:sz w:val="28"/>
                <w:szCs w:val="28"/>
              </w:rPr>
            </w:pPr>
            <w:ins w:id="2322" w:author="Claude" w:date="2026-08-25T15:18:00Z">
              <w:del w:id="32516" w:author="Claude" w:date="2026-10-19T09:00:00Z">
                <w:r>
                  <w:rPr>
                    <w:rFonts w:ascii="Georgia" w:eastAsia="Georgia" w:hAnsi="Georgia" w:cs="Georgia"/>
                    <w:sz w:val="28"/>
                    <w:szCs w:val="28"/>
                    <w:highlight w:val="cyan"/>
                  </w:rPr>
                  <w:delText>Applicable Income Tax Rate and tax holiday provisions</w:delText>
                </w:r>
              </w:del>
            </w:ins>
          </w:p>
        </w:tc>
      </w:tr>
      <w:tr w:rsidR="0008735A" w14:paraId="3A87676F" w14:textId="77777777">
        <w:trPr>
          <w:ins w:id="2323" w:author="Claude" w:date="2026-08-25T15:18:00Z"/>
          <w:del w:id="32520" w:author="Claude" w:date="2026-10-19T09:00:00Z"/>
        </w:trPr>
        <w:tc>
          <w:tcPr>
            <w:tcW w:w="1626" w:type="dxa"/>
          </w:tcPr>
          <w:p w14:paraId="2AFCDE0F" w14:textId="77777777" w:rsidR="0008735A" w:rsidRDefault="00000000">
            <w:pPr>
              <w:rPr>
                <w:ins w:id="2324" w:author="Claude" w:date="2026-08-25T15:18:00Z"/>
                <w:rFonts w:ascii="Georgia" w:eastAsia="Georgia" w:hAnsi="Georgia" w:cs="Georgia"/>
                <w:sz w:val="28"/>
                <w:szCs w:val="28"/>
              </w:rPr>
            </w:pPr>
            <w:ins w:id="2325" w:author="Claude" w:date="2026-08-25T15:18:00Z">
              <w:del w:id="32518" w:author="Claude" w:date="2026-10-19T09:00:00Z">
                <w:r>
                  <w:rPr>
                    <w:rFonts w:ascii="Georgia" w:eastAsia="Georgia" w:hAnsi="Georgia" w:cs="Georgia"/>
                    <w:sz w:val="28"/>
                    <w:szCs w:val="28"/>
                    <w:highlight w:val="cyan"/>
                  </w:rPr>
                  <w:delText>G.15</w:delText>
                </w:r>
              </w:del>
            </w:ins>
          </w:p>
        </w:tc>
        <w:tc>
          <w:tcPr>
            <w:tcW w:w="7734" w:type="dxa"/>
          </w:tcPr>
          <w:p w14:paraId="41DF9C99" w14:textId="77777777" w:rsidR="0008735A" w:rsidRDefault="00000000">
            <w:pPr>
              <w:rPr>
                <w:ins w:id="2326" w:author="Claude" w:date="2026-08-25T15:18:00Z"/>
                <w:rFonts w:ascii="Georgia" w:eastAsia="Georgia" w:hAnsi="Georgia" w:cs="Georgia"/>
                <w:sz w:val="28"/>
                <w:szCs w:val="28"/>
              </w:rPr>
            </w:pPr>
            <w:ins w:id="2327" w:author="Claude" w:date="2026-08-25T15:18:00Z">
              <w:del w:id="32519" w:author="Claude" w:date="2026-10-19T09:00:00Z">
                <w:r>
                  <w:rPr>
                    <w:rFonts w:ascii="Georgia" w:eastAsia="Georgia" w:hAnsi="Georgia" w:cs="Georgia"/>
                    <w:sz w:val="28"/>
                    <w:szCs w:val="28"/>
                    <w:highlight w:val="cyan"/>
                  </w:rPr>
                  <w:delText>Reference Heat Rate Cap (MMBtu/kWh)</w:delText>
                </w:r>
              </w:del>
            </w:ins>
          </w:p>
        </w:tc>
      </w:tr>
      <w:tr w:rsidR="0008735A" w14:paraId="6F50BC57" w14:textId="77777777">
        <w:trPr>
          <w:ins w:id="2328" w:author="Claude" w:date="2026-08-25T15:18:00Z"/>
          <w:del w:id="32523" w:author="Claude" w:date="2026-10-19T09:00:00Z"/>
        </w:trPr>
        <w:tc>
          <w:tcPr>
            <w:tcW w:w="1626" w:type="dxa"/>
          </w:tcPr>
          <w:p w14:paraId="7797DC98" w14:textId="77777777" w:rsidR="0008735A" w:rsidRDefault="00000000">
            <w:pPr>
              <w:rPr>
                <w:ins w:id="2329" w:author="Claude" w:date="2026-08-25T15:18:00Z"/>
                <w:rFonts w:ascii="Georgia" w:eastAsia="Georgia" w:hAnsi="Georgia" w:cs="Georgia"/>
                <w:sz w:val="28"/>
                <w:szCs w:val="28"/>
              </w:rPr>
            </w:pPr>
            <w:ins w:id="2330" w:author="Claude" w:date="2026-08-25T15:18:00Z">
              <w:del w:id="32521" w:author="Claude" w:date="2026-10-19T09:00:00Z">
                <w:r>
                  <w:rPr>
                    <w:rFonts w:ascii="Georgia" w:eastAsia="Georgia" w:hAnsi="Georgia" w:cs="Georgia"/>
                    <w:sz w:val="28"/>
                    <w:szCs w:val="28"/>
                    <w:highlight w:val="cyan"/>
                  </w:rPr>
                  <w:delText>G.16</w:delText>
                </w:r>
              </w:del>
            </w:ins>
          </w:p>
        </w:tc>
        <w:tc>
          <w:tcPr>
            <w:tcW w:w="7734" w:type="dxa"/>
          </w:tcPr>
          <w:p w14:paraId="17F6BA2B" w14:textId="77777777" w:rsidR="0008735A" w:rsidRDefault="00000000">
            <w:pPr>
              <w:rPr>
                <w:ins w:id="2331" w:author="Claude" w:date="2026-08-25T15:18:00Z"/>
                <w:rFonts w:ascii="Georgia" w:eastAsia="Georgia" w:hAnsi="Georgia" w:cs="Georgia"/>
                <w:sz w:val="28"/>
                <w:szCs w:val="28"/>
              </w:rPr>
            </w:pPr>
            <w:ins w:id="2332" w:author="Claude" w:date="2026-08-25T15:18:00Z">
              <w:del w:id="32522" w:author="Claude" w:date="2026-10-19T09:00:00Z">
                <w:r>
                  <w:rPr>
                    <w:rFonts w:ascii="Georgia" w:eastAsia="Georgia" w:hAnsi="Georgia" w:cs="Georgia"/>
                    <w:sz w:val="28"/>
                    <w:szCs w:val="28"/>
                    <w:highlight w:val="cyan"/>
                  </w:rPr>
                  <w:delText>Peso-Dollar Exchange Rate Reference</w:delText>
                </w:r>
              </w:del>
            </w:ins>
          </w:p>
        </w:tc>
      </w:tr>
      <w:tr w:rsidR="0008735A" w14:paraId="0E454549" w14:textId="77777777">
        <w:trPr>
          <w:ins w:id="2333" w:author="Claude" w:date="2026-08-25T15:18:00Z"/>
          <w:del w:id="32526" w:author="Claude" w:date="2026-10-19T09:00:00Z"/>
        </w:trPr>
        <w:tc>
          <w:tcPr>
            <w:tcW w:w="1626" w:type="dxa"/>
          </w:tcPr>
          <w:p w14:paraId="075642B4" w14:textId="77777777" w:rsidR="0008735A" w:rsidRDefault="00000000">
            <w:pPr>
              <w:rPr>
                <w:ins w:id="2334" w:author="Claude" w:date="2026-08-25T15:18:00Z"/>
                <w:rFonts w:ascii="Georgia" w:eastAsia="Georgia" w:hAnsi="Georgia" w:cs="Georgia"/>
                <w:sz w:val="28"/>
                <w:szCs w:val="28"/>
              </w:rPr>
            </w:pPr>
            <w:ins w:id="2335" w:author="Claude" w:date="2026-08-25T15:18:00Z">
              <w:del w:id="32524" w:author="Claude" w:date="2026-10-19T09:00:00Z">
                <w:r>
                  <w:rPr>
                    <w:rFonts w:ascii="Georgia" w:eastAsia="Georgia" w:hAnsi="Georgia" w:cs="Georgia"/>
                    <w:sz w:val="28"/>
                    <w:szCs w:val="28"/>
                    <w:highlight w:val="cyan"/>
                  </w:rPr>
                  <w:delText>G.17</w:delText>
                </w:r>
              </w:del>
            </w:ins>
          </w:p>
        </w:tc>
        <w:tc>
          <w:tcPr>
            <w:tcW w:w="7734" w:type="dxa"/>
          </w:tcPr>
          <w:p w14:paraId="1349B8DA" w14:textId="77777777" w:rsidR="0008735A" w:rsidRDefault="00000000">
            <w:pPr>
              <w:rPr>
                <w:ins w:id="2336" w:author="Claude" w:date="2026-08-25T15:18:00Z"/>
                <w:rFonts w:ascii="Georgia" w:eastAsia="Georgia" w:hAnsi="Georgia" w:cs="Georgia"/>
                <w:sz w:val="28"/>
                <w:szCs w:val="28"/>
              </w:rPr>
            </w:pPr>
            <w:ins w:id="2337" w:author="Claude" w:date="2026-08-25T15:18:00Z">
              <w:del w:id="32525" w:author="Claude" w:date="2026-10-19T09:00:00Z">
                <w:r>
                  <w:rPr>
                    <w:rFonts w:ascii="Georgia" w:eastAsia="Georgia" w:hAnsi="Georgia" w:cs="Georgia"/>
                    <w:sz w:val="28"/>
                    <w:szCs w:val="28"/>
                    <w:highlight w:val="cyan"/>
                  </w:rPr>
                  <w:delText>Capped Landed Logistics Cost Components</w:delText>
                </w:r>
              </w:del>
            </w:ins>
          </w:p>
        </w:tc>
      </w:tr>
      <w:tr w:rsidR="0008735A" w14:paraId="5322C480" w14:textId="77777777">
        <w:trPr>
          <w:ins w:id="2338" w:author="Claude" w:date="2026-08-25T15:18:00Z"/>
          <w:del w:id="32529" w:author="Claude" w:date="2026-10-19T09:00:00Z"/>
        </w:trPr>
        <w:tc>
          <w:tcPr>
            <w:tcW w:w="1626" w:type="dxa"/>
          </w:tcPr>
          <w:p w14:paraId="127FBCF1" w14:textId="77777777" w:rsidR="0008735A" w:rsidRDefault="00000000">
            <w:pPr>
              <w:rPr>
                <w:ins w:id="2339" w:author="Claude" w:date="2026-08-25T15:18:00Z"/>
                <w:rFonts w:ascii="Georgia" w:eastAsia="Georgia" w:hAnsi="Georgia" w:cs="Georgia"/>
                <w:sz w:val="28"/>
                <w:szCs w:val="28"/>
              </w:rPr>
            </w:pPr>
            <w:ins w:id="2340" w:author="Claude" w:date="2026-08-25T15:18:00Z">
              <w:del w:id="32527" w:author="Claude" w:date="2026-10-19T09:00:00Z">
                <w:r>
                  <w:rPr>
                    <w:rFonts w:ascii="Georgia" w:eastAsia="Georgia" w:hAnsi="Georgia" w:cs="Georgia"/>
                    <w:sz w:val="28"/>
                    <w:szCs w:val="28"/>
                    <w:highlight w:val="cyan"/>
                  </w:rPr>
                  <w:delText>G.18</w:delText>
                </w:r>
              </w:del>
            </w:ins>
          </w:p>
        </w:tc>
        <w:tc>
          <w:tcPr>
            <w:tcW w:w="7734" w:type="dxa"/>
          </w:tcPr>
          <w:p w14:paraId="49801E9A" w14:textId="77777777" w:rsidR="0008735A" w:rsidRDefault="00000000">
            <w:pPr>
              <w:rPr>
                <w:ins w:id="2341" w:author="Claude" w:date="2026-08-25T15:18:00Z"/>
                <w:rFonts w:ascii="Georgia" w:eastAsia="Georgia" w:hAnsi="Georgia" w:cs="Georgia"/>
                <w:sz w:val="28"/>
                <w:szCs w:val="28"/>
              </w:rPr>
            </w:pPr>
            <w:ins w:id="2342" w:author="Claude" w:date="2026-08-25T15:18:00Z">
              <w:del w:id="32528" w:author="Claude" w:date="2026-10-19T09:00:00Z">
                <w:r>
                  <w:rPr>
                    <w:rFonts w:ascii="Georgia" w:eastAsia="Georgia" w:hAnsi="Georgia" w:cs="Georgia"/>
                    <w:sz w:val="28"/>
                    <w:szCs w:val="28"/>
                    <w:highlight w:val="cyan"/>
                  </w:rPr>
                  <w:delText>Fuel VAT Rate</w:delText>
                </w:r>
              </w:del>
            </w:ins>
          </w:p>
        </w:tc>
      </w:tr>
      <w:tr w:rsidR="0008735A" w14:paraId="052B7D3E" w14:textId="77777777">
        <w:trPr>
          <w:ins w:id="2343" w:author="Claude" w:date="2026-08-26T02:08:00Z"/>
          <w:del w:id="32532" w:author="Claude" w:date="2026-10-19T09:00:00Z"/>
        </w:trPr>
        <w:tc>
          <w:tcPr>
            <w:tcW w:w="1626" w:type="dxa"/>
          </w:tcPr>
          <w:p w14:paraId="77D93212" w14:textId="77777777" w:rsidR="0008735A" w:rsidRDefault="00000000">
            <w:pPr>
              <w:rPr>
                <w:ins w:id="2344" w:author="Claude" w:date="2026-08-26T02:08:00Z"/>
                <w:rFonts w:ascii="Georgia" w:eastAsia="Georgia" w:hAnsi="Georgia" w:cs="Georgia"/>
                <w:sz w:val="28"/>
                <w:szCs w:val="28"/>
              </w:rPr>
            </w:pPr>
            <w:ins w:id="2345" w:author="Claude" w:date="2026-08-26T02:08:00Z">
              <w:del w:id="2346" w:author="Claude" w:date="2026-08-26T02:08:00Z">
                <w:r>
                  <w:rPr>
                    <w:rFonts w:ascii="Georgia" w:eastAsia="Georgia" w:hAnsi="Georgia" w:cs="Georgia"/>
                    <w:sz w:val="28"/>
                    <w:szCs w:val="28"/>
                    <w:highlight w:val="green"/>
                  </w:rPr>
                  <w:delText>G.TEMPNEW</w:delText>
                </w:r>
              </w:del>
              <w:del w:id="32530" w:author="Claude" w:date="2026-10-19T09:00:00Z">
                <w:r>
                  <w:rPr>
                    <w:rFonts w:ascii="Georgia" w:eastAsia="Georgia" w:hAnsi="Georgia" w:cs="Georgia"/>
                    <w:sz w:val="28"/>
                    <w:szCs w:val="28"/>
                    <w:highlight w:val="cyan"/>
                  </w:rPr>
                  <w:delText>G.19</w:delText>
                </w:r>
              </w:del>
            </w:ins>
          </w:p>
        </w:tc>
        <w:tc>
          <w:tcPr>
            <w:tcW w:w="7734" w:type="dxa"/>
          </w:tcPr>
          <w:p w14:paraId="6262D8FE" w14:textId="77777777" w:rsidR="0008735A" w:rsidRDefault="00000000">
            <w:pPr>
              <w:rPr>
                <w:ins w:id="2347" w:author="Claude" w:date="2026-08-26T02:08:00Z"/>
                <w:rFonts w:ascii="Georgia" w:eastAsia="Georgia" w:hAnsi="Georgia" w:cs="Georgia"/>
                <w:sz w:val="28"/>
                <w:szCs w:val="28"/>
              </w:rPr>
            </w:pPr>
            <w:ins w:id="2348" w:author="Claude" w:date="2026-08-26T02:08:00Z">
              <w:del w:id="32531" w:author="Claude" w:date="2026-10-19T09:00:00Z">
                <w:r>
                  <w:rPr>
                    <w:rFonts w:ascii="Georgia" w:eastAsia="Georgia" w:hAnsi="Georgia" w:cs="Georgia"/>
                    <w:sz w:val="28"/>
                    <w:szCs w:val="28"/>
                    <w:highlight w:val="cyan"/>
                  </w:rPr>
                  <w:delText>Resulting Reference Gas Auction Threshold Price (GATP), to be determined by the Commission upon the conduct of the G-Facility-Type Auction Round, per Section 18.2.1 of the Gas Auction Circular</w:delText>
                </w:r>
              </w:del>
            </w:ins>
          </w:p>
        </w:tc>
      </w:tr>
      <w:tr w:rsidR="0008735A" w14:paraId="387D37A5" w14:textId="77777777">
        <w:trPr>
          <w:del w:id="2349" w:author="Claude" w:date="2026-08-25T16:16:00Z"/>
        </w:trPr>
        <w:tc>
          <w:tcPr>
            <w:tcW w:w="1626" w:type="dxa"/>
          </w:tcPr>
          <w:p w14:paraId="70705563" w14:textId="77777777" w:rsidR="0008735A" w:rsidRDefault="00000000">
            <w:pPr>
              <w:rPr>
                <w:ins w:id="2350" w:author="Claude" w:date="2026-08-25T15:18:00Z"/>
                <w:del w:id="2351" w:author="Claude" w:date="2026-08-25T16:16:00Z"/>
                <w:rFonts w:ascii="Georgia" w:eastAsia="Georgia" w:hAnsi="Georgia" w:cs="Georgia"/>
                <w:sz w:val="28"/>
                <w:szCs w:val="28"/>
              </w:rPr>
            </w:pPr>
            <w:ins w:id="2352" w:author="Claude" w:date="2026-08-25T15:18:00Z">
              <w:del w:id="2353" w:author="Claude" w:date="2026-08-25T16:16:00Z">
                <w:r>
                  <w:rPr>
                    <w:rFonts w:ascii="Georgia" w:eastAsia="Georgia" w:hAnsi="Georgia" w:cs="Georgia"/>
                    <w:sz w:val="28"/>
                    <w:szCs w:val="28"/>
                    <w:highlight w:val="green"/>
                  </w:rPr>
                  <w:delText>G.19</w:delText>
                </w:r>
              </w:del>
            </w:ins>
          </w:p>
        </w:tc>
        <w:tc>
          <w:tcPr>
            <w:tcW w:w="7734" w:type="dxa"/>
          </w:tcPr>
          <w:p w14:paraId="2088BB11" w14:textId="77777777" w:rsidR="0008735A" w:rsidRDefault="00000000">
            <w:pPr>
              <w:rPr>
                <w:ins w:id="2354" w:author="Claude" w:date="2026-08-25T15:18:00Z"/>
                <w:del w:id="2355" w:author="Claude" w:date="2026-08-25T16:16:00Z"/>
                <w:rFonts w:ascii="Georgia" w:eastAsia="Georgia" w:hAnsi="Georgia" w:cs="Georgia"/>
                <w:sz w:val="28"/>
                <w:szCs w:val="28"/>
              </w:rPr>
            </w:pPr>
            <w:ins w:id="2356" w:author="Claude" w:date="2026-08-25T15:18:00Z">
              <w:del w:id="2357" w:author="Claude" w:date="2026-08-25T16:16:00Z">
                <w:r>
                  <w:rPr>
                    <w:rFonts w:ascii="Georgia" w:eastAsia="Georgia" w:hAnsi="Georgia" w:cs="Georgia"/>
                    <w:sz w:val="28"/>
                    <w:szCs w:val="28"/>
                    <w:highlight w:val="green"/>
                  </w:rPr>
                  <w:delText>Reference Cost Escalation Rate</w:delText>
                </w:r>
              </w:del>
            </w:ins>
          </w:p>
        </w:tc>
      </w:tr>
      <w:tr w:rsidR="0008735A" w14:paraId="107C3532" w14:textId="77777777">
        <w:trPr>
          <w:ins w:id="2358" w:author="Claude" w:date="2026-08-25T15:18:00Z"/>
          <w:del w:id="32535" w:author="Claude" w:date="2026-10-19T09:00:00Z"/>
        </w:trPr>
        <w:tc>
          <w:tcPr>
            <w:tcW w:w="1626" w:type="dxa"/>
          </w:tcPr>
          <w:p w14:paraId="36CC7ED2" w14:textId="77777777" w:rsidR="0008735A" w:rsidRDefault="00000000">
            <w:pPr>
              <w:rPr>
                <w:ins w:id="2359" w:author="Claude" w:date="2026-08-25T15:18:00Z"/>
                <w:rFonts w:ascii="Georgia" w:eastAsia="Georgia" w:hAnsi="Georgia" w:cs="Georgia"/>
                <w:sz w:val="28"/>
                <w:szCs w:val="28"/>
              </w:rPr>
            </w:pPr>
            <w:ins w:id="2360" w:author="Claude" w:date="2026-08-25T15:18:00Z">
              <w:del w:id="2361" w:author="Claude" w:date="2026-08-25T16:16:00Z">
                <w:r>
                  <w:rPr>
                    <w:rFonts w:ascii="Georgia" w:eastAsia="Georgia" w:hAnsi="Georgia" w:cs="Georgia"/>
                    <w:sz w:val="28"/>
                    <w:szCs w:val="28"/>
                    <w:highlight w:val="green"/>
                  </w:rPr>
                  <w:delText>G.20</w:delText>
                </w:r>
              </w:del>
            </w:ins>
            <w:ins w:id="2362" w:author="Claude" w:date="2026-08-25T16:16:00Z">
              <w:del w:id="2363" w:author="Claude" w:date="2026-08-26T02:08:00Z">
                <w:r>
                  <w:rPr>
                    <w:rFonts w:ascii="Georgia" w:eastAsia="Georgia" w:hAnsi="Georgia" w:cs="Georgia"/>
                    <w:sz w:val="28"/>
                    <w:szCs w:val="28"/>
                    <w:highlight w:val="green"/>
                  </w:rPr>
                  <w:delText>G.19</w:delText>
                </w:r>
              </w:del>
            </w:ins>
            <w:ins w:id="2364" w:author="Claude" w:date="2026-08-26T02:08:00Z">
              <w:del w:id="32533" w:author="Claude" w:date="2026-10-19T09:00:00Z">
                <w:r>
                  <w:rPr>
                    <w:rFonts w:ascii="Georgia" w:eastAsia="Georgia" w:hAnsi="Georgia" w:cs="Georgia"/>
                    <w:sz w:val="28"/>
                    <w:szCs w:val="28"/>
                    <w:highlight w:val="cyan"/>
                  </w:rPr>
                  <w:delText>G.20</w:delText>
                </w:r>
              </w:del>
            </w:ins>
          </w:p>
        </w:tc>
        <w:tc>
          <w:tcPr>
            <w:tcW w:w="7734" w:type="dxa"/>
          </w:tcPr>
          <w:p w14:paraId="5E2A1BDF" w14:textId="77777777" w:rsidR="0008735A" w:rsidRDefault="00000000">
            <w:pPr>
              <w:rPr>
                <w:ins w:id="2365" w:author="Claude" w:date="2026-08-25T15:18:00Z"/>
                <w:rFonts w:ascii="Georgia" w:eastAsia="Georgia" w:hAnsi="Georgia" w:cs="Georgia"/>
                <w:sz w:val="28"/>
                <w:szCs w:val="28"/>
              </w:rPr>
            </w:pPr>
            <w:ins w:id="2366" w:author="Claude" w:date="2026-08-25T15:18:00Z">
              <w:del w:id="32534" w:author="Claude" w:date="2026-10-19T09:00:00Z">
                <w:r>
                  <w:rPr>
                    <w:rFonts w:ascii="Georgia" w:eastAsia="Georgia" w:hAnsi="Georgia" w:cs="Georgia"/>
                    <w:sz w:val="28"/>
                    <w:szCs w:val="28"/>
                    <w:highlight w:val="cyan"/>
                  </w:rPr>
                  <w:delText>Reference Plant Degradation Rate</w:delText>
                </w:r>
              </w:del>
            </w:ins>
          </w:p>
        </w:tc>
      </w:tr>
      <w:tr w:rsidR="0008735A" w14:paraId="68715916" w14:textId="77777777">
        <w:trPr>
          <w:ins w:id="2367" w:author="Claude" w:date="2026-08-25T15:18:00Z"/>
          <w:del w:id="32538" w:author="Claude" w:date="2026-10-19T09:00:00Z"/>
        </w:trPr>
        <w:tc>
          <w:tcPr>
            <w:tcW w:w="1626" w:type="dxa"/>
          </w:tcPr>
          <w:p w14:paraId="08118A52" w14:textId="77777777" w:rsidR="0008735A" w:rsidRDefault="00000000">
            <w:pPr>
              <w:rPr>
                <w:ins w:id="2368" w:author="Claude" w:date="2026-08-25T15:18:00Z"/>
                <w:rFonts w:ascii="Georgia" w:eastAsia="Georgia" w:hAnsi="Georgia" w:cs="Georgia"/>
                <w:sz w:val="28"/>
                <w:szCs w:val="28"/>
              </w:rPr>
            </w:pPr>
            <w:ins w:id="2369" w:author="Claude" w:date="2026-08-25T15:18:00Z">
              <w:del w:id="2370" w:author="Claude" w:date="2026-08-25T16:16:00Z">
                <w:r>
                  <w:rPr>
                    <w:rFonts w:ascii="Georgia" w:eastAsia="Georgia" w:hAnsi="Georgia" w:cs="Georgia"/>
                    <w:sz w:val="28"/>
                    <w:szCs w:val="28"/>
                    <w:highlight w:val="green"/>
                  </w:rPr>
                  <w:delText>G.21</w:delText>
                </w:r>
              </w:del>
            </w:ins>
            <w:ins w:id="2371" w:author="Claude" w:date="2026-08-25T16:16:00Z">
              <w:del w:id="2372" w:author="Claude" w:date="2026-08-26T02:08:00Z">
                <w:r>
                  <w:rPr>
                    <w:rFonts w:ascii="Georgia" w:eastAsia="Georgia" w:hAnsi="Georgia" w:cs="Georgia"/>
                    <w:sz w:val="28"/>
                    <w:szCs w:val="28"/>
                    <w:highlight w:val="green"/>
                  </w:rPr>
                  <w:delText>G.20</w:delText>
                </w:r>
              </w:del>
            </w:ins>
            <w:ins w:id="2373" w:author="Claude" w:date="2026-08-26T02:08:00Z">
              <w:del w:id="32536" w:author="Claude" w:date="2026-10-19T09:00:00Z">
                <w:r>
                  <w:rPr>
                    <w:rFonts w:ascii="Georgia" w:eastAsia="Georgia" w:hAnsi="Georgia" w:cs="Georgia"/>
                    <w:sz w:val="28"/>
                    <w:szCs w:val="28"/>
                    <w:highlight w:val="cyan"/>
                  </w:rPr>
                  <w:delText>G.21</w:delText>
                </w:r>
              </w:del>
            </w:ins>
          </w:p>
        </w:tc>
        <w:tc>
          <w:tcPr>
            <w:tcW w:w="7734" w:type="dxa"/>
          </w:tcPr>
          <w:p w14:paraId="23F42663" w14:textId="77777777" w:rsidR="0008735A" w:rsidRDefault="00000000">
            <w:pPr>
              <w:rPr>
                <w:ins w:id="2374" w:author="Claude" w:date="2026-08-25T15:18:00Z"/>
                <w:rFonts w:ascii="Georgia" w:eastAsia="Georgia" w:hAnsi="Georgia" w:cs="Georgia"/>
                <w:sz w:val="28"/>
                <w:szCs w:val="28"/>
              </w:rPr>
            </w:pPr>
            <w:ins w:id="2375" w:author="Claude" w:date="2026-08-25T15:18:00Z">
              <w:del w:id="32537" w:author="Claude" w:date="2026-10-19T09:00:00Z">
                <w:r>
                  <w:rPr>
                    <w:rFonts w:ascii="Georgia" w:eastAsia="Georgia" w:hAnsi="Georgia" w:cs="Georgia"/>
                    <w:sz w:val="28"/>
                    <w:szCs w:val="28"/>
                    <w:highlight w:val="cyan"/>
                  </w:rPr>
                  <w:delText>Reference Major Maintenance/Refurbishment Capital Expenditure</w:delText>
                </w:r>
              </w:del>
            </w:ins>
          </w:p>
        </w:tc>
      </w:tr>
      <w:tr w:rsidR="0008735A" w14:paraId="13661D45" w14:textId="77777777">
        <w:trPr>
          <w:ins w:id="2376" w:author="Claude" w:date="2026-08-25T15:18:00Z"/>
          <w:del w:id="32541" w:author="Claude" w:date="2026-10-19T09:00:00Z"/>
        </w:trPr>
        <w:tc>
          <w:tcPr>
            <w:tcW w:w="1626" w:type="dxa"/>
          </w:tcPr>
          <w:p w14:paraId="5F7398E0" w14:textId="77777777" w:rsidR="0008735A" w:rsidRDefault="00000000">
            <w:pPr>
              <w:rPr>
                <w:ins w:id="2377" w:author="Claude" w:date="2026-08-25T15:18:00Z"/>
                <w:rFonts w:ascii="Georgia" w:eastAsia="Georgia" w:hAnsi="Georgia" w:cs="Georgia"/>
                <w:sz w:val="28"/>
                <w:szCs w:val="28"/>
              </w:rPr>
            </w:pPr>
            <w:ins w:id="2378" w:author="Claude" w:date="2026-08-25T15:18:00Z">
              <w:del w:id="2379" w:author="Claude" w:date="2026-08-25T16:16:00Z">
                <w:r>
                  <w:rPr>
                    <w:rFonts w:ascii="Georgia" w:eastAsia="Georgia" w:hAnsi="Georgia" w:cs="Georgia"/>
                    <w:sz w:val="28"/>
                    <w:szCs w:val="28"/>
                    <w:highlight w:val="green"/>
                  </w:rPr>
                  <w:delText>G.22</w:delText>
                </w:r>
              </w:del>
            </w:ins>
            <w:ins w:id="2380" w:author="Claude" w:date="2026-08-25T16:16:00Z">
              <w:del w:id="2381" w:author="Claude" w:date="2026-08-26T02:08:00Z">
                <w:r>
                  <w:rPr>
                    <w:rFonts w:ascii="Georgia" w:eastAsia="Georgia" w:hAnsi="Georgia" w:cs="Georgia"/>
                    <w:sz w:val="28"/>
                    <w:szCs w:val="28"/>
                    <w:highlight w:val="green"/>
                  </w:rPr>
                  <w:delText>G.21</w:delText>
                </w:r>
              </w:del>
            </w:ins>
            <w:ins w:id="2382" w:author="Claude" w:date="2026-08-26T02:08:00Z">
              <w:del w:id="32539" w:author="Claude" w:date="2026-10-19T09:00:00Z">
                <w:r>
                  <w:rPr>
                    <w:rFonts w:ascii="Georgia" w:eastAsia="Georgia" w:hAnsi="Georgia" w:cs="Georgia"/>
                    <w:sz w:val="28"/>
                    <w:szCs w:val="28"/>
                    <w:highlight w:val="cyan"/>
                  </w:rPr>
                  <w:delText>G.22</w:delText>
                </w:r>
              </w:del>
            </w:ins>
          </w:p>
        </w:tc>
        <w:tc>
          <w:tcPr>
            <w:tcW w:w="7734" w:type="dxa"/>
          </w:tcPr>
          <w:p w14:paraId="70BCBB30" w14:textId="77777777" w:rsidR="0008735A" w:rsidRDefault="00000000">
            <w:pPr>
              <w:rPr>
                <w:ins w:id="2383" w:author="Claude" w:date="2026-08-25T15:18:00Z"/>
                <w:rFonts w:ascii="Georgia" w:eastAsia="Georgia" w:hAnsi="Georgia" w:cs="Georgia"/>
                <w:sz w:val="28"/>
                <w:szCs w:val="28"/>
              </w:rPr>
            </w:pPr>
            <w:ins w:id="2384" w:author="Claude" w:date="2026-08-25T15:18:00Z">
              <w:del w:id="32540" w:author="Claude" w:date="2026-10-19T09:00:00Z">
                <w:r>
                  <w:rPr>
                    <w:rFonts w:ascii="Georgia" w:eastAsia="Georgia" w:hAnsi="Georgia" w:cs="Georgia"/>
                    <w:sz w:val="28"/>
                    <w:szCs w:val="28"/>
                    <w:highlight w:val="cyan"/>
                  </w:rPr>
                  <w:delText>CAPEX Value-Added Tax and Customs Duty Treatment</w:delText>
                </w:r>
              </w:del>
            </w:ins>
          </w:p>
        </w:tc>
      </w:tr>
      <w:tr w:rsidR="0008735A" w14:paraId="036DE5AF" w14:textId="77777777">
        <w:trPr>
          <w:ins w:id="2385" w:author="Claude" w:date="2026-08-25T15:47:00Z"/>
          <w:del w:id="32544" w:author="Claude" w:date="2026-10-19T09:00:00Z"/>
        </w:trPr>
        <w:tc>
          <w:tcPr>
            <w:tcW w:w="1626" w:type="dxa"/>
          </w:tcPr>
          <w:p w14:paraId="4F7DAB12" w14:textId="77777777" w:rsidR="0008735A" w:rsidRDefault="00000000">
            <w:pPr>
              <w:rPr>
                <w:ins w:id="2386" w:author="Claude" w:date="2026-08-25T15:47:00Z"/>
                <w:rFonts w:ascii="Georgia" w:eastAsia="Georgia" w:hAnsi="Georgia" w:cs="Georgia"/>
                <w:sz w:val="28"/>
                <w:szCs w:val="28"/>
              </w:rPr>
            </w:pPr>
            <w:ins w:id="2387" w:author="Claude" w:date="2026-08-25T15:47:00Z">
              <w:del w:id="2388" w:author="Claude" w:date="2026-08-25T16:16:00Z">
                <w:r>
                  <w:rPr>
                    <w:rFonts w:ascii="Georgia" w:eastAsia="Georgia" w:hAnsi="Georgia" w:cs="Georgia"/>
                    <w:sz w:val="28"/>
                    <w:szCs w:val="28"/>
                    <w:highlight w:val="green"/>
                  </w:rPr>
                  <w:delText>G.23</w:delText>
                </w:r>
              </w:del>
            </w:ins>
            <w:ins w:id="2389" w:author="Claude" w:date="2026-08-25T16:16:00Z">
              <w:del w:id="2390" w:author="Claude" w:date="2026-08-26T02:08:00Z">
                <w:r>
                  <w:rPr>
                    <w:rFonts w:ascii="Georgia" w:eastAsia="Georgia" w:hAnsi="Georgia" w:cs="Georgia"/>
                    <w:sz w:val="28"/>
                    <w:szCs w:val="28"/>
                    <w:highlight w:val="green"/>
                  </w:rPr>
                  <w:delText>G.22</w:delText>
                </w:r>
              </w:del>
            </w:ins>
            <w:ins w:id="2391" w:author="Claude" w:date="2026-08-26T02:08:00Z">
              <w:del w:id="32542" w:author="Claude" w:date="2026-10-19T09:00:00Z">
                <w:r>
                  <w:rPr>
                    <w:rFonts w:ascii="Georgia" w:eastAsia="Georgia" w:hAnsi="Georgia" w:cs="Georgia"/>
                    <w:sz w:val="28"/>
                    <w:szCs w:val="28"/>
                    <w:highlight w:val="cyan"/>
                  </w:rPr>
                  <w:delText>G.23</w:delText>
                </w:r>
              </w:del>
            </w:ins>
          </w:p>
        </w:tc>
        <w:tc>
          <w:tcPr>
            <w:tcW w:w="7734" w:type="dxa"/>
          </w:tcPr>
          <w:p w14:paraId="2318A490" w14:textId="77777777" w:rsidR="0008735A" w:rsidRDefault="00000000">
            <w:pPr>
              <w:rPr>
                <w:ins w:id="2392" w:author="Claude" w:date="2026-08-25T15:47:00Z"/>
                <w:rFonts w:ascii="Georgia" w:eastAsia="Georgia" w:hAnsi="Georgia" w:cs="Georgia"/>
                <w:sz w:val="28"/>
                <w:szCs w:val="28"/>
              </w:rPr>
            </w:pPr>
            <w:ins w:id="2393" w:author="Claude" w:date="2026-08-25T15:47:00Z">
              <w:del w:id="32543" w:author="Claude" w:date="2026-10-19T09:00:00Z">
                <w:r>
                  <w:rPr>
                    <w:rFonts w:ascii="Georgia" w:eastAsia="Georgia" w:hAnsi="Georgia" w:cs="Georgia"/>
                    <w:sz w:val="28"/>
                    <w:szCs w:val="28"/>
                    <w:highlight w:val="cyan"/>
                  </w:rPr>
                  <w:delText>Reference Salvage Value</w:delText>
                </w:r>
              </w:del>
            </w:ins>
          </w:p>
        </w:tc>
      </w:tr>
      <w:tr w:rsidR="0008735A" w14:paraId="0DDFB150" w14:textId="77777777">
        <w:trPr>
          <w:ins w:id="2394" w:author="Claude" w:date="2026-08-25T15:47:00Z"/>
          <w:del w:id="32547" w:author="Claude" w:date="2026-10-19T09:00:00Z"/>
        </w:trPr>
        <w:tc>
          <w:tcPr>
            <w:tcW w:w="1626" w:type="dxa"/>
          </w:tcPr>
          <w:p w14:paraId="2A1114FC" w14:textId="77777777" w:rsidR="0008735A" w:rsidRDefault="00000000">
            <w:pPr>
              <w:rPr>
                <w:ins w:id="2395" w:author="Claude" w:date="2026-08-25T15:47:00Z"/>
                <w:rFonts w:ascii="Georgia" w:eastAsia="Georgia" w:hAnsi="Georgia" w:cs="Georgia"/>
                <w:sz w:val="28"/>
                <w:szCs w:val="28"/>
              </w:rPr>
            </w:pPr>
            <w:ins w:id="2396" w:author="Claude" w:date="2026-08-25T15:47:00Z">
              <w:del w:id="2397" w:author="Claude" w:date="2026-08-25T16:16:00Z">
                <w:r>
                  <w:rPr>
                    <w:rFonts w:ascii="Georgia" w:eastAsia="Georgia" w:hAnsi="Georgia" w:cs="Georgia"/>
                    <w:sz w:val="28"/>
                    <w:szCs w:val="28"/>
                    <w:highlight w:val="green"/>
                  </w:rPr>
                  <w:delText>G.24</w:delText>
                </w:r>
              </w:del>
            </w:ins>
            <w:ins w:id="2398" w:author="Claude" w:date="2026-08-25T16:16:00Z">
              <w:del w:id="2399" w:author="Claude" w:date="2026-08-26T02:08:00Z">
                <w:r>
                  <w:rPr>
                    <w:rFonts w:ascii="Georgia" w:eastAsia="Georgia" w:hAnsi="Georgia" w:cs="Georgia"/>
                    <w:sz w:val="28"/>
                    <w:szCs w:val="28"/>
                    <w:highlight w:val="green"/>
                  </w:rPr>
                  <w:delText>G.23</w:delText>
                </w:r>
              </w:del>
            </w:ins>
            <w:ins w:id="2400" w:author="Claude" w:date="2026-08-26T02:08:00Z">
              <w:del w:id="32545" w:author="Claude" w:date="2026-10-19T09:00:00Z">
                <w:r>
                  <w:rPr>
                    <w:rFonts w:ascii="Georgia" w:eastAsia="Georgia" w:hAnsi="Georgia" w:cs="Georgia"/>
                    <w:sz w:val="28"/>
                    <w:szCs w:val="28"/>
                    <w:highlight w:val="cyan"/>
                  </w:rPr>
                  <w:delText>G.24</w:delText>
                </w:r>
              </w:del>
            </w:ins>
          </w:p>
        </w:tc>
        <w:tc>
          <w:tcPr>
            <w:tcW w:w="7734" w:type="dxa"/>
          </w:tcPr>
          <w:p w14:paraId="6C5EDA0A" w14:textId="77777777" w:rsidR="0008735A" w:rsidRDefault="00000000">
            <w:pPr>
              <w:rPr>
                <w:ins w:id="2401" w:author="Claude" w:date="2026-08-25T15:47:00Z"/>
                <w:rFonts w:ascii="Georgia" w:eastAsia="Georgia" w:hAnsi="Georgia" w:cs="Georgia"/>
                <w:sz w:val="28"/>
                <w:szCs w:val="28"/>
              </w:rPr>
            </w:pPr>
            <w:ins w:id="2402" w:author="Claude" w:date="2026-08-25T15:47:00Z">
              <w:del w:id="32546" w:author="Claude" w:date="2026-10-19T09:00:00Z">
                <w:r>
                  <w:rPr>
                    <w:rFonts w:ascii="Georgia" w:eastAsia="Georgia" w:hAnsi="Georgia" w:cs="Georgia"/>
                    <w:sz w:val="28"/>
                    <w:szCs w:val="28"/>
                    <w:highlight w:val="cyan"/>
                  </w:rPr>
                  <w:delText>Reference Initial Working Capital</w:delText>
                </w:r>
              </w:del>
            </w:ins>
          </w:p>
        </w:tc>
      </w:tr>
      <w:tr w:rsidR="0008735A" w14:paraId="62C6B35C" w14:textId="77777777">
        <w:trPr>
          <w:ins w:id="2403" w:author="Claude" w:date="2026-08-25T23:38:00Z"/>
          <w:del w:id="32550" w:author="Claude" w:date="2026-10-19T09:00:00Z"/>
        </w:trPr>
        <w:tc>
          <w:tcPr>
            <w:tcW w:w="1626" w:type="dxa"/>
          </w:tcPr>
          <w:p w14:paraId="59A21151" w14:textId="77777777" w:rsidR="0008735A" w:rsidRDefault="00000000">
            <w:pPr>
              <w:rPr>
                <w:ins w:id="2404" w:author="Claude" w:date="2026-08-25T23:38:00Z"/>
                <w:rFonts w:ascii="Georgia" w:eastAsia="Georgia" w:hAnsi="Georgia" w:cs="Georgia"/>
                <w:sz w:val="28"/>
                <w:szCs w:val="28"/>
              </w:rPr>
            </w:pPr>
            <w:ins w:id="2405" w:author="Claude" w:date="2026-08-25T23:38:00Z">
              <w:del w:id="2406" w:author="Claude" w:date="2026-08-26T02:08:00Z">
                <w:r>
                  <w:rPr>
                    <w:rFonts w:ascii="Georgia" w:eastAsia="Georgia" w:hAnsi="Georgia" w:cs="Georgia"/>
                    <w:sz w:val="28"/>
                    <w:szCs w:val="28"/>
                    <w:highlight w:val="green"/>
                  </w:rPr>
                  <w:delText>G.24</w:delText>
                </w:r>
              </w:del>
            </w:ins>
            <w:ins w:id="2407" w:author="Claude" w:date="2026-08-26T02:08:00Z">
              <w:del w:id="32548" w:author="Claude" w:date="2026-10-19T09:00:00Z">
                <w:r>
                  <w:rPr>
                    <w:rFonts w:ascii="Georgia" w:eastAsia="Georgia" w:hAnsi="Georgia" w:cs="Georgia"/>
                    <w:sz w:val="28"/>
                    <w:szCs w:val="28"/>
                    <w:highlight w:val="cyan"/>
                  </w:rPr>
                  <w:delText>G.25</w:delText>
                </w:r>
              </w:del>
            </w:ins>
          </w:p>
        </w:tc>
        <w:tc>
          <w:tcPr>
            <w:tcW w:w="7734" w:type="dxa"/>
          </w:tcPr>
          <w:p w14:paraId="397F46AA" w14:textId="77777777" w:rsidR="0008735A" w:rsidRDefault="00000000">
            <w:pPr>
              <w:rPr>
                <w:ins w:id="2408" w:author="Claude" w:date="2026-08-25T23:38:00Z"/>
                <w:rFonts w:ascii="Georgia" w:eastAsia="Georgia" w:hAnsi="Georgia" w:cs="Georgia"/>
                <w:sz w:val="28"/>
                <w:szCs w:val="28"/>
              </w:rPr>
            </w:pPr>
            <w:ins w:id="2409" w:author="Claude" w:date="2026-08-25T23:38:00Z">
              <w:del w:id="32549" w:author="Claude" w:date="2026-10-19T09:00:00Z">
                <w:r>
                  <w:rPr>
                    <w:rFonts w:ascii="Georgia" w:eastAsia="Georgia" w:hAnsi="Georgia" w:cs="Georgia"/>
                    <w:sz w:val="28"/>
                    <w:szCs w:val="28"/>
                    <w:highlight w:val="cyan"/>
                  </w:rPr>
                  <w:delText>Reference Debt Grace Period</w:delText>
                </w:r>
              </w:del>
            </w:ins>
          </w:p>
        </w:tc>
      </w:tr>
      <w:tr w:rsidR="0008735A" w14:paraId="55C60523" w14:textId="77777777">
        <w:trPr>
          <w:ins w:id="2410" w:author="Claude" w:date="2026-08-25T23:38:00Z"/>
          <w:del w:id="32553" w:author="Claude" w:date="2026-10-19T09:00:00Z"/>
        </w:trPr>
        <w:tc>
          <w:tcPr>
            <w:tcW w:w="1626" w:type="dxa"/>
          </w:tcPr>
          <w:p w14:paraId="7BDBB4D3" w14:textId="77777777" w:rsidR="0008735A" w:rsidRDefault="00000000">
            <w:pPr>
              <w:rPr>
                <w:ins w:id="2411" w:author="Claude" w:date="2026-08-25T23:38:00Z"/>
                <w:rFonts w:ascii="Georgia" w:eastAsia="Georgia" w:hAnsi="Georgia" w:cs="Georgia"/>
                <w:sz w:val="28"/>
                <w:szCs w:val="28"/>
              </w:rPr>
            </w:pPr>
            <w:ins w:id="2412" w:author="Claude" w:date="2026-08-25T23:38:00Z">
              <w:del w:id="2413" w:author="Claude" w:date="2026-08-26T02:08:00Z">
                <w:r>
                  <w:rPr>
                    <w:rFonts w:ascii="Georgia" w:eastAsia="Georgia" w:hAnsi="Georgia" w:cs="Georgia"/>
                    <w:sz w:val="28"/>
                    <w:szCs w:val="28"/>
                    <w:highlight w:val="green"/>
                  </w:rPr>
                  <w:delText>G.25</w:delText>
                </w:r>
              </w:del>
            </w:ins>
            <w:ins w:id="2414" w:author="Claude" w:date="2026-08-26T02:08:00Z">
              <w:del w:id="32551" w:author="Claude" w:date="2026-10-19T09:00:00Z">
                <w:r>
                  <w:rPr>
                    <w:rFonts w:ascii="Georgia" w:eastAsia="Georgia" w:hAnsi="Georgia" w:cs="Georgia"/>
                    <w:sz w:val="28"/>
                    <w:szCs w:val="28"/>
                    <w:highlight w:val="cyan"/>
                  </w:rPr>
                  <w:delText>G.26</w:delText>
                </w:r>
              </w:del>
            </w:ins>
          </w:p>
        </w:tc>
        <w:tc>
          <w:tcPr>
            <w:tcW w:w="7734" w:type="dxa"/>
          </w:tcPr>
          <w:p w14:paraId="36B4EBC7" w14:textId="77777777" w:rsidR="0008735A" w:rsidRDefault="00000000">
            <w:pPr>
              <w:rPr>
                <w:ins w:id="2415" w:author="Claude" w:date="2026-08-25T23:38:00Z"/>
                <w:rFonts w:ascii="Georgia" w:eastAsia="Georgia" w:hAnsi="Georgia" w:cs="Georgia"/>
                <w:sz w:val="28"/>
                <w:szCs w:val="28"/>
              </w:rPr>
            </w:pPr>
            <w:ins w:id="2416" w:author="Claude" w:date="2026-08-25T23:38:00Z">
              <w:del w:id="32552" w:author="Claude" w:date="2026-10-19T09:00:00Z">
                <w:r>
                  <w:rPr>
                    <w:rFonts w:ascii="Georgia" w:eastAsia="Georgia" w:hAnsi="Georgia" w:cs="Georgia"/>
                    <w:sz w:val="28"/>
                    <w:szCs w:val="28"/>
                    <w:highlight w:val="cyan"/>
                  </w:rPr>
                  <w:delText>Reference Real Property Tax Assessment Level</w:delText>
                </w:r>
              </w:del>
            </w:ins>
          </w:p>
        </w:tc>
      </w:tr>
      <w:tr w:rsidR="0008735A" w14:paraId="78EAF30A" w14:textId="77777777">
        <w:trPr>
          <w:ins w:id="2417" w:author="Claude" w:date="2026-08-25T23:39:00Z"/>
          <w:del w:id="32258" w:author="Claude" w:date="2026-10-19T09:00:00Z"/>
        </w:trPr>
        <w:tc>
          <w:tcPr>
            <w:tcW w:w="1626" w:type="dxa"/>
          </w:tcPr>
          <w:p w14:paraId="28BFF35F" w14:textId="77777777" w:rsidR="0008735A" w:rsidRDefault="00000000">
            <w:pPr>
              <w:rPr>
                <w:ins w:id="2418" w:author="Claude" w:date="2026-08-25T23:39:00Z"/>
                <w:rFonts w:ascii="Georgia" w:eastAsia="Georgia" w:hAnsi="Georgia" w:cs="Georgia"/>
                <w:sz w:val="28"/>
                <w:szCs w:val="28"/>
              </w:rPr>
            </w:pPr>
            <w:ins w:id="2419" w:author="Claude" w:date="2026-08-25T23:39:00Z">
              <w:del w:id="2420" w:author="Claude" w:date="2026-08-26T02:08:00Z">
                <w:r>
                  <w:rPr>
                    <w:rFonts w:ascii="Georgia" w:eastAsia="Georgia" w:hAnsi="Georgia" w:cs="Georgia"/>
                    <w:sz w:val="28"/>
                    <w:szCs w:val="28"/>
                    <w:highlight w:val="green"/>
                  </w:rPr>
                  <w:delText>G.26</w:delText>
                </w:r>
              </w:del>
            </w:ins>
            <w:ins w:id="2421" w:author="Claude" w:date="2026-08-26T02:08:00Z">
              <w:del w:id="32256" w:author="Claude" w:date="2026-10-19T09:00:00Z">
                <w:r>
                  <w:rPr>
                    <w:rFonts w:ascii="Georgia" w:eastAsia="Georgia" w:hAnsi="Georgia" w:cs="Georgia"/>
                    <w:sz w:val="28"/>
                    <w:szCs w:val="28"/>
                    <w:highlight w:val="cyan"/>
                  </w:rPr>
                  <w:delText>G.27</w:delText>
                </w:r>
              </w:del>
            </w:ins>
          </w:p>
        </w:tc>
        <w:tc>
          <w:tcPr>
            <w:tcW w:w="7734" w:type="dxa"/>
          </w:tcPr>
          <w:p w14:paraId="66E84D50" w14:textId="77777777" w:rsidR="0008735A" w:rsidRDefault="00000000">
            <w:pPr>
              <w:rPr>
                <w:ins w:id="2422" w:author="Claude" w:date="2026-08-25T23:39:00Z"/>
                <w:rFonts w:ascii="Georgia" w:eastAsia="Georgia" w:hAnsi="Georgia" w:cs="Georgia"/>
                <w:sz w:val="28"/>
                <w:szCs w:val="28"/>
              </w:rPr>
            </w:pPr>
            <w:ins w:id="2423" w:author="Claude" w:date="2026-08-25T23:39:00Z">
              <w:del w:id="32257" w:author="Claude" w:date="2026-10-19T09:00:00Z">
                <w:r>
                  <w:rPr>
                    <w:rFonts w:ascii="Georgia" w:eastAsia="Georgia" w:hAnsi="Georgia" w:cs="Georgia"/>
                    <w:sz w:val="28"/>
                    <w:szCs w:val="28"/>
                    <w:highlight w:val="cyan"/>
                  </w:rPr>
                  <w:delText>Reference Land/Site Lease Cost</w:delText>
                </w:r>
              </w:del>
            </w:ins>
          </w:p>
        </w:tc>
      </w:tr>
    </w:tbl>
    <w:p w14:paraId="687AC5EF" w14:textId="77777777" w:rsidR="008E1161" w:rsidRDefault="008E1161" w:rsidP="008E1161">
      <w:pPr>
        <w:ind w:firstLine="720"/>
        <w:jc w:val="both"/>
        <w:rPr>
          <w:del w:id="32554" w:author="Claude" w:date="2026-10-19T09:00:00Z"/>
          <w:rFonts w:ascii="Georgia" w:eastAsia="Georgia" w:hAnsi="Georgia" w:cs="Georgia"/>
          <w:i/>
          <w:iCs/>
          <w:sz w:val="28"/>
          <w:szCs w:val="28"/>
          <w:lang w:val="en-PH"/>
        </w:rPr>
      </w:pPr>
    </w:p>
    <w:p w14:paraId="4908530A" w14:textId="77777777" w:rsidR="00213A16" w:rsidRPr="008E1161" w:rsidRDefault="00213A16" w:rsidP="008E1161">
      <w:pPr>
        <w:ind w:firstLine="720"/>
        <w:jc w:val="both"/>
        <w:rPr>
          <w:rFonts w:ascii="Georgia" w:eastAsia="Georgia" w:hAnsi="Georgia" w:cs="Georgia"/>
          <w:sz w:val="28"/>
          <w:szCs w:val="28"/>
          <w:lang w:val="en-PH"/>
        </w:rPr>
      </w:pPr>
    </w:p>
    <w:p w14:paraId="5F669214" w14:textId="77777777" w:rsidR="00213A16" w:rsidRDefault="00213A16" w:rsidP="00213A16">
      <w:pPr>
        <w:jc w:val="both"/>
        <w:rPr>
          <w:rFonts w:ascii="Georgia" w:eastAsia="Georgia" w:hAnsi="Georgia" w:cs="Georgia"/>
          <w:sz w:val="28"/>
          <w:szCs w:val="28"/>
          <w:lang w:val="en-PH"/>
        </w:rPr>
      </w:pPr>
      <w:bookmarkStart w:id="2424" w:name="_gfniel3ggwut" w:colFirst="0" w:colLast="0"/>
      <w:bookmarkEnd w:id="2424"/>
    </w:p>
    <w:p w14:paraId="7CFEF53C" w14:textId="77777777" w:rsidR="008E1161" w:rsidRPr="00213A16" w:rsidRDefault="008E1161" w:rsidP="00213A16">
      <w:pPr>
        <w:jc w:val="both"/>
        <w:rPr>
          <w:rFonts w:ascii="Georgia" w:eastAsia="Georgia" w:hAnsi="Georgia" w:cs="Georgia"/>
          <w:b/>
          <w:bCs/>
          <w:sz w:val="28"/>
          <w:szCs w:val="28"/>
          <w:lang w:val="en-PH"/>
        </w:rPr>
      </w:pPr>
      <w:r>
        <w:rPr>
          <w:rFonts w:ascii="Georgia" w:eastAsia="Georgia" w:hAnsi="Georgia" w:cs="Georgia"/>
          <w:b/>
          <w:bCs/>
          <w:sz w:val="28"/>
          <w:szCs w:val="28"/>
          <w:lang w:val="en-PH"/>
        </w:rPr>
        <w:t>Gas Price Benchmark: Reference Market Indices and Methodology</w:t>
      </w:r>
    </w:p>
    <w:p w14:paraId="5C12F52F" w14:textId="77777777" w:rsidR="00213A16" w:rsidRPr="008E1161" w:rsidRDefault="00213A16" w:rsidP="00213A16">
      <w:pPr>
        <w:jc w:val="both"/>
        <w:rPr>
          <w:rFonts w:ascii="Georgia" w:eastAsia="Georgia" w:hAnsi="Georgia" w:cs="Georgia"/>
          <w:sz w:val="28"/>
          <w:szCs w:val="28"/>
          <w:lang w:val="en-PH"/>
        </w:rPr>
      </w:pPr>
    </w:p>
    <w:p w14:paraId="5E54E59D"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Pursuant to the Commission's own benchmarking analysis, the following reference indices, conversion methodology, and publication schedule are hereby adopted:</w:t>
      </w:r>
    </w:p>
    <w:p w14:paraId="79F99432" w14:textId="77777777" w:rsidR="008E1161" w:rsidRDefault="008E1161" w:rsidP="008E1161">
      <w:pPr>
        <w:ind w:firstLine="720"/>
        <w:jc w:val="both"/>
        <w:rPr>
          <w:rFonts w:ascii="Georgia" w:eastAsia="Georgia" w:hAnsi="Georgia" w:cs="Georgia"/>
          <w:i/>
          <w:iCs/>
          <w:sz w:val="28"/>
          <w:szCs w:val="28"/>
          <w:lang w:val="en-PH"/>
        </w:rPr>
      </w:pPr>
    </w:p>
    <w:p w14:paraId="76B72C09"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 xml:space="preserve">(1) JKM Spot LNG Index — Source: S&amp;P Global Platts Wholesale Japan/Korea Marker; Averaging Methodology: three (3)-month trailing </w:t>
      </w:r>
      <w:r>
        <w:rPr>
          <w:rFonts w:ascii="Georgia" w:hAnsi="Georgia"/>
          <w:sz w:val="28"/>
        </w:rPr>
        <w:lastRenderedPageBreak/>
        <w:t>average per Section 15.1(a) of these Rules; adopted reference value to be determined by the Commission.</w:t>
      </w:r>
    </w:p>
    <w:p w14:paraId="6C21486F" w14:textId="77777777" w:rsidR="008E1161" w:rsidRDefault="008E1161" w:rsidP="008E1161">
      <w:pPr>
        <w:ind w:firstLine="720"/>
        <w:jc w:val="both"/>
        <w:rPr>
          <w:rFonts w:ascii="Georgia" w:eastAsia="Georgia" w:hAnsi="Georgia" w:cs="Georgia"/>
          <w:i/>
          <w:iCs/>
          <w:sz w:val="28"/>
          <w:szCs w:val="28"/>
          <w:lang w:val="en-PH"/>
        </w:rPr>
      </w:pPr>
    </w:p>
    <w:p w14:paraId="53E4AB35"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(2) Supplementary Benchmarks — Henry Hub (NYMEX) and Title Transfer Facility (TTF) indices, used only during periods of abnormal JKM volatility or data unavailability per Section 15.1(b), appropriately adjusted for Asia-Pacific regional freight and quality differentials.</w:t>
      </w:r>
    </w:p>
    <w:p w14:paraId="0688E4DA" w14:textId="77777777" w:rsidR="008E1161" w:rsidRDefault="008E1161" w:rsidP="008E1161">
      <w:pPr>
        <w:ind w:firstLine="720"/>
        <w:jc w:val="both"/>
        <w:rPr>
          <w:rFonts w:ascii="Georgia" w:eastAsia="Georgia" w:hAnsi="Georgia" w:cs="Georgia"/>
          <w:i/>
          <w:iCs/>
          <w:sz w:val="28"/>
          <w:szCs w:val="28"/>
          <w:lang w:val="en-PH"/>
        </w:rPr>
      </w:pPr>
    </w:p>
    <w:p w14:paraId="4CC03571"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(3) Philippine Import Parity Adjustment — the netback method under Section 14.1(c): JKM spot price less transportation, liquefaction, and other applicable differentials, subject to the Section 14.3 proviso permitting departure from the import-parity cap upon substantial evidence of higher prudent indigenous production cost.</w:t>
      </w:r>
    </w:p>
    <w:p w14:paraId="04CF1D60" w14:textId="77777777" w:rsidR="008E1161" w:rsidRDefault="008E1161" w:rsidP="008E1161">
      <w:pPr>
        <w:ind w:firstLine="720"/>
        <w:jc w:val="both"/>
        <w:rPr>
          <w:rFonts w:ascii="Georgia" w:eastAsia="Georgia" w:hAnsi="Georgia" w:cs="Georgia"/>
          <w:i/>
          <w:iCs/>
          <w:sz w:val="28"/>
          <w:szCs w:val="28"/>
          <w:lang w:val="en-PH"/>
        </w:rPr>
      </w:pPr>
    </w:p>
    <w:p w14:paraId="18A69FE1"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(4) Indigenous Gas Reference Price Determination — the average of the four benchmarks under Section 14.1(a)-(d), or such other weighted value as the Commission deems representative, reviewed together with the import-parity cap under Section 14.3.</w:t>
      </w:r>
    </w:p>
    <w:p w14:paraId="4B503076" w14:textId="77777777" w:rsidR="008E1161" w:rsidRDefault="008E1161" w:rsidP="008E1161">
      <w:pPr>
        <w:ind w:firstLine="720"/>
        <w:jc w:val="both"/>
        <w:rPr>
          <w:rFonts w:ascii="Georgia" w:eastAsia="Georgia" w:hAnsi="Georgia" w:cs="Georgia"/>
          <w:i/>
          <w:iCs/>
          <w:sz w:val="28"/>
          <w:szCs w:val="28"/>
          <w:lang w:val="en-PH"/>
        </w:rPr>
      </w:pPr>
    </w:p>
    <w:p w14:paraId="5E6001C5"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 xml:space="preserve">(5) Regulatory Add-On Caps </w:t>
      </w:r>
      <w:del w:id="33694" w:author="Claude" w:date="2026-10-19T09:00:00Z">
        <w:r>
          <w:rPr>
            <w:rFonts w:ascii="Georgia" w:hAnsi="Georgia"/>
            <w:sz w:val="28"/>
            <w:highlight w:val="green"/>
          </w:rPr>
          <w:delText xml:space="preserve">(embedded in the GAT Price per Section 8.6, not the Fuel Cost Pass-Through)</w:delText>
        </w:r>
      </w:del>
      <w:ins w:id="33695" w:author="Claude" w:date="2026-10-19T09:00:00Z">
        <w:r>
          <w:rPr>
            <w:rFonts w:ascii="Georgia" w:hAnsi="Georgia"/>
            <w:sz w:val="28"/>
            <w:highlight w:val="green"/>
          </w:rPr>
          <w:t xml:space="preserve">(recovered through the CLLC component of the Fuel Cost Pass-Through per Sections 13.4 and 18, not the GAT Price)</w:t>
        </w:r>
      </w:ins>
      <w:r>
        <w:rPr>
          <w:rFonts w:ascii="Georgia" w:hAnsi="Georgia"/>
          <w:sz w:val="28"/>
        </w:rPr>
        <w:t xml:space="preserve"> — Regasification/Terminal Fee: a cap to be determined by the Commission (</w:t>
      </w:r>
      <w:del w:id="2425" w:author="Claude" w:date="2026-07-28T11:37:00Z">
        <w:r>
          <w:rPr>
            <w:rFonts w:ascii="Georgia" w:hAnsi="Georgia"/>
            <w:sz w:val="28"/>
            <w:highlight w:val="green"/>
          </w:rPr>
          <w:delText xml:space="preserve">ERC Case No. 2022-067-RC, </w:delText>
        </w:r>
      </w:del>
      <w:ins w:id="2426" w:author="Claude" w:date="2026-08-25T14:02:00Z">
        <w:r>
          <w:rPr>
            <w:rFonts w:ascii="Georgia" w:hAnsi="Georgia"/>
            <w:sz w:val="28"/>
            <w:highlight w:val="green"/>
          </w:rPr>
          <w:t>an existing LNG import terminal's Terminal Use Agreement (TUA)</w:t>
        </w:r>
      </w:ins>
      <w:del w:id="2427" w:author="Claude" w:date="2026-08-25T14:02:00Z">
        <w:r>
          <w:rPr>
            <w:rFonts w:ascii="Georgia" w:hAnsi="Georgia"/>
            <w:sz w:val="28"/>
            <w:highlight w:val="green"/>
          </w:rPr>
          <w:delText xml:space="preserve">Ilijan </w:delText>
        </w:r>
      </w:del>
      <w:del w:id="2428" w:author="Claude" w:date="2026-07-28T11:39:00Z">
        <w:r>
          <w:rPr>
            <w:rFonts w:ascii="Georgia" w:hAnsi="Georgia"/>
            <w:sz w:val="28"/>
            <w:highlight w:val="green"/>
          </w:rPr>
          <w:delText xml:space="preserve">Terminal </w:delText>
        </w:r>
      </w:del>
      <w:ins w:id="2429" w:author="Claude" w:date="2026-07-28T11:04:00Z">
        <w:del w:id="2430" w:author="Claude" w:date="2026-08-25T14:02:00Z">
          <w:r>
            <w:rPr>
              <w:rFonts w:ascii="Georgia" w:hAnsi="Georgia"/>
              <w:sz w:val="28"/>
              <w:highlight w:val="green"/>
            </w:rPr>
            <w:delText>Terminal Use Agreement (</w:delText>
          </w:r>
        </w:del>
      </w:ins>
      <w:del w:id="2431" w:author="Claude" w:date="2026-08-25T14:02:00Z">
        <w:r>
          <w:rPr>
            <w:rFonts w:ascii="Georgia" w:hAnsi="Georgia"/>
            <w:sz w:val="28"/>
            <w:highlight w:val="green"/>
          </w:rPr>
          <w:delText>TUA</w:delText>
        </w:r>
      </w:del>
      <w:ins w:id="2432" w:author="Claude" w:date="2026-07-28T11:04:00Z">
        <w:del w:id="2433" w:author="Claude" w:date="2026-08-25T14:02:00Z">
          <w:r>
            <w:rPr>
              <w:rFonts w:ascii="Georgia" w:hAnsi="Georgia"/>
              <w:sz w:val="28"/>
              <w:highlight w:val="green"/>
            </w:rPr>
            <w:delText>)</w:delText>
          </w:r>
        </w:del>
      </w:ins>
      <w:r>
        <w:rPr>
          <w:rFonts w:ascii="Georgia" w:hAnsi="Georgia"/>
          <w:sz w:val="28"/>
        </w:rPr>
        <w:t>); Pipeline Transportation Fee: a cap to be determined by the Commission (</w:t>
      </w:r>
      <w:del w:id="2434" w:author="Claude" w:date="2026-07-28T11:37:00Z">
        <w:r>
          <w:rPr>
            <w:rFonts w:ascii="Georgia" w:hAnsi="Georgia"/>
            <w:sz w:val="28"/>
            <w:highlight w:val="green"/>
          </w:rPr>
          <w:delText>ERC Case No. 2004-74-</w:delText>
        </w:r>
      </w:del>
      <w:ins w:id="2435" w:author="Claude" w:date="2026-08-25T14:02:00Z">
        <w:r>
          <w:rPr>
            <w:rFonts w:ascii="Georgia" w:hAnsi="Georgia"/>
            <w:sz w:val="28"/>
            <w:highlight w:val="green"/>
          </w:rPr>
          <w:t>an existing regulated natural gas pipeline tariff</w:t>
        </w:r>
      </w:ins>
      <w:ins w:id="2436" w:author="Claude" w:date="2026-07-28T11:04:00Z">
        <w:del w:id="2437" w:author="Claude" w:date="2026-08-25T14:02:00Z">
          <w:r>
            <w:rPr>
              <w:rFonts w:ascii="Georgia" w:hAnsi="Georgia"/>
              <w:sz w:val="28"/>
              <w:highlight w:val="green"/>
            </w:rPr>
            <w:delText>Manila Electric Company (</w:delText>
          </w:r>
        </w:del>
      </w:ins>
      <w:del w:id="2438" w:author="Claude" w:date="2026-08-25T14:02:00Z">
        <w:r>
          <w:rPr>
            <w:rFonts w:ascii="Georgia" w:hAnsi="Georgia"/>
            <w:sz w:val="28"/>
            <w:highlight w:val="green"/>
          </w:rPr>
          <w:delText>MERALCO</w:delText>
        </w:r>
      </w:del>
      <w:ins w:id="2439" w:author="Claude" w:date="2026-07-28T11:04:00Z">
        <w:del w:id="2440" w:author="Claude" w:date="2026-08-25T14:02:00Z">
          <w:r>
            <w:rPr>
              <w:rFonts w:ascii="Georgia" w:hAnsi="Georgia"/>
              <w:sz w:val="28"/>
              <w:highlight w:val="green"/>
            </w:rPr>
            <w:delText>)</w:delText>
          </w:r>
        </w:del>
      </w:ins>
      <w:r>
        <w:rPr>
          <w:rFonts w:ascii="Georgia" w:hAnsi="Georgia"/>
          <w:sz w:val="28"/>
        </w:rPr>
        <w:t xml:space="preserve">, Malampaya pipeline tariff)</w:t>
      </w:r>
      <w:del w:id="32330" w:author="Claude" w:date="2026-10-19T09:00:00Z">
        <w:r>
          <w:rPr>
            <w:rFonts w:ascii="Georgia" w:hAnsi="Georgia"/>
            <w:sz w:val="28"/>
            <w:highlight w:val="cyan"/>
          </w:rPr>
          <w:delText xml:space="preserve">; Boil-Off Gas Loss Allowance: a percentage to be determined by the Commission.</w:delText>
        </w:r>
      </w:del>
      <w:ins w:id="32331" w:author="Claude" w:date="2026-10-19T09:00:00Z">
        <w:r>
          <w:rPr>
            <w:rFonts w:ascii="Georgia" w:hAnsi="Georgia"/>
            <w:sz w:val="28"/>
            <w:highlight w:val="cyan"/>
          </w:rPr>
          <w:t xml:space="preserve">.</w:t>
        </w:r>
      </w:ins>
    </w:p>
    <w:p w14:paraId="2430D9C8" w14:textId="77777777" w:rsidR="008E1161" w:rsidRDefault="008E1161" w:rsidP="008E1161">
      <w:pPr>
        <w:ind w:firstLine="720"/>
        <w:jc w:val="both"/>
        <w:rPr>
          <w:rFonts w:ascii="Georgia" w:eastAsia="Georgia" w:hAnsi="Georgia" w:cs="Georgia"/>
          <w:i/>
          <w:iCs/>
          <w:sz w:val="28"/>
          <w:szCs w:val="28"/>
          <w:lang w:val="en-PH"/>
        </w:rPr>
      </w:pPr>
    </w:p>
    <w:p w14:paraId="011F80C3"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 xml:space="preserve">(6) Fuel VAT Rate — a rate to be determined by the Commission under </w:t>
      </w:r>
      <w:del w:id="2441" w:author="Claude" w:date="2026-10-08T09:00:00Z">
        <w:r>
          <w:rPr>
            <w:rFonts w:ascii="Georgia" w:hAnsi="Georgia"/>
            <w:sz w:val="28"/>
            <w:highlight w:val="green"/>
          </w:rPr>
          <w:delText>NIRC Section 108</w:delText>
        </w:r>
      </w:del>
      <w:ins w:id="2442" w:author="Claude" w:date="2026-10-08T09:00:00Z">
        <w:r>
          <w:rPr>
            <w:rFonts w:ascii="Georgia" w:hAnsi="Georgia"/>
            <w:sz w:val="28"/>
            <w:highlight w:val="green"/>
          </w:rPr>
          <w:t>NIRC Sections 106 and 107</w:t>
        </w:r>
      </w:ins>
      <w:r>
        <w:rPr>
          <w:rFonts w:ascii="Georgia" w:hAnsi="Georgia"/>
          <w:sz w:val="28"/>
        </w:rPr>
        <w:t>, applied to the Reference Gas Price commodity component per Section 18(d)</w:t>
      </w:r>
      <w:ins w:id="2443" w:author="Claude" w:date="2026-08-26T16:00:00Z">
        <w:r>
          <w:rPr>
            <w:rFonts w:ascii="Georgia" w:hAnsi="Georgia"/>
            <w:sz w:val="28"/>
            <w:highlight w:val="green"/>
          </w:rPr>
          <w:t>, zero for Indigenous Natural Gas per Republic Act No. 12120 (PNGIDA) Section 38, and pro-rated for Blended Natural Gas per Section 16</w:t>
        </w:r>
      </w:ins>
      <w:r>
        <w:rPr>
          <w:rFonts w:ascii="Georgia" w:hAnsi="Georgia"/>
          <w:sz w:val="28"/>
        </w:rPr>
        <w:t xml:space="preserve">; </w:t>
      </w:r>
      <w:del w:id="33696" w:author="Claude" w:date="2026-10-19T09:00:00Z">
        <w:r>
          <w:rPr>
            <w:rFonts w:ascii="Georgia" w:hAnsi="Georgia"/>
            <w:sz w:val="28"/>
            <w:highlight w:val="green"/>
          </w:rPr>
          <w:delText xml:space="preserve">logistics costs embedded in the GAT Price may</w:delText>
        </w:r>
      </w:del>
      <w:ins w:id="33697" w:author="Claude" w:date="2026-10-19T09:00:00Z">
        <w:r>
          <w:rPr>
            <w:rFonts w:ascii="Georgia" w:hAnsi="Georgia"/>
            <w:sz w:val="28"/>
            <w:highlight w:val="green"/>
          </w:rPr>
          <w:t xml:space="preserve">logistics costs recovered through the CLLC may</w:t>
        </w:r>
      </w:ins>
      <w:r>
        <w:rPr>
          <w:rFonts w:ascii="Georgia" w:hAnsi="Georgia"/>
          <w:sz w:val="28"/>
        </w:rPr>
        <w:t xml:space="preserve"> separately qualify for VAT exemption or zero-rating under </w:t>
      </w:r>
      <w:ins w:id="2444" w:author="Claude" w:date="2026-08-26T16:00:00Z">
        <w:r>
          <w:rPr>
            <w:rFonts w:ascii="Georgia" w:hAnsi="Georgia"/>
            <w:sz w:val="28"/>
            <w:highlight w:val="green"/>
          </w:rPr>
          <w:t xml:space="preserve">PNGIDA, </w:t>
        </w:r>
      </w:ins>
      <w:r>
        <w:rPr>
          <w:rFonts w:ascii="Georgia" w:hAnsi="Georgia"/>
          <w:sz w:val="28"/>
        </w:rPr>
        <w:t>the CREATE Act and applicable PEZA rules.</w:t>
      </w:r>
    </w:p>
    <w:p w14:paraId="309B67AC" w14:textId="77777777" w:rsidR="008E1161" w:rsidRDefault="008E1161" w:rsidP="008E1161">
      <w:pPr>
        <w:ind w:firstLine="720"/>
        <w:jc w:val="both"/>
        <w:rPr>
          <w:rFonts w:ascii="Georgia" w:eastAsia="Georgia" w:hAnsi="Georgia" w:cs="Georgia"/>
          <w:i/>
          <w:iCs/>
          <w:sz w:val="28"/>
          <w:szCs w:val="28"/>
          <w:lang w:val="en-PH"/>
        </w:rPr>
      </w:pPr>
    </w:p>
    <w:p w14:paraId="54E4F91E"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(7) Exchange Rate — the Bangko Sentral ng Pilipinas daily reference rate, averaged over the applicable Settlement Period per Section 18(c); adopted reference rate to be determined by the Commission.</w:t>
      </w:r>
    </w:p>
    <w:p w14:paraId="6F35CBC0" w14:textId="77777777" w:rsidR="008E1161" w:rsidRDefault="008E1161" w:rsidP="008E1161">
      <w:pPr>
        <w:ind w:firstLine="720"/>
        <w:jc w:val="both"/>
        <w:rPr>
          <w:rFonts w:ascii="Georgia" w:eastAsia="Georgia" w:hAnsi="Georgia" w:cs="Georgia"/>
          <w:i/>
          <w:iCs/>
          <w:sz w:val="28"/>
          <w:szCs w:val="28"/>
          <w:lang w:val="en-PH"/>
        </w:rPr>
      </w:pPr>
    </w:p>
    <w:p w14:paraId="7DD670CB" w14:textId="77777777" w:rsidR="008E1161" w:rsidRDefault="008E1161" w:rsidP="008E1161">
      <w:pPr>
        <w:ind w:firstLine="720"/>
        <w:jc w:val="both"/>
        <w:rPr>
          <w:rFonts w:ascii="Georgia" w:eastAsia="Georgia" w:hAnsi="Georgia" w:cs="Georgia"/>
          <w:i/>
          <w:iCs/>
          <w:sz w:val="28"/>
          <w:szCs w:val="28"/>
          <w:lang w:val="en-PH"/>
        </w:rPr>
      </w:pPr>
      <w:r>
        <w:rPr>
          <w:rFonts w:ascii="Georgia" w:hAnsi="Georgia"/>
          <w:sz w:val="28"/>
        </w:rPr>
        <w:t>(8) Publication Schedule — JKM/Henry Hub/TTF indices and the Reference Gas Price: published monthly per Section 15.3; Allowable Add-On Cost Caps and Reference Heat Rate Caps: reviewed at least annually per Section 20; Exchange Rate: applied per Settlement Period average per Section 18(c).</w:t>
      </w:r>
    </w:p>
    <w:p w14:paraId="26B2191A" w14:textId="77777777" w:rsidR="008E1161" w:rsidRDefault="008E1161" w:rsidP="008E1161">
      <w:pPr>
        <w:ind w:firstLine="720"/>
        <w:jc w:val="both"/>
        <w:rPr>
          <w:rFonts w:ascii="Georgia" w:eastAsia="Georgia" w:hAnsi="Georgia" w:cs="Georgia"/>
          <w:i/>
          <w:iCs/>
          <w:sz w:val="28"/>
          <w:szCs w:val="28"/>
          <w:lang w:val="en-PH"/>
        </w:rPr>
      </w:pPr>
    </w:p>
    <w:p w14:paraId="1979CFF1" w14:textId="77777777" w:rsidR="008E1161" w:rsidRDefault="008E1161" w:rsidP="008E1161">
      <w:pPr>
        <w:ind w:firstLine="720"/>
        <w:jc w:val="both"/>
        <w:rPr>
          <w:rFonts w:ascii="Georgia" w:eastAsia="Georgia" w:hAnsi="Georgia" w:cs="Georgia"/>
          <w:i/>
          <w:iCs/>
          <w:sz w:val="28"/>
          <w:szCs w:val="28"/>
          <w:lang w:val="en-PH"/>
        </w:rPr>
      </w:pPr>
      <w:r>
        <w:rPr>
          <w:noProof/>
        </w:rPr>
        <w:lastRenderedPageBreak/>
        <w:drawing>
          <wp:inline distT="0" distB="0" distL="0" distR="0" wp14:anchorId="20B983F2" wp14:editId="08079626">
            <wp:extent cx="5760720" cy="787310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benchmark_audit.png"/>
                    <pic:cNvPicPr/>
                  </pic:nvPicPr>
                  <pic:blipFill>
                    <a:blip r:embed="rId17"/>
                    <a:stretch>
                      <a:fillRect/>
                    </a:stretch>
                  </pic:blipFill>
                  <pic:spPr>
                    <a:xfrm>
                      <a:off x="0" y="0"/>
                      <a:ext cx="5760720" cy="7873101"/>
                    </a:xfrm>
                    <a:prstGeom prst="rect">
                      <a:avLst/>
                    </a:prstGeom>
                  </pic:spPr>
                </pic:pic>
              </a:graphicData>
            </a:graphic>
          </wp:inline>
        </w:drawing>
      </w:r>
    </w:p>
    <w:p w14:paraId="712B0DB1" w14:textId="77777777" w:rsidR="008E1161" w:rsidRDefault="008E1161" w:rsidP="008E1161">
      <w:pPr>
        <w:ind w:firstLine="720"/>
        <w:jc w:val="both"/>
        <w:rPr>
          <w:rFonts w:ascii="Georgia" w:eastAsia="Georgia" w:hAnsi="Georgia" w:cs="Georgia"/>
          <w:i/>
          <w:iCs/>
          <w:sz w:val="28"/>
          <w:szCs w:val="28"/>
          <w:lang w:val="en-PH"/>
        </w:rPr>
      </w:pPr>
      <w:commentRangeStart w:id="2445"/>
      <w:r>
        <w:rPr>
          <w:rFonts w:ascii="Georgia" w:hAnsi="Georgia"/>
          <w:i/>
          <w:sz w:val="28"/>
        </w:rPr>
        <w:t>Figure 2. Gas Price Benchmark, Fuel Cost Pass-Through, and Audit flow (Rules 3-4), reflecting the component-by-component “lesser of actual or cap” methodology of Section 23.</w:t>
      </w:r>
      <w:commentRangeEnd w:id="2445"/>
      <w:r>
        <w:rPr>
          <w:rStyle w:val="CommentReference"/>
          <w:rFonts w:ascii="Georgia" w:eastAsia="Georgia" w:hAnsi="Georgia" w:cs="Georgia"/>
          <w:i/>
          <w:iCs/>
          <w:sz w:val="28"/>
          <w:szCs w:val="28"/>
          <w:lang w:val="en-PH"/>
        </w:rPr>
        <w:commentReference w:id="2445"/>
      </w:r>
    </w:p>
    <w:p w14:paraId="1BB92189" w14:textId="77777777" w:rsidR="00213A16" w:rsidRPr="008E1161" w:rsidRDefault="00213A16" w:rsidP="008E1161">
      <w:pPr>
        <w:ind w:firstLine="720"/>
        <w:jc w:val="both"/>
        <w:rPr>
          <w:rFonts w:ascii="Georgia" w:eastAsia="Georgia" w:hAnsi="Georgia" w:cs="Georgia"/>
          <w:sz w:val="28"/>
          <w:szCs w:val="28"/>
          <w:lang w:val="en-PH"/>
        </w:rPr>
      </w:pPr>
    </w:p>
    <w:p w14:paraId="28483D58" w14:textId="77777777" w:rsidR="00213A16" w:rsidRDefault="00213A16" w:rsidP="008E1161">
      <w:pPr>
        <w:ind w:firstLine="720"/>
        <w:jc w:val="both"/>
        <w:rPr>
          <w:rFonts w:ascii="Georgia" w:eastAsia="Georgia" w:hAnsi="Georgia" w:cs="Georgia"/>
          <w:sz w:val="28"/>
          <w:szCs w:val="28"/>
          <w:lang w:val="en-PH"/>
        </w:rPr>
      </w:pPr>
      <w:bookmarkStart w:id="2446" w:name="_xkjo3cpxcpjc" w:colFirst="0" w:colLast="0"/>
      <w:bookmarkEnd w:id="2446"/>
    </w:p>
    <w:p w14:paraId="766611C3" w14:textId="77777777" w:rsidR="008E1161" w:rsidRPr="00213A16" w:rsidRDefault="008E1161" w:rsidP="00213A16">
      <w:pPr>
        <w:jc w:val="both"/>
        <w:rPr>
          <w:rFonts w:ascii="Georgia" w:eastAsia="Georgia" w:hAnsi="Georgia" w:cs="Georgia"/>
          <w:b/>
          <w:bCs/>
          <w:sz w:val="28"/>
          <w:szCs w:val="28"/>
          <w:lang w:val="en-PH"/>
        </w:rPr>
      </w:pPr>
      <w:r>
        <w:rPr>
          <w:rFonts w:ascii="Georgia" w:eastAsia="Georgia" w:hAnsi="Georgia" w:cs="Georgia"/>
          <w:b/>
          <w:bCs/>
          <w:sz w:val="28"/>
          <w:szCs w:val="28"/>
          <w:lang w:val="en-PH"/>
        </w:rPr>
        <w:t>Settlement Mechanism: Required Template and Minimum Standards</w:t>
      </w:r>
    </w:p>
    <w:p w14:paraId="44C459E7" w14:textId="77777777" w:rsidR="00213A16" w:rsidRPr="008E1161" w:rsidRDefault="00213A16" w:rsidP="00213A16">
      <w:pPr>
        <w:jc w:val="both"/>
        <w:rPr>
          <w:rFonts w:ascii="Georgia" w:eastAsia="Georgia" w:hAnsi="Georgia" w:cs="Georgia"/>
          <w:sz w:val="28"/>
          <w:szCs w:val="28"/>
          <w:lang w:val="en-PH"/>
        </w:rPr>
      </w:pPr>
    </w:p>
    <w:p w14:paraId="3BB9DAB2"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sz w:val="28"/>
        </w:rPr>
        <w:lastRenderedPageBreak/>
        <w:t>Pending that guidance document, the MO's Settlement Mechanism submission under Section 27 of these Rules shall, at minimum, implement the following template and standards, adapted from the Commission's own reference billing and audit form:</w:t>
      </w:r>
    </w:p>
    <w:p w14:paraId="6407A818" w14:textId="77777777" w:rsidR="008E1161" w:rsidRPr="008E1161" w:rsidRDefault="008E1161" w:rsidP="008E1161">
      <w:pPr>
        <w:ind w:firstLine="720"/>
        <w:jc w:val="both"/>
        <w:rPr>
          <w:rFonts w:ascii="Georgia" w:eastAsia="Georgia" w:hAnsi="Georgia" w:cs="Georgia"/>
          <w:sz w:val="28"/>
          <w:szCs w:val="28"/>
          <w:lang w:val="en-PH"/>
        </w:rPr>
      </w:pPr>
    </w:p>
    <w:p w14:paraId="14C87ADC"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b/>
          <w:sz w:val="28"/>
        </w:rPr>
        <w:t xml:space="preserve">PART 1 — FUEL COMMODITY BILLING </w:t>
      </w:r>
      <w:del w:id="33723" w:author="Claude" w:date="2026-10-19T09:00:00Z">
        <w:r>
          <w:rPr>
            <w:rFonts w:ascii="Georgia" w:hAnsi="Georgia"/>
            <w:b/>
            <w:sz w:val="28"/>
            <w:highlight w:val="green"/>
          </w:rPr>
          <w:delText xml:space="preserve">(drives the monthly Fuel Cost Pass-Through actually billed):</w:delText>
        </w:r>
      </w:del>
      <w:ins w:id="33724" w:author="Claude" w:date="2026-10-19T09:00:00Z">
        <w:r>
          <w:rPr>
            <w:rFonts w:ascii="Georgia" w:hAnsi="Georgia"/>
            <w:b/>
            <w:sz w:val="28"/>
            <w:highlight w:val="green"/>
          </w:rPr>
          <w:t xml:space="preserve">(drives the FCC component of the monthly Fuel Cost Pass-Through):</w:t>
        </w:r>
      </w:ins>
    </w:p>
    <w:p w14:paraId="6A1E111A" w14:textId="77777777" w:rsidR="008E1161" w:rsidRPr="008E1161" w:rsidRDefault="008E1161" w:rsidP="008E1161">
      <w:pPr>
        <w:ind w:firstLine="720"/>
        <w:jc w:val="both"/>
        <w:rPr>
          <w:rFonts w:ascii="Georgia" w:eastAsia="Georgia" w:hAnsi="Georgia" w:cs="Georgia"/>
          <w:sz w:val="28"/>
          <w:szCs w:val="28"/>
          <w:lang w:val="en-PH"/>
        </w:rPr>
      </w:pPr>
    </w:p>
    <w:p w14:paraId="1E8301B7"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(a) Net Energy Generation (kWh), metered at the plant billing meter.</w:t>
      </w:r>
    </w:p>
    <w:p w14:paraId="22E59935" w14:textId="77777777" w:rsidR="008E1161" w:rsidRPr="008E1161" w:rsidRDefault="008E1161" w:rsidP="008E1161">
      <w:pPr>
        <w:ind w:firstLine="720"/>
        <w:jc w:val="both"/>
        <w:rPr>
          <w:rFonts w:ascii="Georgia" w:eastAsia="Georgia" w:hAnsi="Georgia" w:cs="Georgia"/>
          <w:sz w:val="28"/>
          <w:szCs w:val="28"/>
          <w:lang w:val="en-PH"/>
        </w:rPr>
      </w:pPr>
    </w:p>
    <w:p w14:paraId="5D3343EB"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(b) Exchange Rate (PhP/USD), the BSP daily reference rate averaged over the Settlement Period.</w:t>
      </w:r>
    </w:p>
    <w:p w14:paraId="12C17B05" w14:textId="77777777" w:rsidR="008E1161" w:rsidRPr="008E1161" w:rsidRDefault="008E1161" w:rsidP="008E1161">
      <w:pPr>
        <w:ind w:firstLine="720"/>
        <w:jc w:val="both"/>
        <w:rPr>
          <w:rFonts w:ascii="Georgia" w:eastAsia="Georgia" w:hAnsi="Georgia" w:cs="Georgia"/>
          <w:sz w:val="28"/>
          <w:szCs w:val="28"/>
          <w:lang w:val="en-PH"/>
        </w:rPr>
      </w:pPr>
    </w:p>
    <w:p w14:paraId="239930D5"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 xml:space="preserve">(c) </w:t>
      </w:r>
      <w:del w:id="2447" w:author="Claude" w:date="2026-08-25T15:38:00Z">
        <w:r>
          <w:rPr>
            <w:rFonts w:ascii="Georgia" w:hAnsi="Georgia"/>
            <w:sz w:val="28"/>
            <w:highlight w:val="green"/>
          </w:rPr>
          <w:delText>JKM Spot Price Index Reference (USD/MMBtu) for the delivery month.</w:delText>
        </w:r>
      </w:del>
      <w:ins w:id="2448" w:author="Claude" w:date="2026-08-25T15:38:00Z">
        <w:r>
          <w:rPr>
            <w:rFonts w:ascii="Georgia" w:hAnsi="Georgia"/>
            <w:sz w:val="28"/>
            <w:highlight w:val="green"/>
          </w:rPr>
          <w:t>JKM Reference Index (the three (3)-month trailing average determined under Section 15.1(a)), in USD/MMBtu, for the delivery month.</w:t>
        </w:r>
      </w:ins>
    </w:p>
    <w:p w14:paraId="46F30FD4" w14:textId="77777777" w:rsidR="008E1161" w:rsidRPr="008E1161" w:rsidRDefault="008E1161" w:rsidP="008E1161">
      <w:pPr>
        <w:ind w:firstLine="720"/>
        <w:jc w:val="both"/>
        <w:rPr>
          <w:rFonts w:ascii="Georgia" w:eastAsia="Georgia" w:hAnsi="Georgia" w:cs="Georgia"/>
          <w:sz w:val="28"/>
          <w:szCs w:val="28"/>
          <w:lang w:val="en-PH"/>
        </w:rPr>
      </w:pPr>
    </w:p>
    <w:p w14:paraId="75B3178C"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(d) Fuel FOB LNG Cargo Price, actual vs. Allowed — the Allowed amount is the lesser of the Actual FOB Price or the JKM Index Reference.</w:t>
      </w:r>
    </w:p>
    <w:p w14:paraId="729B4666" w14:textId="77777777" w:rsidR="008E1161" w:rsidRPr="008E1161" w:rsidRDefault="008E1161" w:rsidP="008E1161">
      <w:pPr>
        <w:ind w:firstLine="720"/>
        <w:jc w:val="both"/>
        <w:rPr>
          <w:rFonts w:ascii="Georgia" w:eastAsia="Georgia" w:hAnsi="Georgia" w:cs="Georgia"/>
          <w:sz w:val="28"/>
          <w:szCs w:val="28"/>
          <w:lang w:val="en-PH"/>
        </w:rPr>
      </w:pPr>
    </w:p>
    <w:p w14:paraId="49E8B083"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(e) Fuel True-Up Adjustment (PHP), subject to annual audit verification under Section 25.</w:t>
      </w:r>
    </w:p>
    <w:p w14:paraId="7EC87C5C" w14:textId="77777777" w:rsidR="008E1161" w:rsidRPr="008E1161" w:rsidRDefault="008E1161" w:rsidP="008E1161">
      <w:pPr>
        <w:ind w:firstLine="720"/>
        <w:jc w:val="both"/>
        <w:rPr>
          <w:rFonts w:ascii="Georgia" w:eastAsia="Georgia" w:hAnsi="Georgia" w:cs="Georgia"/>
          <w:sz w:val="28"/>
          <w:szCs w:val="28"/>
          <w:lang w:val="en-PH"/>
        </w:rPr>
      </w:pPr>
    </w:p>
    <w:p w14:paraId="6C57CF67"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(f) Allowed Unit Fuel Charge (AUFC, in PhP/kWh), computed as follows — implementing the amended Section 18 formula:</w:t>
      </w:r>
    </w:p>
    <w:p w14:paraId="7FBC9787" w14:textId="77777777" w:rsidR="008E1161" w:rsidRPr="008E1161" w:rsidRDefault="008E1161" w:rsidP="008E1161">
      <w:pPr>
        <w:jc w:val="center"/>
        <w:rPr>
          <w:rFonts w:ascii="Georgia" w:eastAsia="Georgia" w:hAnsi="Georgia" w:cs="Georgia"/>
          <w:sz w:val="28"/>
          <w:szCs w:val="28"/>
          <w:lang w:val="en-PH"/>
        </w:rPr>
      </w:pPr>
      <m:oMathPara>
        <m:oMathParaPr>
          <m:jc m:val="center"/>
        </m:oMathParaPr>
        <m:oMath>
          <m:r>
            <w:rPr>
              <w:rFonts w:ascii="Cambria Math" w:hAnsi="Cambria Math"/>
              <w:sz w:val="28"/>
              <w:szCs w:val="28"/>
            </w:rPr>
            <m:t>AUFC=FO</m:t>
          </m:r>
          <m:sSub>
            <m:sSubPr>
              <m:ctrlPr>
                <w:rPr>
                  <w:rFonts w:ascii="Cambria Math" w:hAnsi="Cambria Math"/>
                </w:rPr>
              </m:ctrlPr>
            </m:sSubPr>
            <m:e>
              <m:r>
                <w:rPr>
                  <w:rFonts w:ascii="Cambria Math" w:hAnsi="Cambria Math"/>
                  <w:sz w:val="28"/>
                  <w:szCs w:val="28"/>
                </w:rPr>
                <m:t>B</m:t>
              </m:r>
            </m:e>
            <m:sub>
              <m:r>
                <w:rPr>
                  <w:rFonts w:ascii="Cambria Math" w:hAnsi="Cambria Math"/>
                  <w:sz w:val="28"/>
                  <w:szCs w:val="28"/>
                </w:rPr>
                <m:t>allowed</m:t>
              </m:r>
            </m:sub>
          </m:sSub>
          <m:r>
            <w:rPr>
              <w:rFonts w:ascii="Cambria Math" w:hAnsi="Cambria Math"/>
              <w:sz w:val="28"/>
              <w:szCs w:val="28"/>
            </w:rPr>
            <m:t>×FX×HR×(1+VAT)+</m:t>
          </m:r>
          <m:f>
            <m:fPr>
              <m:ctrlPr>
                <w:rPr>
                  <w:rFonts w:ascii="Cambria Math" w:hAnsi="Cambria Math"/>
                </w:rPr>
              </m:ctrlPr>
            </m:fPr>
            <m:num>
              <m:r>
                <w:rPr>
                  <w:rFonts w:ascii="Cambria Math" w:hAnsi="Cambria Math"/>
                  <w:sz w:val="28"/>
                  <w:szCs w:val="28"/>
                </w:rPr>
                <m:t>TrueUp</m:t>
              </m:r>
            </m:num>
            <m:den>
              <m:sSub>
                <m:sSubPr>
                  <m:ctrlPr>
                    <w:rPr>
                      <w:rFonts w:ascii="Cambria Math" w:hAnsi="Cambria Math"/>
                    </w:rPr>
                  </m:ctrlPr>
                </m:sSubPr>
                <m:e>
                  <m:r>
                    <w:rPr>
                      <w:rFonts w:ascii="Cambria Math" w:hAnsi="Cambria Math"/>
                      <w:sz w:val="28"/>
                      <w:szCs w:val="28"/>
                    </w:rPr>
                    <m:t>E</m:t>
                  </m:r>
                </m:e>
                <m:sub>
                  <m:r>
                    <w:rPr>
                      <w:rFonts w:ascii="Cambria Math" w:hAnsi="Cambria Math"/>
                      <w:sz w:val="28"/>
                      <w:szCs w:val="28"/>
                    </w:rPr>
                    <m:t>net</m:t>
                  </m:r>
                </m:sub>
              </m:sSub>
            </m:den>
          </m:f>
        </m:oMath>
      </m:oMathPara>
    </w:p>
    <w:p w14:paraId="010E12A7" w14:textId="77777777" w:rsidR="0008735A" w:rsidRDefault="00000000">
      <w:pPr>
        <w:jc w:val="both"/>
        <w:rPr>
          <w:ins w:id="2449" w:author="Claude" w:date="2026-09-23T00:00:00Z"/>
          <w:rFonts w:ascii="Georgia" w:eastAsia="Georgia" w:hAnsi="Georgia" w:cs="Georgia"/>
          <w:sz w:val="28"/>
          <w:szCs w:val="28"/>
          <w:lang w:val="en-PH"/>
        </w:rPr>
      </w:pPr>
      <w:commentRangeStart w:id="2450"/>
      <w:ins w:id="2451" w:author="Claude" w:date="2026-09-23T00:00:00Z">
        <w:r>
          <w:rPr>
            <w:rFonts w:ascii="Georgia" w:eastAsia="Georgia" w:hAnsi="Georgia" w:cs="Georgia"/>
            <w:sz w:val="28"/>
            <w:szCs w:val="28"/>
            <w:highlight w:val="green"/>
            <w:lang w:val="en-PH"/>
          </w:rPr>
          <w:t>Where: FOB(allowed) is the Allowed Fuel FOB LNG Cargo Price under item (d) above, in USD/MMBtu, being the lesser of the actual FOB price and the JKM Index Reference, consistent with the component-by-component “lesser of actual or cap” methodology of Section 23 and used in place of the Reference Gas Price (RGP) under Section 18(a); FX is the Exchange Rate under item (b) above and Section 18(c); HR is the verified Heat Rate under Section 18(b), subject to the Reference Heat Rate Cap under Section 19; VAT is the Fuel VAT Rate under Section 18(d); TrueUp is the Fuel True-Up Adjustment under item (e) above, in PhP; and E(net) is the Net Energy Generation under item (a) above, in kWh. For Indigenous Natural Gas or Blended Natural Gas, FOB(allowed) shall be read as the lesser of the actual invoiced gas price and the applicable Reference Gas Price under Section 14 or Section 16 of these Rules, respectively.</w:t>
        </w:r>
      </w:ins>
      <w:commentRangeEnd w:id="2450"/>
      <w:r>
        <w:rPr>
          <w:rStyle w:val="CommentReference"/>
          <w:rFonts w:ascii="Georgia" w:eastAsia="Georgia" w:hAnsi="Georgia" w:cs="Georgia"/>
          <w:sz w:val="28"/>
          <w:szCs w:val="28"/>
          <w:lang w:val="en-PH"/>
        </w:rPr>
        <w:commentReference w:id="2450"/>
      </w:r>
    </w:p>
    <w:p w14:paraId="13EE46D8" w14:textId="77777777" w:rsidR="008E1161" w:rsidRPr="008E1161" w:rsidRDefault="008E1161" w:rsidP="008E1161">
      <w:pPr>
        <w:ind w:firstLine="720"/>
        <w:jc w:val="both"/>
        <w:rPr>
          <w:rFonts w:ascii="Georgia" w:eastAsia="Georgia" w:hAnsi="Georgia" w:cs="Georgia"/>
          <w:sz w:val="28"/>
          <w:szCs w:val="28"/>
          <w:lang w:val="en-PH"/>
        </w:rPr>
      </w:pPr>
    </w:p>
    <w:p w14:paraId="37208C76"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b/>
          <w:sz w:val="28"/>
        </w:rPr>
        <w:t xml:space="preserve">PART 2 — </w:t>
      </w:r>
      <w:commentRangeStart w:id="2530"/>
      <w:del w:id="33698" w:author="Claude" w:date="2026-10-19T09:00:00Z">
        <w:r>
          <w:rPr>
            <w:rFonts w:ascii="Georgia" w:hAnsi="Georgia"/>
            <w:b/>
            <w:sz w:val="28"/>
            <w:highlight w:val="green"/>
          </w:rPr>
          <w:delText xml:space="preserve">CAPACITY &amp; CAPPED LOGISTICS MONITORING (for Commission audit and GAT Price recalibration only; NOT separately billed, since embedded in the GAT Price per Section 8.6):</w:delText>
        </w:r>
      </w:del>
      <w:ins w:id="33699" w:author="Claude" w:date="2026-10-19T09:00:00Z">
        <w:r>
          <w:rPr>
            <w:rFonts w:ascii="Georgia" w:hAnsi="Georgia"/>
            <w:b/>
            <w:sz w:val="28"/>
            <w:highlight w:val="green"/>
          </w:rPr>
          <w:t xml:space="preserve">CAPPED LOGISTICS BILLING (billed monthly through the Fuel Cost Pass-Through per Sections 13.4 and 18):</w:t>
        </w:r>
      </w:ins>
      <w:commentRangeEnd w:id="2530"/>
      <w:r>
        <w:rPr>
          <w:rStyle w:val="CommentReference"/>
        </w:rPr>
        <w:commentReference w:id="2530"/>
      </w:r>
    </w:p>
    <w:p w14:paraId="76B94E7D" w14:textId="77777777" w:rsidR="008E1161" w:rsidRPr="008E1161" w:rsidRDefault="008E1161" w:rsidP="008E1161">
      <w:pPr>
        <w:ind w:firstLine="720"/>
        <w:jc w:val="both"/>
        <w:rPr>
          <w:rFonts w:ascii="Georgia" w:eastAsia="Georgia" w:hAnsi="Georgia" w:cs="Georgia"/>
          <w:sz w:val="28"/>
          <w:szCs w:val="28"/>
          <w:lang w:val="en-PH"/>
        </w:rPr>
      </w:pPr>
    </w:p>
    <w:p w14:paraId="3E04FBCF"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lastRenderedPageBreak/>
        <w:t>(g) LNG Storage &amp; Regasification Fee, actual vs. cap — not to exceed the cap to be determined by the Commission.</w:t>
      </w:r>
      <w:ins w:id="33700" w:author="Claude" w:date="2026-10-19T09:00:00Z">
        <w:r>
          <w:rPr>
            <w:rFonts w:ascii="Georgia" w:hAnsi="Georgia"/>
            <w:sz w:val="28"/>
            <w:highlight w:val="green"/>
          </w:rPr>
          <w:t xml:space="preserve"> The allowed amount is the lesser of the actual fee and the cap.</w:t>
        </w:r>
      </w:ins>
    </w:p>
    <w:p w14:paraId="603D0B57" w14:textId="77777777" w:rsidR="008E1161" w:rsidRPr="008E1161" w:rsidRDefault="008E1161" w:rsidP="008E1161">
      <w:pPr>
        <w:ind w:firstLine="720"/>
        <w:jc w:val="both"/>
        <w:rPr>
          <w:rFonts w:ascii="Georgia" w:eastAsia="Georgia" w:hAnsi="Georgia" w:cs="Georgia"/>
          <w:sz w:val="28"/>
          <w:szCs w:val="28"/>
          <w:lang w:val="en-PH"/>
        </w:rPr>
      </w:pPr>
    </w:p>
    <w:p w14:paraId="20E8EBF6"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 xml:space="preserve">(h) Boil-Off Gas (BOG) Loss, </w:t>
      </w:r>
      <w:del w:id="32332" w:author="Claude" w:date="2026-10-19T09:00:00Z">
        <w:r>
          <w:rPr>
            <w:rFonts w:ascii="Georgia" w:hAnsi="Georgia"/>
            <w:sz w:val="28"/>
            <w:highlight w:val="cyan"/>
          </w:rPr>
          <w:delText xml:space="preserve">actual vs. cap — not to exceed the allowance to be determined by the Commission.</w:delText>
        </w:r>
      </w:del>
      <w:ins w:id="32333" w:author="Claude" w:date="2026-10-19T09:00:00Z">
        <w:r>
          <w:rPr>
            <w:rFonts w:ascii="Georgia" w:hAnsi="Georgia"/>
            <w:sz w:val="28"/>
            <w:highlight w:val="cyan"/>
          </w:rPr>
          <w:t xml:space="preserve">not an allowable add-on cost; any BOG loss is borne by the Winning Bidder and is not recoverable through the GAT Price or the Fuel Cost Pass-Through.</w:t>
        </w:r>
      </w:ins>
    </w:p>
    <w:p w14:paraId="22B110AA" w14:textId="77777777" w:rsidR="008E1161" w:rsidRPr="008E1161" w:rsidRDefault="008E1161" w:rsidP="008E1161">
      <w:pPr>
        <w:ind w:firstLine="720"/>
        <w:jc w:val="both"/>
        <w:rPr>
          <w:rFonts w:ascii="Georgia" w:eastAsia="Georgia" w:hAnsi="Georgia" w:cs="Georgia"/>
          <w:sz w:val="28"/>
          <w:szCs w:val="28"/>
          <w:lang w:val="en-PH"/>
        </w:rPr>
      </w:pPr>
    </w:p>
    <w:p w14:paraId="7DD90A7E"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(i) Pipeline Transmission Fee, actual vs. cap — not to exceed the cap to be determined by the Commission.</w:t>
      </w:r>
      <w:ins w:id="33701" w:author="Claude" w:date="2026-10-19T09:00:00Z">
        <w:r>
          <w:rPr>
            <w:rFonts w:ascii="Georgia" w:hAnsi="Georgia"/>
            <w:sz w:val="28"/>
            <w:highlight w:val="green"/>
          </w:rPr>
          <w:t xml:space="preserve"> The allowed amount is the lesser of the actual fee and the cap.</w:t>
        </w:r>
      </w:ins>
    </w:p>
    <w:p w14:paraId="0A748195" w14:textId="77777777" w:rsidR="008E1161" w:rsidRPr="008E1161" w:rsidRDefault="008E1161" w:rsidP="008E1161">
      <w:pPr>
        <w:ind w:firstLine="720"/>
        <w:jc w:val="both"/>
        <w:rPr>
          <w:rFonts w:ascii="Georgia" w:eastAsia="Georgia" w:hAnsi="Georgia" w:cs="Georgia"/>
          <w:sz w:val="28"/>
          <w:szCs w:val="28"/>
          <w:lang w:val="en-PH"/>
        </w:rPr>
      </w:pPr>
    </w:p>
    <w:p w14:paraId="329BE3B5" w14:textId="77777777" w:rsidR="008E1161" w:rsidRPr="008E1161" w:rsidRDefault="008E1161" w:rsidP="008E1161">
      <w:pPr>
        <w:ind w:left="1134" w:hanging="414"/>
        <w:jc w:val="both"/>
        <w:rPr>
          <w:rFonts w:ascii="Georgia" w:eastAsia="Georgia" w:hAnsi="Georgia" w:cs="Georgia"/>
          <w:sz w:val="28"/>
          <w:szCs w:val="28"/>
          <w:lang w:val="en-PH"/>
        </w:rPr>
      </w:pPr>
      <w:del w:id="2452" w:author="Claude" w:date="2026-08-25T02:37:00Z">
        <w:r>
          <w:rPr>
            <w:rFonts w:ascii="Georgia" w:hAnsi="Georgia"/>
            <w:sz w:val="28"/>
            <w:highlight w:val="green"/>
          </w:rPr>
          <w:delText>(j) Annual reconciliation of items (g)-(i) against the Capped Landed Logistics Cost assumed in the Winning Bidder's endorsed GAT Price, with any structural, sustained excess reported to the Commission for consideration in the next Auction Round's GAT Price re-solve under Section 11, rather than as a current-period billing adjustment.</w:delText>
        </w:r>
      </w:del>
      <w:ins w:id="2453" w:author="Claude" w:date="2026-08-25T02:37:00Z">
        <w:r>
          <w:rPr>
            <w:rFonts w:ascii="Georgia" w:hAnsi="Georgia"/>
            <w:sz w:val="28"/>
            <w:highlight w:val="green"/>
          </w:rPr>
          <w:t xml:space="preserve">(j) </w:t>
        </w:r>
        <w:del w:id="33702" w:author="Claude" w:date="2026-10-19T09:00:00Z">
          <w:r>
            <w:rPr>
              <w:rFonts w:ascii="Georgia" w:hAnsi="Georgia"/>
              <w:sz w:val="28"/>
              <w:highlight w:val="green"/>
            </w:rPr>
            <w:delText xml:space="preserve">Annual reconciliation of items (g)-(i) against the Capped Landed Logistics Cost assumed in the Winning Bidder's endorsed GAT Price, with any structural, sustained excess reported to the Commission for consideration in the next Auction Round's GAT Price determination under Rule 2 of these Rules, rather than as a current-period billing adjustment.</w:delText>
          </w:r>
        </w:del>
      </w:ins>
      <w:ins w:id="33703" w:author="Claude" w:date="2026-10-19T09:00:00Z">
        <w:r>
          <w:rPr>
            <w:rFonts w:ascii="Georgia" w:hAnsi="Georgia"/>
            <w:sz w:val="28"/>
            <w:highlight w:val="green"/>
          </w:rPr>
          <w:t xml:space="preserve">Allowed Unit Logistics Charge (AULC, in PhP/kWh), being the CLLC computed under Section 18 from the allowed amounts under items (g) and (i) and the other Allowable Add-On Costs under Section 17.</w:t>
        </w:r>
      </w:ins>
    </w:p>
    <w:p w14:paraId="217B6189" w14:textId="77777777" w:rsidR="008E1161" w:rsidRPr="008E1161" w:rsidRDefault="008E1161" w:rsidP="008E1161">
      <w:pPr>
        <w:ind w:firstLine="720"/>
        <w:jc w:val="both"/>
        <w:rPr>
          <w:rFonts w:ascii="Georgia" w:eastAsia="Georgia" w:hAnsi="Georgia" w:cs="Georgia"/>
          <w:sz w:val="28"/>
          <w:szCs w:val="28"/>
          <w:lang w:val="en-PH"/>
        </w:rPr>
      </w:pPr>
    </w:p>
    <w:p w14:paraId="155982E3"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b/>
          <w:sz w:val="28"/>
        </w:rPr>
        <w:t>PART 3 — SETTLEMENT COMPUTATION:</w:t>
      </w:r>
    </w:p>
    <w:p w14:paraId="25FF0832" w14:textId="77777777" w:rsidR="008E1161" w:rsidRPr="008E1161" w:rsidRDefault="008E1161" w:rsidP="008E1161">
      <w:pPr>
        <w:ind w:firstLine="720"/>
        <w:jc w:val="both"/>
        <w:rPr>
          <w:rFonts w:ascii="Georgia" w:eastAsia="Georgia" w:hAnsi="Georgia" w:cs="Georgia"/>
          <w:sz w:val="28"/>
          <w:szCs w:val="28"/>
          <w:lang w:val="en-PH"/>
        </w:rPr>
      </w:pPr>
    </w:p>
    <w:p w14:paraId="43EA35D0"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 xml:space="preserve">(k) Fixed Capacity &amp; O&amp;M Charge (PhP/kWh) — </w:t>
      </w:r>
      <w:del w:id="2454" w:author="Claude" w:date="2026-10-08T09:00:00Z">
        <w:r>
          <w:rPr>
            <w:rFonts w:ascii="Georgia" w:hAnsi="Georgia"/>
            <w:sz w:val="28"/>
            <w:highlight w:val="green"/>
          </w:rPr>
          <w:delText>equal to the Winning Bidder's endorsed Gas Auction Price (GAP).</w:delText>
        </w:r>
      </w:del>
      <w:commentRangeStart w:id="2455"/>
      <w:ins w:id="2456" w:author="Claude" w:date="2026-10-08T09:00:00Z">
        <w:r>
          <w:rPr>
            <w:rFonts w:ascii="Georgia" w:hAnsi="Georgia"/>
            <w:sz w:val="28"/>
            <w:highlight w:val="green"/>
          </w:rPr>
          <w:t>equal to the Winning Bidder's endorsed Gas Auction Price (GAP), applied per kilowatt-hour of Energy Delivered and not a capacity fee or fixed charge within the meaning of Section 28.</w:t>
        </w:r>
      </w:ins>
      <w:commentRangeEnd w:id="2455"/>
      <w:r w:rsidRPr="008E1161">
        <w:rPr>
          <w:rStyle w:val="CommentReference"/>
          <w:rFonts w:ascii="Georgia" w:eastAsia="Georgia" w:hAnsi="Georgia" w:cs="Georgia"/>
          <w:sz w:val="28"/>
          <w:szCs w:val="28"/>
          <w:lang w:val="en-PH"/>
        </w:rPr>
        <w:commentReference w:id="2455"/>
      </w:r>
    </w:p>
    <w:p w14:paraId="0B1F49A1" w14:textId="77777777" w:rsidR="008E1161" w:rsidRPr="008E1161" w:rsidRDefault="008E1161" w:rsidP="008E1161">
      <w:pPr>
        <w:ind w:firstLine="720"/>
        <w:jc w:val="both"/>
        <w:rPr>
          <w:rFonts w:ascii="Georgia" w:eastAsia="Georgia" w:hAnsi="Georgia" w:cs="Georgia"/>
          <w:sz w:val="28"/>
          <w:szCs w:val="28"/>
          <w:lang w:val="en-PH"/>
        </w:rPr>
      </w:pPr>
    </w:p>
    <w:p w14:paraId="4A584987"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(l) Total Mid-Merit Settlement Amount (MMSA, in PhP), computed as follows, per Section 29:</w:t>
      </w:r>
    </w:p>
    <w:p w14:paraId="3809A80B" w14:textId="77777777" w:rsidR="008E1161" w:rsidRPr="008E1161" w:rsidRDefault="008E1161" w:rsidP="008E1161">
      <w:pPr>
        <w:jc w:val="center"/>
        <w:rPr>
          <w:rFonts w:ascii="Georgia" w:eastAsia="Georgia" w:hAnsi="Georgia" w:cs="Georgia"/>
          <w:sz w:val="28"/>
          <w:szCs w:val="28"/>
          <w:lang w:val="en-PH"/>
        </w:rPr>
      </w:pPr>
      <m:oMathPara>
        <m:oMathParaPr>
          <m:jc m:val="center"/>
        </m:oMathParaPr>
        <m:oMath>
          <m:r>
            <m:rPr>
              <m:sty m:val="p"/>
            </m:rPr>
            <w:rPr>
              <w:rFonts w:ascii="Cambria Math" w:hAnsi="Cambria Math"/>
              <w:sz w:val="28"/>
              <w:szCs w:val="28"/>
            </w:rPr>
            <m:t>MMSA</m:t>
          </m:r>
          <m:r>
            <w:rPr>
              <w:rFonts w:ascii="Cambria Math" w:hAnsi="Cambria Math"/>
              <w:sz w:val="28"/>
              <w:szCs w:val="28"/>
            </w:rPr>
            <m:t>=</m:t>
          </m:r>
          <m:r>
            <m:rPr>
              <m:sty m:val="p"/>
            </m:rPr>
            <w:rPr>
              <w:rFonts w:ascii="Cambria Math" w:hAnsi="Cambria Math"/>
              <w:sz w:val="28"/>
              <w:szCs w:val="28"/>
            </w:rPr>
            <m:t>Energy Delivered</m:t>
          </m:r>
          <m:r>
            <w:rPr>
              <w:rFonts w:ascii="Cambria Math" w:hAnsi="Cambria Math"/>
              <w:sz w:val="28"/>
              <w:szCs w:val="28"/>
            </w:rPr>
            <m:t>×</m:t>
          </m:r>
          <m:d>
            <m:dPr>
              <m:ctrlPr>
                <w:rPr>
                  <w:rFonts w:ascii="Cambria Math" w:hAnsi="Cambria Math"/>
                </w:rPr>
              </m:ctrlPr>
            </m:dPr>
            <m:e>
              <m:r>
                <m:rPr>
                  <m:sty m:val="p"/>
                </m:rPr>
                <w:rPr>
                  <w:rFonts w:ascii="Cambria Math" w:hAnsi="Cambria Math"/>
                  <w:sz w:val="28"/>
                  <w:szCs w:val="28"/>
                </w:rPr>
                <m:t>FCOM</m:t>
              </m:r>
              <m:r>
                <w:rPr>
                  <w:rFonts w:ascii="Cambria Math" w:hAnsi="Cambria Math"/>
                  <w:sz w:val="28"/>
                  <w:szCs w:val="28"/>
                </w:rPr>
                <m:t>+</m:t>
              </m:r>
              <m:r>
                <m:rPr>
                  <m:sty m:val="p"/>
                </m:rPr>
                <w:rPr>
                  <w:rFonts w:ascii="Cambria Math" w:hAnsi="Cambria Math"/>
                  <w:sz w:val="28"/>
                  <w:szCs w:val="28"/>
                </w:rPr>
                <m:t>AUFC</m:t>
              </m:r>
              <w:ins w:id="33704" w:author="Claude" w:date="2026-10-19T09:00:00Z">
                <m:r>
                  <m:rPr>
                    <m:sty m:val="p"/>
                  </m:rPr>
                  <w:rPr>
                    <w:rFonts w:ascii="Cambria Math" w:hAnsi="Cambria Math"/>
                    <w:sz w:val="28"/>
                    <w:szCs w:val="28"/>
                  </w:rPr>
                  <m:t>+AULC</m:t>
                </m:r>
              </w:ins>
            </m:e>
          </m:d>
        </m:oMath>
      </m:oMathPara>
    </w:p>
    <w:p w14:paraId="65808C54" w14:textId="77777777" w:rsidR="008E1161" w:rsidRPr="008E1161" w:rsidRDefault="008E1161" w:rsidP="008E1161">
      <w:pPr>
        <w:jc w:val="center"/>
        <w:rPr>
          <w:rFonts w:ascii="Georgia" w:eastAsia="Georgia" w:hAnsi="Georgia" w:cs="Georgia"/>
          <w:sz w:val="28"/>
          <w:szCs w:val="28"/>
          <w:lang w:val="en-PH"/>
        </w:rPr>
      </w:pPr>
      <w:r>
        <w:rPr>
          <w:rFonts w:ascii="Georgia" w:hAnsi="Georgia"/>
          <w:sz w:val="28"/>
        </w:rPr>
        <w:t xml:space="preserve">Where FCOM is the Fixed Capacity &amp; O&amp;M Charge under item (k) above</w:t>
      </w:r>
      <w:del w:id="33705" w:author="Claude" w:date="2026-10-19T09:00:00Z">
        <w:r>
          <w:rPr>
            <w:rFonts w:ascii="Georgia" w:hAnsi="Georgia"/>
            <w:sz w:val="28"/>
            <w:highlight w:val="green"/>
          </w:rPr>
          <w:delText xml:space="preserve">, and AUFC is the Allowed Unit Fuel Charge under item (f) above.</w:delText>
        </w:r>
      </w:del>
      <w:ins w:id="33706" w:author="Claude" w:date="2026-10-19T09:00:00Z">
        <w:r>
          <w:rPr>
            <w:rFonts w:ascii="Georgia" w:hAnsi="Georgia"/>
            <w:sz w:val="28"/>
            <w:highlight w:val="green"/>
          </w:rPr>
          <w:t xml:space="preserve">, AUFC is the Allowed Unit Fuel Charge under item (f) above, and AULC is the Allowed Unit Logistics Charge under item (j) above; AUFC plus AULC is the certified Fuel Cost (FC) under Section 29.</w:t>
        </w:r>
      </w:ins>
    </w:p>
    <w:p w14:paraId="0F9466A8" w14:textId="77777777" w:rsidR="008E1161" w:rsidRPr="008E1161" w:rsidRDefault="008E1161" w:rsidP="008E1161">
      <w:pPr>
        <w:ind w:firstLine="720"/>
        <w:jc w:val="both"/>
        <w:rPr>
          <w:rFonts w:ascii="Georgia" w:eastAsia="Georgia" w:hAnsi="Georgia" w:cs="Georgia"/>
          <w:sz w:val="28"/>
          <w:szCs w:val="28"/>
          <w:lang w:val="en-PH"/>
        </w:rPr>
      </w:pPr>
    </w:p>
    <w:p w14:paraId="4B330356" w14:textId="77777777" w:rsidR="008E1161" w:rsidRPr="008E1161" w:rsidRDefault="008E1161" w:rsidP="008E1161">
      <w:pPr>
        <w:ind w:left="1134" w:hanging="414"/>
        <w:jc w:val="both"/>
        <w:rPr>
          <w:rFonts w:ascii="Georgia" w:eastAsia="Georgia" w:hAnsi="Georgia" w:cs="Georgia"/>
          <w:sz w:val="28"/>
          <w:szCs w:val="28"/>
          <w:lang w:val="en-PH"/>
        </w:rPr>
      </w:pPr>
      <w:del w:id="2457" w:author="Claude" w:date="2026-08-25T13:15:00Z">
        <w:r>
          <w:rPr>
            <w:rFonts w:ascii="Georgia" w:hAnsi="Georgia"/>
            <w:sz w:val="28"/>
            <w:highlight w:val="green"/>
          </w:rPr>
          <w:delText>(m) Comparison of MMSA against the Energy Trading Amount (ETA), with Shortfall or Flowback allocation per Sections 30-31 for PDP-Based Auction Rounds, or direct DU settlement per Section 32 for PSPP-Based Auction Rounds.</w:delText>
        </w:r>
      </w:del>
      <w:ins w:id="2458" w:author="Claude" w:date="2026-08-25T13:15:00Z">
        <w:r>
          <w:rPr>
            <w:rFonts w:ascii="Georgia" w:hAnsi="Georgia"/>
            <w:sz w:val="28"/>
            <w:highlight w:val="green"/>
          </w:rPr>
          <w:t>(m) Comparison of MMSA against the Energy Trading Amount (ETA), with Shortfall or Flowback allocation per Sections 30-31 for PDP-Based Auction Rounds.</w:t>
        </w:r>
      </w:ins>
    </w:p>
    <w:p w14:paraId="7F13DEF1" w14:textId="77777777" w:rsidR="008E1161" w:rsidRPr="008E1161" w:rsidRDefault="008E1161" w:rsidP="008E1161">
      <w:pPr>
        <w:ind w:firstLine="720"/>
        <w:jc w:val="both"/>
        <w:rPr>
          <w:rFonts w:ascii="Georgia" w:eastAsia="Georgia" w:hAnsi="Georgia" w:cs="Georgia"/>
          <w:sz w:val="28"/>
          <w:szCs w:val="28"/>
          <w:lang w:val="en-PH"/>
        </w:rPr>
      </w:pPr>
    </w:p>
    <w:p w14:paraId="385CC88D" w14:textId="77777777" w:rsidR="008E1161" w:rsidRPr="008E1161" w:rsidRDefault="008E1161" w:rsidP="008E1161">
      <w:pPr>
        <w:ind w:left="1134" w:hanging="414"/>
        <w:jc w:val="both"/>
        <w:rPr>
          <w:rFonts w:ascii="Georgia" w:eastAsia="Georgia" w:hAnsi="Georgia" w:cs="Georgia"/>
          <w:sz w:val="28"/>
          <w:szCs w:val="28"/>
          <w:lang w:val="en-PH"/>
        </w:rPr>
      </w:pPr>
      <w:r>
        <w:rPr>
          <w:rFonts w:ascii="Georgia" w:hAnsi="Georgia"/>
          <w:sz w:val="28"/>
        </w:rPr>
        <w:t xml:space="preserve">(n) Preliminary and Final Settlement cycles per the applicable provisions of the WESM Manual, and reconciliation of any interim-arrangement settlements per Section </w:t>
      </w:r>
      <w:del w:id="2459" w:author="Claude" w:date="2026-10-08T09:00:00Z">
        <w:r>
          <w:rPr>
            <w:rFonts w:ascii="Georgia" w:hAnsi="Georgia"/>
            <w:sz w:val="28"/>
            <w:highlight w:val="green"/>
          </w:rPr>
          <w:delText>35.3</w:delText>
        </w:r>
      </w:del>
      <w:ins w:id="2460" w:author="Claude" w:date="2026-10-08T09:00:00Z">
        <w:r>
          <w:rPr>
            <w:rFonts w:ascii="Georgia" w:hAnsi="Georgia"/>
            <w:sz w:val="28"/>
            <w:highlight w:val="green"/>
          </w:rPr>
          <w:t>33.3</w:t>
        </w:r>
      </w:ins>
      <w:r>
        <w:rPr>
          <w:rFonts w:ascii="Georgia" w:hAnsi="Georgia"/>
          <w:sz w:val="28"/>
        </w:rPr>
        <w:t>.</w:t>
      </w:r>
    </w:p>
    <w:p w14:paraId="5A868C95" w14:textId="77777777" w:rsidR="008E1161" w:rsidRPr="008E1161" w:rsidRDefault="008E1161" w:rsidP="008E1161">
      <w:pPr>
        <w:ind w:firstLine="720"/>
        <w:jc w:val="both"/>
        <w:rPr>
          <w:rFonts w:ascii="Georgia" w:eastAsia="Georgia" w:hAnsi="Georgia" w:cs="Georgia"/>
          <w:sz w:val="28"/>
          <w:szCs w:val="28"/>
          <w:lang w:val="en-PH"/>
        </w:rPr>
      </w:pPr>
    </w:p>
    <w:p w14:paraId="76CC1547"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b/>
          <w:sz w:val="28"/>
        </w:rPr>
        <w:t>MINIMUM STANDARDS. The Settlement Mechanism's computation system shall:</w:t>
      </w:r>
    </w:p>
    <w:p w14:paraId="0E594D3E" w14:textId="77777777" w:rsidR="008E1161" w:rsidRPr="008E1161" w:rsidRDefault="008E1161" w:rsidP="008E1161">
      <w:pPr>
        <w:ind w:firstLine="720"/>
        <w:jc w:val="both"/>
        <w:rPr>
          <w:rFonts w:ascii="Georgia" w:eastAsia="Georgia" w:hAnsi="Georgia" w:cs="Georgia"/>
          <w:sz w:val="28"/>
          <w:szCs w:val="28"/>
          <w:lang w:val="en-PH"/>
        </w:rPr>
      </w:pPr>
    </w:p>
    <w:p w14:paraId="12F4EE29" w14:textId="77777777" w:rsidR="008E1161" w:rsidRPr="008E1161" w:rsidRDefault="008E1161" w:rsidP="008E1161">
      <w:pPr>
        <w:ind w:left="1560" w:hanging="426"/>
        <w:jc w:val="both"/>
        <w:rPr>
          <w:rFonts w:ascii="Georgia" w:eastAsia="Georgia" w:hAnsi="Georgia" w:cs="Georgia"/>
          <w:sz w:val="28"/>
          <w:szCs w:val="28"/>
          <w:lang w:val="en-PH"/>
        </w:rPr>
      </w:pPr>
      <w:r>
        <w:rPr>
          <w:rFonts w:ascii="Georgia" w:hAnsi="Georgia"/>
          <w:sz w:val="28"/>
        </w:rPr>
        <w:t>(i) operate on a monthly billing cycle;</w:t>
      </w:r>
    </w:p>
    <w:p w14:paraId="59615BEE" w14:textId="77777777" w:rsidR="008E1161" w:rsidRPr="008E1161" w:rsidRDefault="008E1161" w:rsidP="008E1161">
      <w:pPr>
        <w:ind w:firstLine="720"/>
        <w:jc w:val="both"/>
        <w:rPr>
          <w:rFonts w:ascii="Georgia" w:eastAsia="Georgia" w:hAnsi="Georgia" w:cs="Georgia"/>
          <w:sz w:val="28"/>
          <w:szCs w:val="28"/>
          <w:lang w:val="en-PH"/>
        </w:rPr>
      </w:pPr>
    </w:p>
    <w:p w14:paraId="0710ACC8" w14:textId="77777777" w:rsidR="008E1161" w:rsidRPr="008E1161" w:rsidRDefault="008E1161" w:rsidP="008E1161">
      <w:pPr>
        <w:ind w:left="1560" w:hanging="426"/>
        <w:jc w:val="both"/>
        <w:rPr>
          <w:rFonts w:ascii="Georgia" w:eastAsia="Georgia" w:hAnsi="Georgia" w:cs="Georgia"/>
          <w:sz w:val="28"/>
          <w:szCs w:val="28"/>
          <w:lang w:val="en-PH"/>
        </w:rPr>
      </w:pPr>
      <w:r>
        <w:rPr>
          <w:rFonts w:ascii="Georgia" w:hAnsi="Georgia"/>
          <w:sz w:val="28"/>
        </w:rPr>
        <w:t>(ii) retain the full audit trail of items (a)-(n) for not less than seven (7) years, consistent with Section 24;</w:t>
      </w:r>
    </w:p>
    <w:p w14:paraId="25C116AD" w14:textId="77777777" w:rsidR="008E1161" w:rsidRPr="008E1161" w:rsidRDefault="008E1161" w:rsidP="008E1161">
      <w:pPr>
        <w:ind w:firstLine="720"/>
        <w:jc w:val="both"/>
        <w:rPr>
          <w:rFonts w:ascii="Georgia" w:eastAsia="Georgia" w:hAnsi="Georgia" w:cs="Georgia"/>
          <w:sz w:val="28"/>
          <w:szCs w:val="28"/>
          <w:lang w:val="en-PH"/>
        </w:rPr>
      </w:pPr>
    </w:p>
    <w:p w14:paraId="7B8FB027" w14:textId="77777777" w:rsidR="008E1161" w:rsidRPr="008E1161" w:rsidRDefault="008E1161" w:rsidP="008E1161">
      <w:pPr>
        <w:ind w:left="1560" w:hanging="426"/>
        <w:jc w:val="both"/>
        <w:rPr>
          <w:rFonts w:ascii="Georgia" w:eastAsia="Georgia" w:hAnsi="Georgia" w:cs="Georgia"/>
          <w:sz w:val="28"/>
          <w:szCs w:val="28"/>
          <w:lang w:val="en-PH"/>
        </w:rPr>
      </w:pPr>
      <w:r>
        <w:rPr>
          <w:rFonts w:ascii="Georgia" w:hAnsi="Georgia"/>
          <w:sz w:val="28"/>
        </w:rPr>
        <w:t>(iii) apply the component-by-component “lesser of actual or cap” methodology of Section 23 to each of items (d), (g), (h), and (i) independently, rather than on a blended or netted basis; and</w:t>
      </w:r>
    </w:p>
    <w:p w14:paraId="5265C90B" w14:textId="77777777" w:rsidR="008E1161" w:rsidRPr="008E1161" w:rsidRDefault="008E1161" w:rsidP="008E1161">
      <w:pPr>
        <w:ind w:firstLine="720"/>
        <w:jc w:val="both"/>
        <w:rPr>
          <w:rFonts w:ascii="Georgia" w:eastAsia="Georgia" w:hAnsi="Georgia" w:cs="Georgia"/>
          <w:sz w:val="28"/>
          <w:szCs w:val="28"/>
          <w:lang w:val="en-PH"/>
        </w:rPr>
      </w:pPr>
    </w:p>
    <w:p w14:paraId="25DE9506" w14:textId="77777777" w:rsidR="008E1161" w:rsidRPr="008E1161" w:rsidRDefault="008E1161" w:rsidP="008E1161">
      <w:pPr>
        <w:ind w:left="1560" w:hanging="426"/>
        <w:jc w:val="both"/>
        <w:rPr>
          <w:rFonts w:ascii="Georgia" w:eastAsia="Georgia" w:hAnsi="Georgia" w:cs="Georgia"/>
          <w:sz w:val="28"/>
          <w:szCs w:val="28"/>
          <w:lang w:val="en-PH"/>
        </w:rPr>
      </w:pPr>
      <w:r>
        <w:rPr>
          <w:rFonts w:ascii="Georgia" w:hAnsi="Georgia"/>
          <w:sz w:val="28"/>
        </w:rPr>
        <w:t xml:space="preserve">(iv) be capable of generating </w:t>
      </w:r>
      <w:del w:id="33707" w:author="Claude" w:date="2026-10-19T09:00:00Z">
        <w:r>
          <w:rPr>
            <w:rFonts w:ascii="Georgia" w:hAnsi="Georgia"/>
            <w:sz w:val="28"/>
            <w:highlight w:val="green"/>
          </w:rPr>
          <w:delText xml:space="preserve">the reconciliation report required by item (j) for each Auction Round.</w:delText>
        </w:r>
      </w:del>
      <w:ins w:id="33708" w:author="Claude" w:date="2026-10-19T09:00:00Z">
        <w:r>
          <w:rPr>
            <w:rFonts w:ascii="Georgia" w:hAnsi="Georgia"/>
            <w:sz w:val="28"/>
            <w:highlight w:val="green"/>
          </w:rPr>
          <w:t xml:space="preserve">the monthly computation of item (j) for each Winning Bidder.</w:t>
        </w:r>
      </w:ins>
    </w:p>
    <w:p w14:paraId="6707BB7A" w14:textId="77777777" w:rsidR="008E1161" w:rsidRPr="008E1161" w:rsidRDefault="008E1161" w:rsidP="008E1161">
      <w:pPr>
        <w:ind w:firstLine="720"/>
        <w:jc w:val="both"/>
        <w:rPr>
          <w:rFonts w:ascii="Georgia" w:eastAsia="Georgia" w:hAnsi="Georgia" w:cs="Georgia"/>
          <w:sz w:val="28"/>
          <w:szCs w:val="28"/>
          <w:lang w:val="en-PH"/>
        </w:rPr>
      </w:pPr>
    </w:p>
    <w:p w14:paraId="2EB02F48" w14:textId="77777777" w:rsidR="008E1161" w:rsidRPr="008E1161" w:rsidRDefault="008E1161" w:rsidP="008E1161">
      <w:pPr>
        <w:ind w:firstLine="720"/>
        <w:jc w:val="both"/>
        <w:rPr>
          <w:rFonts w:ascii="Georgia" w:eastAsia="Georgia" w:hAnsi="Georgia" w:cs="Georgia"/>
          <w:sz w:val="28"/>
          <w:szCs w:val="28"/>
          <w:lang w:val="en-PH"/>
        </w:rPr>
      </w:pPr>
      <w:r>
        <w:rPr>
          <w:noProof/>
        </w:rPr>
        <w:drawing>
          <wp:inline distT="0" distB="0" distL="0" distR="0" wp14:anchorId="2617E69E" wp14:editId="7DF6FD12">
            <wp:extent cx="5760720" cy="6128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settlement.png"/>
                    <pic:cNvPicPr/>
                  </pic:nvPicPr>
                  <pic:blipFill>
                    <a:blip r:embed="rId18"/>
                    <a:stretch>
                      <a:fillRect/>
                    </a:stretch>
                  </pic:blipFill>
                  <pic:spPr>
                    <a:xfrm>
                      <a:off x="0" y="0"/>
                      <a:ext cx="5760720" cy="6128426"/>
                    </a:xfrm>
                    <a:prstGeom prst="rect">
                      <a:avLst/>
                    </a:prstGeom>
                  </pic:spPr>
                </pic:pic>
              </a:graphicData>
            </a:graphic>
          </wp:inline>
        </w:drawing>
      </w:r>
    </w:p>
    <w:p w14:paraId="3812AF94" w14:textId="77777777" w:rsidR="008E1161" w:rsidRPr="008E1161" w:rsidRDefault="008E1161" w:rsidP="008E1161">
      <w:pPr>
        <w:ind w:firstLine="720"/>
        <w:jc w:val="both"/>
        <w:rPr>
          <w:rFonts w:ascii="Georgia" w:eastAsia="Georgia" w:hAnsi="Georgia" w:cs="Georgia"/>
          <w:sz w:val="28"/>
          <w:szCs w:val="28"/>
          <w:lang w:val="en-PH"/>
        </w:rPr>
      </w:pPr>
      <w:commentRangeStart w:id="2461"/>
      <w:commentRangeStart w:id="2462"/>
      <w:r>
        <w:rPr>
          <w:rFonts w:ascii="Georgia" w:hAnsi="Georgia"/>
          <w:i/>
          <w:sz w:val="28"/>
        </w:rPr>
        <w:t xml:space="preserve">Figure 3. Settlement Mechanism computation flow (Rule 5), showing how the Part 1 billing template and </w:t>
      </w:r>
      <w:del w:id="33709" w:author="Claude" w:date="2026-10-19T09:00:00Z">
        <w:r>
          <w:rPr>
            <w:rFonts w:ascii="Georgia" w:hAnsi="Georgia"/>
            <w:i/>
            <w:sz w:val="28"/>
            <w:highlight w:val="green"/>
          </w:rPr>
          <w:delText xml:space="preserve">Part 2 monitoring template</w:delText>
        </w:r>
      </w:del>
      <w:ins w:id="33710" w:author="Claude" w:date="2026-10-19T09:00:00Z">
        <w:r>
          <w:rPr>
            <w:rFonts w:ascii="Georgia" w:hAnsi="Georgia"/>
            <w:i/>
            <w:sz w:val="28"/>
            <w:highlight w:val="green"/>
          </w:rPr>
          <w:t xml:space="preserve">Part 2 logistics billing template</w:t>
        </w:r>
      </w:ins>
      <w:r>
        <w:rPr>
          <w:rFonts w:ascii="Georgia" w:hAnsi="Georgia"/>
          <w:i/>
          <w:sz w:val="28"/>
        </w:rPr>
        <w:t xml:space="preserve"> above feed the MMSA computation.</w:t>
      </w:r>
      <w:commentRangeEnd w:id="2462"/>
      <w:r w:rsidRPr="008E1161">
        <w:rPr>
          <w:rStyle w:val="CommentReference"/>
          <w:rFonts w:ascii="Georgia" w:eastAsia="Georgia" w:hAnsi="Georgia" w:cs="Georgia"/>
          <w:sz w:val="28"/>
          <w:szCs w:val="28"/>
          <w:lang w:val="en-PH"/>
        </w:rPr>
        <w:commentReference w:id="2462"/>
      </w:r>
      <w:commentRangeEnd w:id="2461"/>
      <w:r w:rsidRPr="008E1161">
        <w:rPr>
          <w:rStyle w:val="CommentReference"/>
          <w:rFonts w:ascii="Georgia" w:eastAsia="Georgia" w:hAnsi="Georgia" w:cs="Georgia"/>
          <w:sz w:val="28"/>
          <w:szCs w:val="28"/>
          <w:lang w:val="en-PH"/>
        </w:rPr>
        <w:commentReference w:id="2461"/>
      </w:r>
    </w:p>
    <w:p w14:paraId="3FE6931D" w14:textId="77777777" w:rsidR="008E1161" w:rsidRPr="008E1161" w:rsidRDefault="008E1161" w:rsidP="008E1161">
      <w:pPr>
        <w:ind w:firstLine="720"/>
        <w:jc w:val="both"/>
        <w:rPr>
          <w:rFonts w:ascii="Georgia" w:eastAsia="Georgia" w:hAnsi="Georgia" w:cs="Georgia"/>
          <w:sz w:val="28"/>
          <w:szCs w:val="28"/>
          <w:lang w:val="en-PH"/>
        </w:rPr>
      </w:pPr>
    </w:p>
    <w:p w14:paraId="0BA68AEB"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b/>
          <w:sz w:val="28"/>
        </w:rPr>
        <w:t>PPA Monthly Billing, Documentation, and Audit Procedures</w:t>
      </w:r>
    </w:p>
    <w:p w14:paraId="0F2C0283" w14:textId="77777777" w:rsidR="008E1161" w:rsidRPr="008E1161" w:rsidRDefault="008E1161" w:rsidP="008E1161">
      <w:pPr>
        <w:ind w:firstLine="720"/>
        <w:jc w:val="both"/>
        <w:rPr>
          <w:rFonts w:ascii="Georgia" w:eastAsia="Georgia" w:hAnsi="Georgia" w:cs="Georgia"/>
          <w:sz w:val="28"/>
          <w:szCs w:val="28"/>
          <w:lang w:val="en-PH"/>
        </w:rPr>
      </w:pPr>
    </w:p>
    <w:p w14:paraId="2669045A" w14:textId="77777777" w:rsidR="008E1161" w:rsidRPr="008E1161" w:rsidRDefault="008E1161" w:rsidP="008E1161">
      <w:pPr>
        <w:ind w:firstLine="720"/>
        <w:jc w:val="both"/>
        <w:rPr>
          <w:rFonts w:ascii="Georgia" w:eastAsia="Georgia" w:hAnsi="Georgia" w:cs="Georgia"/>
          <w:sz w:val="28"/>
          <w:szCs w:val="28"/>
          <w:lang w:val="en-PH"/>
        </w:rPr>
      </w:pPr>
      <w:r>
        <w:rPr>
          <w:rFonts w:ascii="Georgia" w:hAnsi="Georgia"/>
          <w:sz w:val="28"/>
        </w:rPr>
        <w:t>Pursuant to Sections 22 to 26 of these Rules, the monthly billing, documentation, and audit procedures set out below are hereby prescribed:</w:t>
      </w:r>
    </w:p>
    <w:p w14:paraId="25D8C358" w14:textId="77777777" w:rsidR="008E1161" w:rsidRPr="008E1161" w:rsidRDefault="008E1161" w:rsidP="008E1161">
      <w:pPr>
        <w:ind w:firstLine="720"/>
        <w:jc w:val="both"/>
        <w:rPr>
          <w:rFonts w:ascii="Georgia" w:eastAsia="Georgia" w:hAnsi="Georgia" w:cs="Georgia"/>
          <w:sz w:val="28"/>
          <w:szCs w:val="28"/>
          <w:lang w:val="en-PH"/>
        </w:rPr>
      </w:pPr>
    </w:p>
    <w:p w14:paraId="07CAC7DC" w14:textId="77777777" w:rsidR="008E1161" w:rsidRPr="008E1161" w:rsidRDefault="008E1161" w:rsidP="008E1161">
      <w:pPr>
        <w:ind w:firstLine="720"/>
        <w:jc w:val="both"/>
        <w:rPr>
          <w:rFonts w:ascii="Georgia" w:eastAsia="Georgia" w:hAnsi="Georgia" w:cs="Georgia"/>
          <w:sz w:val="28"/>
          <w:szCs w:val="28"/>
          <w:lang w:val="en-PH"/>
        </w:rPr>
      </w:pPr>
      <w:ins w:id="2463" w:author="Claude" w:date="2026-08-26T00:19:00Z">
        <w:r>
          <w:rPr>
            <w:rFonts w:ascii="Georgia" w:hAnsi="Georgia"/>
            <w:b/>
            <w:sz w:val="28"/>
            <w:highlight w:val="green"/>
          </w:rPr>
          <w:t xml:space="preserve">Table 4. </w:t>
        </w:r>
      </w:ins>
      <w:r>
        <w:rPr>
          <w:rFonts w:ascii="Georgia" w:hAnsi="Georgia"/>
          <w:b/>
          <w:sz w:val="28"/>
        </w:rPr>
        <w:t>Billing and Certification Timeline</w:t>
      </w:r>
    </w:p>
    <w:p w14:paraId="096201F1" w14:textId="77777777" w:rsidR="008E1161" w:rsidRPr="008E1161" w:rsidRDefault="008E1161" w:rsidP="008E1161">
      <w:pPr>
        <w:ind w:firstLine="720"/>
        <w:jc w:val="both"/>
        <w:rPr>
          <w:rFonts w:ascii="Georgia" w:eastAsia="Georgia" w:hAnsi="Georgia" w:cs="Georgia"/>
          <w:sz w:val="28"/>
          <w:szCs w:val="28"/>
          <w:lang w:val="en-PH"/>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23"/>
        <w:gridCol w:w="3729"/>
        <w:gridCol w:w="2788"/>
      </w:tblGrid>
      <w:tr w:rsidR="00C31343" w14:paraId="3FF310CC" w14:textId="77777777" w:rsidTr="5B2EF78A">
        <w:tc>
          <w:tcPr>
            <w:tcW w:w="3120" w:type="dxa"/>
            <w:shd w:val="clear" w:color="auto" w:fill="D9D9D9"/>
          </w:tcPr>
          <w:p w14:paraId="0FF124D0" w14:textId="77777777" w:rsidR="00C31343" w:rsidRDefault="007F728F">
            <w:pPr>
              <w:jc w:val="both"/>
            </w:pPr>
            <w:r>
              <w:rPr>
                <w:rFonts w:ascii="Georgia" w:hAnsi="Georgia"/>
                <w:b/>
                <w:sz w:val="28"/>
              </w:rPr>
              <w:t>Stage</w:t>
            </w:r>
          </w:p>
        </w:tc>
        <w:tc>
          <w:tcPr>
            <w:tcW w:w="3120" w:type="dxa"/>
            <w:shd w:val="clear" w:color="auto" w:fill="D9D9D9"/>
          </w:tcPr>
          <w:p w14:paraId="311E0420" w14:textId="77777777" w:rsidR="00C31343" w:rsidRDefault="007F728F">
            <w:pPr>
              <w:jc w:val="both"/>
            </w:pPr>
            <w:r>
              <w:rPr>
                <w:rFonts w:ascii="Georgia" w:hAnsi="Georgia"/>
                <w:b/>
                <w:sz w:val="28"/>
              </w:rPr>
              <w:t>Deadline</w:t>
            </w:r>
          </w:p>
        </w:tc>
        <w:tc>
          <w:tcPr>
            <w:tcW w:w="3120" w:type="dxa"/>
            <w:shd w:val="clear" w:color="auto" w:fill="D9D9D9"/>
          </w:tcPr>
          <w:p w14:paraId="6790FAD1" w14:textId="77777777" w:rsidR="00C31343" w:rsidRDefault="007F728F">
            <w:pPr>
              <w:jc w:val="both"/>
            </w:pPr>
            <w:r>
              <w:rPr>
                <w:rFonts w:ascii="Georgia" w:hAnsi="Georgia"/>
                <w:b/>
                <w:sz w:val="28"/>
              </w:rPr>
              <w:t>Description</w:t>
            </w:r>
          </w:p>
        </w:tc>
      </w:tr>
      <w:tr w:rsidR="00C31343" w14:paraId="27E7E750" w14:textId="77777777" w:rsidTr="5B2EF78A">
        <w:tc>
          <w:tcPr>
            <w:tcW w:w="3120" w:type="dxa"/>
          </w:tcPr>
          <w:p w14:paraId="6AD83906" w14:textId="77777777" w:rsidR="00C31343" w:rsidRDefault="007F728F">
            <w:pPr>
              <w:jc w:val="both"/>
            </w:pPr>
            <w:r>
              <w:rPr>
                <w:rFonts w:ascii="Georgia" w:hAnsi="Georgia"/>
                <w:b/>
                <w:sz w:val="28"/>
              </w:rPr>
              <w:t>Monthly Billing Period</w:t>
            </w:r>
          </w:p>
        </w:tc>
        <w:tc>
          <w:tcPr>
            <w:tcW w:w="3120" w:type="dxa"/>
          </w:tcPr>
          <w:p w14:paraId="04108FFF" w14:textId="77777777" w:rsidR="00C31343" w:rsidRDefault="007F728F">
            <w:pPr>
              <w:jc w:val="both"/>
            </w:pPr>
            <w:commentRangeStart w:id="2464"/>
            <w:ins w:id="2465" w:author="Claude" w:date="2026-08-25T15:45:00Z">
              <w:del w:id="2466" w:author="Claude" w:date="2026-08-26T02:47:00Z">
                <w:r>
                  <w:rPr>
                    <w:rFonts w:ascii="Georgia" w:hAnsi="Georgia"/>
                    <w:sz w:val="28"/>
                    <w:highlight w:val="green"/>
                  </w:rPr>
                  <w:delText>Billing month (by default, the calendar month, or such other consistent monthly meter-reading and billing cycle as may be agreed between the Winning Bidder and the MO or off-taker Distribution Utility and disclosed to the Commission)</w:delText>
                </w:r>
                <w:commentRangeEnd w:id="2464"/>
                <w:r>
                  <w:rPr>
                    <w:rStyle w:val="CommentReference"/>
                    <w:rFonts w:ascii="Georgia" w:hAnsi="Georgia"/>
                    <w:sz w:val="28"/>
                    <w:szCs w:val="24"/>
                    <w:highlight w:val="green"/>
                  </w:rPr>
                  <w:commentReference w:id="2464"/>
                </w:r>
              </w:del>
            </w:ins>
            <w:ins w:id="2467" w:author="Claude" w:date="2026-08-26T02:47:00Z">
              <w:r>
                <w:rPr>
                  <w:rFonts w:ascii="Georgia" w:hAnsi="Georgia"/>
                  <w:sz w:val="28"/>
                  <w:highlight w:val="green"/>
                </w:rPr>
                <w:t xml:space="preserve">Billing month (by default, the WESM </w:t>
              </w:r>
              <w:r>
                <w:rPr>
                  <w:rFonts w:ascii="Georgia" w:hAnsi="Georgia"/>
                  <w:sz w:val="28"/>
                  <w:highlight w:val="green"/>
                </w:rPr>
                <w:lastRenderedPageBreak/>
                <w:t>Billing Period as defined under the WESM Rules -- the twenty-sixth (26th) calendar day of a month to the twenty-fifth (25th) calendar day of the following month -- consistent with the actual monthly billing cycle used by existing gas-fired generation facilities and by the WESM itself, or such other consistent monthly meter-reading and billing cycle as may be agreed between the Winning Bidder and the MO or off-taker Distribution Utility and disclosed to the Commission)</w:t>
              </w:r>
            </w:ins>
            <w:del w:id="2468" w:author="Claude" w:date="2026-08-25T15:45:00Z">
              <w:r>
                <w:rPr>
                  <w:rFonts w:ascii="Georgia" w:hAnsi="Georgia"/>
                  <w:sz w:val="28"/>
                  <w:highlight w:val="green"/>
                </w:rPr>
                <w:delText>Calendar month</w:delText>
              </w:r>
            </w:del>
            <w:ins w:id="2469" w:author="Claude" w:date="2026-08-25T15:38:00Z">
              <w:del w:id="2470" w:author="Claude" w:date="2026-08-25T15:45:00Z">
                <w:r>
                  <w:rPr>
                    <w:rFonts w:ascii="Georgia" w:hAnsi="Georgia"/>
                    <w:sz w:val="28"/>
                    <w:highlight w:val="green"/>
                  </w:rPr>
                  <w:delText>, or such other consistent monthly meter-reading and billing cycle as may be agreed between the Winning Bidder and the MO or off-taker Distribution Utility and disclosed to the Commission</w:delText>
                </w:r>
              </w:del>
            </w:ins>
          </w:p>
        </w:tc>
        <w:tc>
          <w:tcPr>
            <w:tcW w:w="3120" w:type="dxa"/>
          </w:tcPr>
          <w:p w14:paraId="0A70E402" w14:textId="77777777" w:rsidR="00C31343" w:rsidRDefault="007F728F">
            <w:pPr>
              <w:jc w:val="both"/>
            </w:pPr>
            <w:r>
              <w:rPr>
                <w:rFonts w:ascii="Georgia" w:hAnsi="Georgia"/>
                <w:sz w:val="28"/>
              </w:rPr>
              <w:lastRenderedPageBreak/>
              <w:t xml:space="preserve">The monthly service period </w:t>
            </w:r>
            <w:del w:id="2471" w:author="Claude" w:date="2026-10-08T09:00:00Z">
              <w:r>
                <w:rPr>
                  <w:rFonts w:ascii="Georgia" w:hAnsi="Georgia"/>
                  <w:sz w:val="28"/>
                  <w:highlight w:val="green"/>
                </w:rPr>
                <w:delText>for which Net Energy Generation, Fuel Cost, and Allowable Add-On Costs are computed.</w:delText>
              </w:r>
            </w:del>
            <w:ins w:id="2472" w:author="Claude" w:date="2026-10-08T09:00:00Z">
              <w:r>
                <w:rPr>
                  <w:rFonts w:ascii="Georgia" w:hAnsi="Georgia"/>
                  <w:sz w:val="28"/>
                  <w:highlight w:val="green"/>
                </w:rPr>
                <w:t xml:space="preserve">for which Net </w:t>
              </w:r>
              <w:r>
                <w:rPr>
                  <w:rFonts w:ascii="Georgia" w:hAnsi="Georgia"/>
                  <w:sz w:val="28"/>
                  <w:highlight w:val="green"/>
                </w:rPr>
                <w:lastRenderedPageBreak/>
                <w:t xml:space="preserve">Energy Generation and </w:t>
              </w:r>
              <w:del w:id="33711" w:author="Claude" w:date="2026-10-19T09:00:00Z">
                <w:r>
                  <w:rPr>
                    <w:rFonts w:ascii="Georgia" w:hAnsi="Georgia"/>
                    <w:sz w:val="28"/>
                    <w:highlight w:val="green"/>
                  </w:rPr>
                  <w:delText xml:space="preserve">Fuel Cost are computed and Allowable Add-On Costs are reported.</w:delText>
                </w:r>
              </w:del>
            </w:ins>
            <w:ins w:id="33712" w:author="Claude" w:date="2026-10-19T09:00:00Z">
              <w:r>
                <w:rPr>
                  <w:rFonts w:ascii="Georgia" w:hAnsi="Georgia"/>
                  <w:sz w:val="28"/>
                  <w:highlight w:val="green"/>
                </w:rPr>
                <w:t xml:space="preserve">Fuel Cost (including its CLLC component) are computed.</w:t>
              </w:r>
            </w:ins>
          </w:p>
        </w:tc>
      </w:tr>
      <w:tr w:rsidR="00C31343" w14:paraId="15B00040" w14:textId="77777777" w:rsidTr="5B2EF78A">
        <w:tc>
          <w:tcPr>
            <w:tcW w:w="3120" w:type="dxa"/>
          </w:tcPr>
          <w:p w14:paraId="06A19F97" w14:textId="77777777" w:rsidR="00C31343" w:rsidRDefault="007F728F">
            <w:pPr>
              <w:jc w:val="both"/>
            </w:pPr>
            <w:r>
              <w:rPr>
                <w:rFonts w:ascii="Georgia" w:hAnsi="Georgia"/>
                <w:b/>
                <w:sz w:val="28"/>
              </w:rPr>
              <w:lastRenderedPageBreak/>
              <w:t>Winning Bidder's Provisional Invoice</w:t>
            </w:r>
          </w:p>
        </w:tc>
        <w:tc>
          <w:tcPr>
            <w:tcW w:w="3120" w:type="dxa"/>
          </w:tcPr>
          <w:p w14:paraId="017407D3" w14:textId="77777777" w:rsidR="00C31343" w:rsidRDefault="007F728F">
            <w:pPr>
              <w:jc w:val="both"/>
            </w:pPr>
            <w:r>
              <w:rPr>
                <w:rFonts w:ascii="Georgia" w:hAnsi="Georgia"/>
                <w:sz w:val="28"/>
              </w:rPr>
              <w:t>On or before the fifth (5th) calendar day of the following month</w:t>
            </w:r>
          </w:p>
        </w:tc>
        <w:tc>
          <w:tcPr>
            <w:tcW w:w="3120" w:type="dxa"/>
          </w:tcPr>
          <w:p w14:paraId="5B5CE452" w14:textId="77777777" w:rsidR="00C31343" w:rsidRDefault="007F728F">
            <w:pPr>
              <w:jc w:val="both"/>
            </w:pPr>
            <w:r>
              <w:rPr>
                <w:rFonts w:ascii="Georgia" w:hAnsi="Georgia"/>
                <w:sz w:val="28"/>
              </w:rPr>
              <w:t>The Winning Bidder shall issue a provisional invoice to the MO or DU, as applicable, using then-available estimated fuel cargo prices and Exchange Rates.</w:t>
            </w:r>
          </w:p>
        </w:tc>
      </w:tr>
      <w:tr w:rsidR="00C31343" w14:paraId="711BEE98" w14:textId="77777777" w:rsidTr="5B2EF78A">
        <w:tc>
          <w:tcPr>
            <w:tcW w:w="3120" w:type="dxa"/>
          </w:tcPr>
          <w:p w14:paraId="1C0649C1" w14:textId="77777777" w:rsidR="00C31343" w:rsidRDefault="007F728F">
            <w:pPr>
              <w:jc w:val="both"/>
            </w:pPr>
            <w:r>
              <w:rPr>
                <w:rFonts w:ascii="Georgia" w:hAnsi="Georgia"/>
                <w:b/>
                <w:sz w:val="28"/>
              </w:rPr>
              <w:t>Settlement of Provisional Invoice</w:t>
            </w:r>
          </w:p>
        </w:tc>
        <w:tc>
          <w:tcPr>
            <w:tcW w:w="3120" w:type="dxa"/>
          </w:tcPr>
          <w:p w14:paraId="384834ED" w14:textId="77777777" w:rsidR="00C31343" w:rsidRDefault="007F728F">
            <w:pPr>
              <w:jc w:val="both"/>
            </w:pPr>
            <w:r>
              <w:rPr>
                <w:rFonts w:ascii="Georgia" w:hAnsi="Georgia"/>
                <w:sz w:val="28"/>
              </w:rPr>
              <w:t>Within ten (10) calendar days from receipt</w:t>
            </w:r>
          </w:p>
        </w:tc>
        <w:tc>
          <w:tcPr>
            <w:tcW w:w="3120" w:type="dxa"/>
          </w:tcPr>
          <w:p w14:paraId="45232A56" w14:textId="77777777" w:rsidR="00C31343" w:rsidRDefault="007F728F">
            <w:pPr>
              <w:jc w:val="both"/>
            </w:pPr>
            <w:r>
              <w:rPr>
                <w:rFonts w:ascii="Georgia" w:hAnsi="Georgia"/>
                <w:sz w:val="28"/>
                <w:szCs w:val="28"/>
                <w:lang w:val="en-US"/>
              </w:rPr>
              <w:t xml:space="preserve">The </w:t>
            </w:r>
            <w:r>
              <w:rPr>
                <w:rFonts w:ascii="Georgia" w:hAnsi="Georgia"/>
                <w:sz w:val="28"/>
              </w:rPr>
              <w:t>MO or DU</w:t>
            </w:r>
            <w:r>
              <w:rPr>
                <w:rFonts w:ascii="Georgia" w:hAnsi="Georgia"/>
                <w:sz w:val="28"/>
                <w:szCs w:val="28"/>
                <w:lang w:val="en-US"/>
              </w:rPr>
              <w:t>, as applicable, shall settle the provisional invoice, without prejudice to subsequent Commission certification and audit under Sections 23 and 25.</w:t>
            </w:r>
          </w:p>
        </w:tc>
      </w:tr>
      <w:tr w:rsidR="00C31343" w14:paraId="6EB7ECA9" w14:textId="77777777" w:rsidTr="5B2EF78A">
        <w:tc>
          <w:tcPr>
            <w:tcW w:w="3120" w:type="dxa"/>
          </w:tcPr>
          <w:p w14:paraId="579D36C0" w14:textId="77777777" w:rsidR="00C31343" w:rsidRDefault="007F728F">
            <w:pPr>
              <w:jc w:val="both"/>
            </w:pPr>
            <w:r>
              <w:rPr>
                <w:rFonts w:ascii="Georgia" w:hAnsi="Georgia"/>
                <w:b/>
                <w:sz w:val="28"/>
              </w:rPr>
              <w:t>Monthly Fuel Cost Report to the Commission</w:t>
            </w:r>
          </w:p>
        </w:tc>
        <w:tc>
          <w:tcPr>
            <w:tcW w:w="3120" w:type="dxa"/>
          </w:tcPr>
          <w:p w14:paraId="454A556B" w14:textId="77777777" w:rsidR="00C31343" w:rsidRDefault="007F728F">
            <w:pPr>
              <w:jc w:val="both"/>
            </w:pPr>
            <w:r>
              <w:rPr>
                <w:rFonts w:ascii="Georgia" w:hAnsi="Georgia"/>
                <w:sz w:val="28"/>
              </w:rPr>
              <w:t xml:space="preserve">On or before the tenth (10th) calendar day after the close of the </w:t>
            </w:r>
            <w:del w:id="2473" w:author="Claude" w:date="2026-08-25T15:45:00Z">
              <w:r>
                <w:rPr>
                  <w:rFonts w:ascii="Georgia" w:hAnsi="Georgia"/>
                  <w:sz w:val="28"/>
                  <w:highlight w:val="green"/>
                </w:rPr>
                <w:delText>calendar month</w:delText>
              </w:r>
            </w:del>
            <w:ins w:id="2474" w:author="Claude" w:date="2026-08-25T15:45:00Z">
              <w:r>
                <w:rPr>
                  <w:rFonts w:ascii="Georgia" w:hAnsi="Georgia"/>
                  <w:sz w:val="28"/>
                  <w:highlight w:val="green"/>
                </w:rPr>
                <w:t>billing month</w:t>
              </w:r>
            </w:ins>
          </w:p>
        </w:tc>
        <w:tc>
          <w:tcPr>
            <w:tcW w:w="3120" w:type="dxa"/>
          </w:tcPr>
          <w:p w14:paraId="4FBBB267" w14:textId="77777777" w:rsidR="00C31343" w:rsidRDefault="007F728F">
            <w:pPr>
              <w:jc w:val="both"/>
            </w:pPr>
            <w:r>
              <w:rPr>
                <w:rFonts w:ascii="Georgia" w:hAnsi="Georgia"/>
                <w:sz w:val="28"/>
              </w:rPr>
              <w:t>As prescribed in Section 22 of these Rules.</w:t>
            </w:r>
          </w:p>
        </w:tc>
      </w:tr>
      <w:tr w:rsidR="00C31343" w14:paraId="79576D1B" w14:textId="77777777" w:rsidTr="5B2EF78A">
        <w:tc>
          <w:tcPr>
            <w:tcW w:w="3120" w:type="dxa"/>
          </w:tcPr>
          <w:p w14:paraId="20FF0808" w14:textId="77777777" w:rsidR="00C31343" w:rsidRDefault="007F728F">
            <w:pPr>
              <w:jc w:val="both"/>
            </w:pPr>
            <w:r>
              <w:rPr>
                <w:rFonts w:ascii="Georgia" w:hAnsi="Georgia"/>
                <w:b/>
                <w:sz w:val="28"/>
              </w:rPr>
              <w:t>Commission Preliminary Evaluation</w:t>
            </w:r>
          </w:p>
        </w:tc>
        <w:tc>
          <w:tcPr>
            <w:tcW w:w="3120" w:type="dxa"/>
          </w:tcPr>
          <w:p w14:paraId="72E3DF50" w14:textId="77777777" w:rsidR="00C31343" w:rsidRDefault="007F728F">
            <w:pPr>
              <w:jc w:val="both"/>
            </w:pPr>
            <w:r>
              <w:rPr>
                <w:rFonts w:ascii="Georgia" w:hAnsi="Georgia"/>
                <w:sz w:val="28"/>
              </w:rPr>
              <w:t>Within five (5) working days from filing</w:t>
            </w:r>
          </w:p>
        </w:tc>
        <w:tc>
          <w:tcPr>
            <w:tcW w:w="3120" w:type="dxa"/>
          </w:tcPr>
          <w:p w14:paraId="2AFAFA0C" w14:textId="77777777" w:rsidR="00C31343" w:rsidRDefault="007F728F">
            <w:pPr>
              <w:jc w:val="both"/>
            </w:pPr>
            <w:r>
              <w:rPr>
                <w:rFonts w:ascii="Georgia" w:hAnsi="Georgia"/>
                <w:sz w:val="28"/>
              </w:rPr>
              <w:t>As prescribed in Section 23 of these Rules.</w:t>
            </w:r>
          </w:p>
        </w:tc>
      </w:tr>
      <w:tr w:rsidR="00C31343" w14:paraId="74FD72B8" w14:textId="77777777" w:rsidTr="5B2EF78A">
        <w:tc>
          <w:tcPr>
            <w:tcW w:w="3120" w:type="dxa"/>
          </w:tcPr>
          <w:p w14:paraId="2A01A157" w14:textId="77777777" w:rsidR="00C31343" w:rsidRDefault="007F728F">
            <w:pPr>
              <w:jc w:val="both"/>
            </w:pPr>
            <w:r>
              <w:rPr>
                <w:rFonts w:ascii="Georgia" w:hAnsi="Georgia"/>
                <w:b/>
                <w:sz w:val="28"/>
              </w:rPr>
              <w:lastRenderedPageBreak/>
              <w:t>Commission Staff Audit</w:t>
            </w:r>
          </w:p>
        </w:tc>
        <w:tc>
          <w:tcPr>
            <w:tcW w:w="3120" w:type="dxa"/>
          </w:tcPr>
          <w:p w14:paraId="1B975C1A" w14:textId="77777777" w:rsidR="00C31343" w:rsidRDefault="007F728F">
            <w:pPr>
              <w:jc w:val="both"/>
            </w:pPr>
            <w:r>
              <w:rPr>
                <w:rFonts w:ascii="Georgia" w:hAnsi="Georgia"/>
                <w:sz w:val="28"/>
              </w:rPr>
              <w:t>Within ten (10) working days from completion of the preliminary evaluation</w:t>
            </w:r>
          </w:p>
        </w:tc>
        <w:tc>
          <w:tcPr>
            <w:tcW w:w="3120" w:type="dxa"/>
          </w:tcPr>
          <w:p w14:paraId="18B50E97" w14:textId="77777777" w:rsidR="00C31343" w:rsidRDefault="007F728F">
            <w:pPr>
              <w:jc w:val="both"/>
            </w:pPr>
            <w:r>
              <w:rPr>
                <w:rFonts w:ascii="Georgia" w:hAnsi="Georgia"/>
                <w:sz w:val="28"/>
              </w:rPr>
              <w:t>As prescribed in Section 23 of these Rules.</w:t>
            </w:r>
          </w:p>
        </w:tc>
      </w:tr>
      <w:tr w:rsidR="00C31343" w14:paraId="6C7E8A6B" w14:textId="77777777" w:rsidTr="5B2EF78A">
        <w:tc>
          <w:tcPr>
            <w:tcW w:w="3120" w:type="dxa"/>
          </w:tcPr>
          <w:p w14:paraId="3A270211" w14:textId="77777777" w:rsidR="00C31343" w:rsidRDefault="007F728F">
            <w:pPr>
              <w:jc w:val="both"/>
            </w:pPr>
            <w:r>
              <w:rPr>
                <w:rFonts w:ascii="Georgia" w:hAnsi="Georgia"/>
                <w:b/>
                <w:sz w:val="28"/>
              </w:rPr>
              <w:t>Commission Certification</w:t>
            </w:r>
          </w:p>
        </w:tc>
        <w:tc>
          <w:tcPr>
            <w:tcW w:w="3120" w:type="dxa"/>
          </w:tcPr>
          <w:p w14:paraId="05871E5F" w14:textId="77777777" w:rsidR="00C31343" w:rsidRDefault="007F728F">
            <w:pPr>
              <w:jc w:val="both"/>
            </w:pPr>
            <w:r>
              <w:rPr>
                <w:rFonts w:ascii="Georgia" w:hAnsi="Georgia"/>
                <w:sz w:val="28"/>
              </w:rPr>
              <w:t>On or before the thirtieth (30th) calendar day after the close of the applicable billing month</w:t>
            </w:r>
          </w:p>
        </w:tc>
        <w:tc>
          <w:tcPr>
            <w:tcW w:w="3120" w:type="dxa"/>
          </w:tcPr>
          <w:p w14:paraId="2BA4CDF9" w14:textId="77777777" w:rsidR="00C31343" w:rsidRDefault="007F728F">
            <w:pPr>
              <w:jc w:val="both"/>
            </w:pPr>
            <w:r>
              <w:rPr>
                <w:rFonts w:ascii="Georgia" w:hAnsi="Georgia"/>
                <w:sz w:val="28"/>
              </w:rPr>
              <w:t>As prescribed in Section 23 of these Rules.</w:t>
            </w:r>
          </w:p>
        </w:tc>
      </w:tr>
      <w:tr w:rsidR="00C31343" w14:paraId="3E53E53D" w14:textId="77777777" w:rsidTr="5B2EF78A">
        <w:tc>
          <w:tcPr>
            <w:tcW w:w="3120" w:type="dxa"/>
          </w:tcPr>
          <w:p w14:paraId="4D911738" w14:textId="77777777" w:rsidR="00C31343" w:rsidRDefault="007F728F">
            <w:pPr>
              <w:jc w:val="both"/>
            </w:pPr>
            <w:r>
              <w:rPr>
                <w:rFonts w:ascii="Georgia" w:hAnsi="Georgia"/>
                <w:b/>
                <w:sz w:val="28"/>
              </w:rPr>
              <w:t>Final Adjustment Invoice</w:t>
            </w:r>
          </w:p>
        </w:tc>
        <w:tc>
          <w:tcPr>
            <w:tcW w:w="3120" w:type="dxa"/>
          </w:tcPr>
          <w:p w14:paraId="52348BD8" w14:textId="77777777" w:rsidR="00C31343" w:rsidRDefault="007F728F">
            <w:pPr>
              <w:jc w:val="both"/>
            </w:pPr>
            <w:r>
              <w:rPr>
                <w:rFonts w:ascii="Georgia" w:hAnsi="Georgia"/>
                <w:sz w:val="28"/>
              </w:rPr>
              <w:t>Within forty-five (45) calendar days after the close of the billing month</w:t>
            </w:r>
          </w:p>
        </w:tc>
        <w:tc>
          <w:tcPr>
            <w:tcW w:w="3120" w:type="dxa"/>
          </w:tcPr>
          <w:p w14:paraId="44E5C8C4" w14:textId="77777777" w:rsidR="00C31343" w:rsidRDefault="007F728F">
            <w:pPr>
              <w:jc w:val="both"/>
            </w:pPr>
            <w:r>
              <w:rPr>
                <w:rFonts w:ascii="Georgia" w:hAnsi="Georgia"/>
                <w:sz w:val="28"/>
                <w:szCs w:val="28"/>
                <w:lang w:val="en-US"/>
              </w:rPr>
              <w:t>The Winning Bidder shall reconcile actual landed fuel costs and finalized indices against the provisional invoice and issue a final adjustment invoice or credit, as applicable.</w:t>
            </w:r>
          </w:p>
        </w:tc>
      </w:tr>
    </w:tbl>
    <w:p w14:paraId="338E2D6D" w14:textId="77777777" w:rsidR="008E1161" w:rsidRPr="008E1161" w:rsidRDefault="008E1161" w:rsidP="008E1161">
      <w:pPr>
        <w:ind w:firstLine="720"/>
        <w:jc w:val="both"/>
        <w:rPr>
          <w:rFonts w:ascii="Georgia" w:eastAsia="Georgia" w:hAnsi="Georgia" w:cs="Georgia"/>
          <w:sz w:val="28"/>
          <w:szCs w:val="28"/>
          <w:lang w:val="en-PH"/>
        </w:rPr>
      </w:pPr>
    </w:p>
    <w:p w14:paraId="70718763" w14:textId="77777777" w:rsidR="008E1161" w:rsidRPr="008E1161" w:rsidRDefault="008E1161" w:rsidP="008E1161">
      <w:pPr>
        <w:ind w:firstLine="720"/>
        <w:jc w:val="both"/>
        <w:rPr>
          <w:rFonts w:ascii="Georgia" w:eastAsia="Georgia" w:hAnsi="Georgia" w:cs="Georgia"/>
          <w:sz w:val="28"/>
          <w:szCs w:val="28"/>
          <w:lang w:val="en-PH"/>
        </w:rPr>
      </w:pPr>
      <w:ins w:id="2475" w:author="Claude" w:date="2026-08-26T00:19:00Z">
        <w:r>
          <w:rPr>
            <w:rFonts w:ascii="Georgia" w:hAnsi="Georgia"/>
            <w:b/>
            <w:sz w:val="28"/>
            <w:highlight w:val="green"/>
          </w:rPr>
          <w:t xml:space="preserve">Table 5. </w:t>
        </w:r>
      </w:ins>
      <w:r>
        <w:rPr>
          <w:rFonts w:ascii="Georgia" w:hAnsi="Georgia"/>
          <w:b/>
          <w:sz w:val="28"/>
        </w:rPr>
        <w:t>Mandatory Audit Attachments and Verification Standards</w:t>
      </w:r>
    </w:p>
    <w:p w14:paraId="4E63C42B" w14:textId="77777777" w:rsidR="008E1161" w:rsidRPr="008E1161" w:rsidRDefault="008E1161" w:rsidP="008E1161">
      <w:pPr>
        <w:ind w:firstLine="720"/>
        <w:jc w:val="both"/>
        <w:rPr>
          <w:rFonts w:ascii="Georgia" w:eastAsia="Georgia" w:hAnsi="Georgia" w:cs="Georgia"/>
          <w:sz w:val="28"/>
          <w:szCs w:val="28"/>
          <w:lang w:val="en-PH"/>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C31343" w14:paraId="041DFAF9" w14:textId="77777777" w:rsidTr="5B2EF78A">
        <w:tc>
          <w:tcPr>
            <w:tcW w:w="4680" w:type="dxa"/>
            <w:shd w:val="clear" w:color="auto" w:fill="D9D9D9"/>
          </w:tcPr>
          <w:p w14:paraId="64699257" w14:textId="77777777" w:rsidR="00C31343" w:rsidRDefault="007F728F">
            <w:pPr>
              <w:jc w:val="both"/>
            </w:pPr>
            <w:r>
              <w:rPr>
                <w:rFonts w:ascii="Georgia" w:hAnsi="Georgia"/>
                <w:b/>
                <w:sz w:val="28"/>
              </w:rPr>
              <w:t>Attachment</w:t>
            </w:r>
          </w:p>
        </w:tc>
        <w:tc>
          <w:tcPr>
            <w:tcW w:w="4680" w:type="dxa"/>
            <w:shd w:val="clear" w:color="auto" w:fill="D9D9D9"/>
          </w:tcPr>
          <w:p w14:paraId="412002F3" w14:textId="77777777" w:rsidR="00C31343" w:rsidRDefault="007F728F">
            <w:pPr>
              <w:jc w:val="both"/>
            </w:pPr>
            <w:r>
              <w:rPr>
                <w:rFonts w:ascii="Georgia" w:hAnsi="Georgia"/>
                <w:b/>
                <w:sz w:val="28"/>
              </w:rPr>
              <w:t>Verifies</w:t>
            </w:r>
          </w:p>
        </w:tc>
      </w:tr>
      <w:tr w:rsidR="00C31343" w14:paraId="297F79AC" w14:textId="77777777" w:rsidTr="5B2EF78A">
        <w:tc>
          <w:tcPr>
            <w:tcW w:w="4680" w:type="dxa"/>
          </w:tcPr>
          <w:p w14:paraId="0D31DC01" w14:textId="77777777" w:rsidR="00C31343" w:rsidRDefault="007F728F">
            <w:pPr>
              <w:jc w:val="both"/>
            </w:pPr>
            <w:r>
              <w:rPr>
                <w:rFonts w:ascii="Georgia" w:hAnsi="Georgia"/>
                <w:b/>
                <w:sz w:val="28"/>
              </w:rPr>
              <w:t>Billing Statement</w:t>
            </w:r>
          </w:p>
        </w:tc>
        <w:tc>
          <w:tcPr>
            <w:tcW w:w="4680" w:type="dxa"/>
          </w:tcPr>
          <w:p w14:paraId="4CD1D905" w14:textId="77777777" w:rsidR="00C31343" w:rsidRDefault="007F728F">
            <w:pPr>
              <w:jc w:val="both"/>
            </w:pPr>
            <w:del w:id="33725" w:author="Claude" w:date="2026-10-19T09:00:00Z">
              <w:r>
                <w:rPr>
                  <w:rFonts w:ascii="Georgia" w:hAnsi="Georgia"/>
                  <w:sz w:val="28"/>
                  <w:highlight w:val="green"/>
                </w:rPr>
                <w:delText xml:space="preserve">Capacity Recovery Fee, Fixed and Variable O&amp;M charges,</w:delText>
              </w:r>
            </w:del>
            <w:ins w:id="33726" w:author="Claude" w:date="2026-10-19T09:00:00Z">
              <w:r>
                <w:rPr>
                  <w:rFonts w:ascii="Georgia" w:hAnsi="Georgia"/>
                  <w:sz w:val="28"/>
                  <w:highlight w:val="green"/>
                </w:rPr>
                <w:t xml:space="preserve">Capital recovery and fixed and variable O&amp;M charges (together, the GAP),</w:t>
              </w:r>
            </w:ins>
            <w:r>
              <w:rPr>
                <w:rFonts w:ascii="Georgia" w:hAnsi="Georgia"/>
                <w:sz w:val="28"/>
              </w:rPr>
              <w:t xml:space="preserve"> </w:t>
            </w:r>
            <w:del w:id="33713" w:author="Claude" w:date="2026-10-19T09:00:00Z">
              <w:r>
                <w:rPr>
                  <w:rFonts w:ascii="Georgia" w:hAnsi="Georgia"/>
                  <w:sz w:val="28"/>
                  <w:highlight w:val="green"/>
                </w:rPr>
                <w:delText xml:space="preserve">and the basic Fuel Cost computation</w:delText>
              </w:r>
            </w:del>
            <w:ins w:id="2476" w:author="Claude" w:date="2026-08-25T15:38:00Z">
              <w:del w:id="2477" w:author="Claude" w:date="2026-08-25T16:16:00Z">
                <w:r>
                  <w:rPr>
                    <w:rFonts w:ascii="Georgia" w:hAnsi="Georgia"/>
                    <w:sz w:val="28"/>
                    <w:highlight w:val="green"/>
                  </w:rPr>
                  <w:delText>, the value-added-tax-able and VAT-exempt breakdown of charges, and the CPI index (US and/or Philippine, as applicable) used to escalate the Fixed O&amp;M Costs, Variable Non-Fuel O&amp;M Costs, and G&amp;A Costs at the Reference Cost Escalation Rate under Section 8.3</w:delText>
                </w:r>
              </w:del>
            </w:ins>
            <w:ins w:id="2478" w:author="Claude" w:date="2026-08-25T16:16:00Z">
              <w:del w:id="33714" w:author="Claude" w:date="2026-10-19T09:00:00Z">
                <w:r>
                  <w:rPr>
                    <w:rFonts w:ascii="Georgia" w:hAnsi="Georgia"/>
                    <w:sz w:val="28"/>
                    <w:highlight w:val="green"/>
                  </w:rPr>
                  <w:delText xml:space="preserve">,</w:delText>
                </w:r>
              </w:del>
            </w:ins>
            <w:ins w:id="33715" w:author="Claude" w:date="2026-10-19T09:00:00Z">
              <w:r>
                <w:rPr>
                  <w:rFonts w:ascii="Georgia" w:hAnsi="Georgia"/>
                  <w:sz w:val="28"/>
                  <w:highlight w:val="green"/>
                </w:rPr>
                <w:t xml:space="preserve">and the Fuel Cost computation broken down into the FCC and CLLC components,</w:t>
              </w:r>
            </w:ins>
            <w:ins w:id="33716" w:author="Claude" w:date="2026-08-25T16:16:00Z">
              <w:r>
                <w:rPr>
                  <w:rFonts w:ascii="Georgia" w:hAnsi="Georgia"/>
                  <w:sz w:val="28"/>
                  <w:highlight w:val="green"/>
                </w:rPr>
                <w:t xml:space="preserve"> the value-added-tax-able and VAT-exempt breakdown of charges</w:t>
              </w:r>
            </w:ins>
            <w:r>
              <w:rPr>
                <w:rFonts w:ascii="Georgia" w:hAnsi="Georgia"/>
                <w:sz w:val="28"/>
              </w:rPr>
              <w:t>.</w:t>
            </w:r>
          </w:p>
        </w:tc>
      </w:tr>
      <w:tr w:rsidR="00C31343" w14:paraId="2D67B2B1" w14:textId="77777777" w:rsidTr="5B2EF78A">
        <w:tc>
          <w:tcPr>
            <w:tcW w:w="4680" w:type="dxa"/>
          </w:tcPr>
          <w:p w14:paraId="1A6B81B2" w14:textId="77777777" w:rsidR="00C31343" w:rsidRDefault="007F728F">
            <w:pPr>
              <w:jc w:val="both"/>
            </w:pPr>
            <w:r>
              <w:rPr>
                <w:rFonts w:ascii="Georgia" w:hAnsi="Georgia"/>
                <w:b/>
                <w:sz w:val="28"/>
              </w:rPr>
              <w:t>Joint Meter Reading Report</w:t>
            </w:r>
          </w:p>
        </w:tc>
        <w:tc>
          <w:tcPr>
            <w:tcW w:w="4680" w:type="dxa"/>
          </w:tcPr>
          <w:p w14:paraId="295B44B6" w14:textId="77777777" w:rsidR="00C31343" w:rsidRDefault="007F728F">
            <w:pPr>
              <w:jc w:val="both"/>
            </w:pPr>
            <w:r>
              <w:rPr>
                <w:rFonts w:ascii="Georgia" w:hAnsi="Georgia"/>
                <w:sz w:val="28"/>
              </w:rPr>
              <w:t>Gross Generation, Auxiliary Service load, and Net Energy Generation, signed by the Winning Bidder and the MO or DU, as applicable.</w:t>
            </w:r>
          </w:p>
        </w:tc>
      </w:tr>
      <w:tr w:rsidR="00C31343" w14:paraId="4D5FAD6E" w14:textId="77777777" w:rsidTr="5B2EF78A">
        <w:tc>
          <w:tcPr>
            <w:tcW w:w="4680" w:type="dxa"/>
          </w:tcPr>
          <w:p w14:paraId="7E3EE918" w14:textId="77777777" w:rsidR="00C31343" w:rsidRDefault="007F728F">
            <w:pPr>
              <w:jc w:val="both"/>
            </w:pPr>
            <w:r>
              <w:rPr>
                <w:rFonts w:ascii="Georgia" w:hAnsi="Georgia"/>
                <w:b/>
                <w:sz w:val="28"/>
              </w:rPr>
              <w:t>Fuel Cargo Invoice (FOB)</w:t>
            </w:r>
          </w:p>
        </w:tc>
        <w:tc>
          <w:tcPr>
            <w:tcW w:w="4680" w:type="dxa"/>
          </w:tcPr>
          <w:p w14:paraId="4E8131C8" w14:textId="77777777" w:rsidR="00C31343" w:rsidRDefault="007F728F">
            <w:pPr>
              <w:jc w:val="both"/>
            </w:pPr>
            <w:r>
              <w:rPr>
                <w:rFonts w:ascii="Georgia" w:hAnsi="Georgia"/>
                <w:sz w:val="28"/>
              </w:rPr>
              <w:t>Cargo volume (MMBtu), Bill of Lading loading date, and base cargo price (USD/MMBtu).</w:t>
            </w:r>
          </w:p>
        </w:tc>
      </w:tr>
      <w:tr w:rsidR="00C31343" w14:paraId="5CC5D6CB" w14:textId="77777777" w:rsidTr="5B2EF78A">
        <w:tc>
          <w:tcPr>
            <w:tcW w:w="4680" w:type="dxa"/>
          </w:tcPr>
          <w:p w14:paraId="6A8D44C0" w14:textId="77777777" w:rsidR="00C31343" w:rsidRDefault="007F728F">
            <w:pPr>
              <w:jc w:val="both"/>
            </w:pPr>
            <w:r>
              <w:rPr>
                <w:rFonts w:ascii="Georgia" w:hAnsi="Georgia"/>
                <w:b/>
                <w:sz w:val="28"/>
              </w:rPr>
              <w:t>Bill of Lading</w:t>
            </w:r>
          </w:p>
        </w:tc>
        <w:tc>
          <w:tcPr>
            <w:tcW w:w="4680" w:type="dxa"/>
          </w:tcPr>
          <w:p w14:paraId="48937A40" w14:textId="77777777" w:rsidR="00C31343" w:rsidRDefault="007F728F">
            <w:pPr>
              <w:jc w:val="both"/>
            </w:pPr>
            <w:r>
              <w:rPr>
                <w:rFonts w:ascii="Georgia" w:hAnsi="Georgia"/>
                <w:sz w:val="28"/>
                <w:szCs w:val="28"/>
                <w:lang w:val="en-US"/>
              </w:rPr>
              <w:t>Loading date, origin terminal, discharge port, and vessel name.</w:t>
            </w:r>
          </w:p>
        </w:tc>
      </w:tr>
      <w:tr w:rsidR="00C31343" w14:paraId="69CF6860" w14:textId="77777777" w:rsidTr="5B2EF78A">
        <w:tc>
          <w:tcPr>
            <w:tcW w:w="4680" w:type="dxa"/>
          </w:tcPr>
          <w:p w14:paraId="2CCE1904" w14:textId="77777777" w:rsidR="00C31343" w:rsidRDefault="007F728F">
            <w:pPr>
              <w:jc w:val="both"/>
            </w:pPr>
            <w:r>
              <w:rPr>
                <w:rFonts w:ascii="Georgia" w:hAnsi="Georgia"/>
                <w:b/>
                <w:sz w:val="28"/>
              </w:rPr>
              <w:t>Terminal Regasification and Storage Statement</w:t>
            </w:r>
          </w:p>
        </w:tc>
        <w:tc>
          <w:tcPr>
            <w:tcW w:w="4680" w:type="dxa"/>
          </w:tcPr>
          <w:p w14:paraId="79A27E2C" w14:textId="77777777" w:rsidR="00C31343" w:rsidRDefault="007F728F">
            <w:pPr>
              <w:jc w:val="both"/>
            </w:pPr>
            <w:r>
              <w:rPr>
                <w:rFonts w:ascii="Georgia" w:hAnsi="Georgia"/>
                <w:sz w:val="28"/>
              </w:rPr>
              <w:t xml:space="preserve">The regasification and storage fee against the Section 17 cap</w:t>
            </w:r>
            <w:del w:id="32334" w:author="Claude" w:date="2026-10-19T09:00:00Z">
              <w:r>
                <w:rPr>
                  <w:rFonts w:ascii="Georgia" w:hAnsi="Georgia"/>
                  <w:sz w:val="28"/>
                  <w:highlight w:val="cyan"/>
                </w:rPr>
                <w:delText xml:space="preserve">, and the Boil-Off Gas volume loss against the Section 17 allowance</w:delText>
              </w:r>
            </w:del>
            <w:r>
              <w:rPr>
                <w:rFonts w:ascii="Georgia" w:hAnsi="Georgia"/>
                <w:sz w:val="28"/>
              </w:rPr>
              <w:t xml:space="preserve">.</w:t>
            </w:r>
          </w:p>
        </w:tc>
      </w:tr>
      <w:tr w:rsidR="00C31343" w14:paraId="79309800" w14:textId="77777777" w:rsidTr="5B2EF78A">
        <w:tc>
          <w:tcPr>
            <w:tcW w:w="4680" w:type="dxa"/>
          </w:tcPr>
          <w:p w14:paraId="54E41798" w14:textId="77777777" w:rsidR="00C31343" w:rsidRDefault="007F728F">
            <w:pPr>
              <w:jc w:val="both"/>
            </w:pPr>
            <w:r>
              <w:rPr>
                <w:rFonts w:ascii="Georgia" w:hAnsi="Georgia"/>
                <w:b/>
                <w:sz w:val="28"/>
              </w:rPr>
              <w:t>Pipeline Transmission Statement</w:t>
            </w:r>
          </w:p>
        </w:tc>
        <w:tc>
          <w:tcPr>
            <w:tcW w:w="4680" w:type="dxa"/>
          </w:tcPr>
          <w:p w14:paraId="4D6A1190" w14:textId="77777777" w:rsidR="00C31343" w:rsidRDefault="007F728F">
            <w:pPr>
              <w:jc w:val="both"/>
            </w:pPr>
            <w:r>
              <w:rPr>
                <w:rFonts w:ascii="Georgia" w:hAnsi="Georgia"/>
                <w:sz w:val="28"/>
              </w:rPr>
              <w:t>The pipeline transportation fee against the Section 17 cap.</w:t>
            </w:r>
          </w:p>
        </w:tc>
      </w:tr>
      <w:tr w:rsidR="00C31343" w14:paraId="57F692D8" w14:textId="77777777" w:rsidTr="5B2EF78A">
        <w:tc>
          <w:tcPr>
            <w:tcW w:w="4680" w:type="dxa"/>
          </w:tcPr>
          <w:p w14:paraId="58443E45" w14:textId="77777777" w:rsidR="00C31343" w:rsidRDefault="007F728F">
            <w:pPr>
              <w:jc w:val="both"/>
            </w:pPr>
            <w:r>
              <w:rPr>
                <w:rFonts w:ascii="Georgia" w:hAnsi="Georgia"/>
                <w:b/>
                <w:sz w:val="28"/>
              </w:rPr>
              <w:t>Daily Exchange Rate Bulletin</w:t>
            </w:r>
          </w:p>
        </w:tc>
        <w:tc>
          <w:tcPr>
            <w:tcW w:w="4680" w:type="dxa"/>
          </w:tcPr>
          <w:p w14:paraId="4D15CA16" w14:textId="77777777" w:rsidR="00C31343" w:rsidRDefault="007F728F">
            <w:pPr>
              <w:jc w:val="both"/>
            </w:pPr>
            <w:r>
              <w:rPr>
                <w:rFonts w:ascii="Georgia" w:hAnsi="Georgia"/>
                <w:sz w:val="28"/>
                <w:szCs w:val="28"/>
                <w:lang w:val="en-US"/>
              </w:rPr>
              <w:t>The Bangko Sentral ng Pilipinas daily reference rates used to compute the average Exchange Rate for the Settlement Period under Section 18(c).</w:t>
            </w:r>
          </w:p>
        </w:tc>
      </w:tr>
    </w:tbl>
    <w:p w14:paraId="296C550B" w14:textId="77777777" w:rsidR="008E1161" w:rsidRPr="008E1161" w:rsidRDefault="008E1161" w:rsidP="008E1161">
      <w:pPr>
        <w:ind w:firstLine="720"/>
        <w:jc w:val="both"/>
        <w:rPr>
          <w:rFonts w:ascii="Georgia" w:eastAsia="Georgia" w:hAnsi="Georgia" w:cs="Georgia"/>
          <w:sz w:val="28"/>
          <w:szCs w:val="28"/>
          <w:lang w:val="en-PH"/>
        </w:rPr>
      </w:pPr>
    </w:p>
    <w:p w14:paraId="3C07420A" w14:textId="77777777" w:rsidR="008E1161" w:rsidRPr="008E1161" w:rsidRDefault="008E1161" w:rsidP="008E1161">
      <w:pPr>
        <w:ind w:firstLine="720"/>
        <w:jc w:val="both"/>
        <w:rPr>
          <w:rFonts w:ascii="Georgia" w:eastAsia="Georgia" w:hAnsi="Georgia" w:cs="Georgia"/>
          <w:sz w:val="28"/>
          <w:szCs w:val="28"/>
          <w:lang w:val="en-PH"/>
        </w:rPr>
      </w:pPr>
      <w:ins w:id="2479" w:author="Claude" w:date="2026-08-26T00:19:00Z">
        <w:r>
          <w:rPr>
            <w:rFonts w:ascii="Georgia" w:hAnsi="Georgia"/>
            <w:b/>
            <w:sz w:val="28"/>
            <w:highlight w:val="green"/>
          </w:rPr>
          <w:lastRenderedPageBreak/>
          <w:t xml:space="preserve">Table 6. </w:t>
        </w:r>
      </w:ins>
      <w:r>
        <w:rPr>
          <w:rFonts w:ascii="Georgia" w:hAnsi="Georgia"/>
          <w:b/>
          <w:sz w:val="28"/>
        </w:rPr>
        <w:t>Winning Bidder Regulatory Submission Checklist</w:t>
      </w:r>
    </w:p>
    <w:p w14:paraId="7D7D5890" w14:textId="77777777" w:rsidR="008E1161" w:rsidRPr="008E1161" w:rsidRDefault="008E1161" w:rsidP="008E1161">
      <w:pPr>
        <w:ind w:firstLine="720"/>
        <w:jc w:val="both"/>
        <w:rPr>
          <w:rFonts w:ascii="Georgia" w:eastAsia="Georgia" w:hAnsi="Georgia" w:cs="Georgia"/>
          <w:sz w:val="28"/>
          <w:szCs w:val="28"/>
          <w:lang w:val="en-PH"/>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4670"/>
        <w:gridCol w:w="4670"/>
      </w:tblGrid>
      <w:tr w:rsidR="00C31343" w14:paraId="0BD6B2C1" w14:textId="77777777" w:rsidTr="5B2EF78A">
        <w:tc>
          <w:tcPr>
            <w:tcW w:w="4680" w:type="dxa"/>
            <w:shd w:val="clear" w:color="auto" w:fill="D9D9D9"/>
          </w:tcPr>
          <w:p w14:paraId="4CBB91D6" w14:textId="77777777" w:rsidR="00C31343" w:rsidRDefault="007F728F">
            <w:pPr>
              <w:jc w:val="both"/>
            </w:pPr>
            <w:r>
              <w:rPr>
                <w:rFonts w:ascii="Georgia" w:hAnsi="Georgia"/>
                <w:b/>
                <w:sz w:val="28"/>
              </w:rPr>
              <w:t>Filing Document</w:t>
            </w:r>
          </w:p>
        </w:tc>
        <w:tc>
          <w:tcPr>
            <w:tcW w:w="4680" w:type="dxa"/>
            <w:shd w:val="clear" w:color="auto" w:fill="D9D9D9"/>
          </w:tcPr>
          <w:p w14:paraId="52D68C71" w14:textId="77777777" w:rsidR="00C31343" w:rsidRDefault="007F728F">
            <w:pPr>
              <w:jc w:val="both"/>
            </w:pPr>
            <w:r>
              <w:rPr>
                <w:rFonts w:ascii="Georgia" w:hAnsi="Georgia"/>
                <w:b/>
                <w:sz w:val="28"/>
              </w:rPr>
              <w:t>Required Contents</w:t>
            </w:r>
          </w:p>
        </w:tc>
      </w:tr>
      <w:tr w:rsidR="00C31343" w14:paraId="3C428991" w14:textId="77777777" w:rsidTr="5B2EF78A">
        <w:tc>
          <w:tcPr>
            <w:tcW w:w="4680" w:type="dxa"/>
          </w:tcPr>
          <w:p w14:paraId="46945893" w14:textId="77777777" w:rsidR="00C31343" w:rsidRDefault="007F728F">
            <w:pPr>
              <w:jc w:val="both"/>
            </w:pPr>
            <w:r>
              <w:rPr>
                <w:rFonts w:ascii="Georgia" w:hAnsi="Georgia"/>
                <w:b/>
                <w:sz w:val="28"/>
              </w:rPr>
              <w:t>Petition Cover Letter</w:t>
            </w:r>
          </w:p>
        </w:tc>
        <w:tc>
          <w:tcPr>
            <w:tcW w:w="4680" w:type="dxa"/>
          </w:tcPr>
          <w:p w14:paraId="4416DDAA" w14:textId="77777777" w:rsidR="00C31343" w:rsidRDefault="007F728F">
            <w:pPr>
              <w:jc w:val="both"/>
            </w:pPr>
            <w:r>
              <w:rPr>
                <w:rFonts w:ascii="Georgia" w:hAnsi="Georgia"/>
                <w:sz w:val="28"/>
              </w:rPr>
              <w:t>Summary of total billed Fuel Cost, Net Energy Generation, and an explicit request for Commission certification.</w:t>
            </w:r>
          </w:p>
        </w:tc>
      </w:tr>
      <w:tr w:rsidR="00C31343" w14:paraId="06353F17" w14:textId="77777777" w:rsidTr="5B2EF78A">
        <w:tc>
          <w:tcPr>
            <w:tcW w:w="4680" w:type="dxa"/>
          </w:tcPr>
          <w:p w14:paraId="5FA44C1A" w14:textId="77777777" w:rsidR="00C31343" w:rsidRDefault="007F728F">
            <w:pPr>
              <w:jc w:val="both"/>
            </w:pPr>
            <w:r>
              <w:rPr>
                <w:rFonts w:ascii="Georgia" w:hAnsi="Georgia"/>
                <w:b/>
                <w:sz w:val="28"/>
              </w:rPr>
              <w:t>Fuel Cost Computation Model</w:t>
            </w:r>
          </w:p>
        </w:tc>
        <w:tc>
          <w:tcPr>
            <w:tcW w:w="4680" w:type="dxa"/>
          </w:tcPr>
          <w:p w14:paraId="3D0865C6" w14:textId="77777777" w:rsidR="00C31343" w:rsidRDefault="007F728F">
            <w:pPr>
              <w:jc w:val="both"/>
            </w:pPr>
            <w:r>
              <w:rPr>
                <w:rFonts w:ascii="Georgia" w:hAnsi="Georgia"/>
                <w:sz w:val="28"/>
                <w:szCs w:val="28"/>
                <w:lang w:val="en-US"/>
              </w:rPr>
              <w:t>A fully-functioning electronic spreadsheet reproducing the Section 18 formula computation, without hardcoded values.</w:t>
            </w:r>
          </w:p>
        </w:tc>
      </w:tr>
      <w:tr w:rsidR="00C31343" w14:paraId="5676FBF4" w14:textId="77777777" w:rsidTr="5B2EF78A">
        <w:tc>
          <w:tcPr>
            <w:tcW w:w="4680" w:type="dxa"/>
          </w:tcPr>
          <w:p w14:paraId="43C206E2" w14:textId="77777777" w:rsidR="00C31343" w:rsidRDefault="007F728F">
            <w:pPr>
              <w:jc w:val="both"/>
            </w:pPr>
            <w:r>
              <w:rPr>
                <w:rFonts w:ascii="Georgia" w:hAnsi="Georgia"/>
                <w:b/>
                <w:sz w:val="28"/>
              </w:rPr>
              <w:t>Provisional and Final Supplier Invoices</w:t>
            </w:r>
          </w:p>
        </w:tc>
        <w:tc>
          <w:tcPr>
            <w:tcW w:w="4680" w:type="dxa"/>
          </w:tcPr>
          <w:p w14:paraId="058EE86B" w14:textId="77777777" w:rsidR="00C31343" w:rsidRDefault="007F728F">
            <w:pPr>
              <w:jc w:val="both"/>
            </w:pPr>
            <w:r>
              <w:rPr>
                <w:rFonts w:ascii="Georgia" w:hAnsi="Georgia"/>
                <w:sz w:val="28"/>
              </w:rPr>
              <w:t>Landed cargo price, FOB cargo cost, cargo volume, and the applicable JKM trailing reference index.</w:t>
            </w:r>
          </w:p>
        </w:tc>
      </w:tr>
      <w:tr w:rsidR="00C31343" w14:paraId="51DDC2A1" w14:textId="77777777" w:rsidTr="5B2EF78A">
        <w:tc>
          <w:tcPr>
            <w:tcW w:w="4680" w:type="dxa"/>
          </w:tcPr>
          <w:p w14:paraId="2DACAA7D" w14:textId="77777777" w:rsidR="00C31343" w:rsidRDefault="007F728F">
            <w:pPr>
              <w:jc w:val="both"/>
            </w:pPr>
            <w:r>
              <w:rPr>
                <w:rFonts w:ascii="Georgia" w:hAnsi="Georgia"/>
                <w:b/>
                <w:sz w:val="28"/>
              </w:rPr>
              <w:t>Bill of Lading and Cargo Manifest</w:t>
            </w:r>
          </w:p>
        </w:tc>
        <w:tc>
          <w:tcPr>
            <w:tcW w:w="4680" w:type="dxa"/>
          </w:tcPr>
          <w:p w14:paraId="541557FF" w14:textId="77777777" w:rsidR="00C31343" w:rsidRDefault="007F728F">
            <w:pPr>
              <w:jc w:val="both"/>
            </w:pPr>
            <w:r>
              <w:rPr>
                <w:rFonts w:ascii="Georgia" w:hAnsi="Georgia"/>
                <w:sz w:val="28"/>
              </w:rPr>
              <w:t>Certified cargo shipment dates, origin, discharge terminal, and vessel name.</w:t>
            </w:r>
          </w:p>
        </w:tc>
      </w:tr>
      <w:tr w:rsidR="00C31343" w14:paraId="2623B3A4" w14:textId="77777777" w:rsidTr="5B2EF78A">
        <w:tc>
          <w:tcPr>
            <w:tcW w:w="4680" w:type="dxa"/>
          </w:tcPr>
          <w:p w14:paraId="43807108" w14:textId="77777777" w:rsidR="00C31343" w:rsidRDefault="007F728F">
            <w:pPr>
              <w:jc w:val="both"/>
            </w:pPr>
            <w:r>
              <w:rPr>
                <w:rFonts w:ascii="Georgia" w:hAnsi="Georgia"/>
                <w:b/>
                <w:sz w:val="28"/>
              </w:rPr>
              <w:t>Terminal and Pipeline Statements</w:t>
            </w:r>
          </w:p>
        </w:tc>
        <w:tc>
          <w:tcPr>
            <w:tcW w:w="4680" w:type="dxa"/>
          </w:tcPr>
          <w:p w14:paraId="317D11E1" w14:textId="77777777" w:rsidR="00C31343" w:rsidRDefault="007F728F">
            <w:pPr>
              <w:jc w:val="both"/>
            </w:pPr>
            <w:r>
              <w:rPr>
                <w:rFonts w:ascii="Georgia" w:hAnsi="Georgia"/>
                <w:sz w:val="28"/>
              </w:rPr>
              <w:t>Actual billed regasification, storage, and pipeline transmission fees, for audit against the Section 17 caps.</w:t>
            </w:r>
          </w:p>
        </w:tc>
      </w:tr>
      <w:tr w:rsidR="00C31343" w14:paraId="2439D6E4" w14:textId="77777777" w:rsidTr="5B2EF78A">
        <w:tc>
          <w:tcPr>
            <w:tcW w:w="4680" w:type="dxa"/>
          </w:tcPr>
          <w:p w14:paraId="42AF5852" w14:textId="77777777" w:rsidR="00C31343" w:rsidRDefault="007F728F">
            <w:pPr>
              <w:jc w:val="both"/>
            </w:pPr>
            <w:r>
              <w:rPr>
                <w:rFonts w:ascii="Georgia" w:hAnsi="Georgia"/>
                <w:b/>
                <w:sz w:val="28"/>
              </w:rPr>
              <w:t>Joint Metering and Substation Logs</w:t>
            </w:r>
          </w:p>
        </w:tc>
        <w:tc>
          <w:tcPr>
            <w:tcW w:w="4680" w:type="dxa"/>
          </w:tcPr>
          <w:p w14:paraId="5BDC0F0A" w14:textId="77777777" w:rsidR="00C31343" w:rsidRDefault="007F728F">
            <w:pPr>
              <w:jc w:val="both"/>
            </w:pPr>
            <w:r>
              <w:rPr>
                <w:rFonts w:ascii="Georgia" w:hAnsi="Georgia"/>
                <w:sz w:val="28"/>
              </w:rPr>
              <w:t>Certified gross and net generation for the month.</w:t>
            </w:r>
          </w:p>
        </w:tc>
      </w:tr>
      <w:tr w:rsidR="00C31343" w14:paraId="31374E26" w14:textId="77777777" w:rsidTr="5B2EF78A">
        <w:tc>
          <w:tcPr>
            <w:tcW w:w="4680" w:type="dxa"/>
          </w:tcPr>
          <w:p w14:paraId="59F59DA7" w14:textId="77777777" w:rsidR="00C31343" w:rsidRDefault="007F728F">
            <w:pPr>
              <w:jc w:val="both"/>
            </w:pPr>
            <w:r>
              <w:rPr>
                <w:rFonts w:ascii="Georgia" w:hAnsi="Georgia"/>
                <w:b/>
                <w:sz w:val="28"/>
              </w:rPr>
              <w:t>Daily Exchange Rate Sheet</w:t>
            </w:r>
          </w:p>
        </w:tc>
        <w:tc>
          <w:tcPr>
            <w:tcW w:w="4680" w:type="dxa"/>
          </w:tcPr>
          <w:p w14:paraId="3EADEBAE" w14:textId="77777777" w:rsidR="00C31343" w:rsidRDefault="007F728F">
            <w:pPr>
              <w:jc w:val="both"/>
            </w:pPr>
            <w:r>
              <w:rPr>
                <w:rFonts w:ascii="Georgia" w:hAnsi="Georgia"/>
                <w:sz w:val="28"/>
                <w:szCs w:val="28"/>
                <w:lang w:val="en-US"/>
              </w:rPr>
              <w:t>Daily Bangko Sentral ng Pilipinas closing rates for the billing month.</w:t>
            </w:r>
          </w:p>
        </w:tc>
      </w:tr>
    </w:tbl>
    <w:p w14:paraId="31BDDCC6" w14:textId="77777777" w:rsidR="008E1161" w:rsidRPr="008E1161" w:rsidRDefault="008E1161" w:rsidP="008E1161">
      <w:pPr>
        <w:ind w:firstLine="720"/>
        <w:jc w:val="both"/>
        <w:rPr>
          <w:rFonts w:ascii="Georgia" w:eastAsia="Georgia" w:hAnsi="Georgia" w:cs="Georgia"/>
          <w:sz w:val="28"/>
          <w:szCs w:val="28"/>
          <w:lang w:val="en-PH"/>
        </w:rPr>
      </w:pPr>
    </w:p>
    <w:p w14:paraId="5BCB7105" w14:textId="77777777" w:rsidR="008E1161" w:rsidRPr="008E1161" w:rsidRDefault="008E1161" w:rsidP="008E1161">
      <w:pPr>
        <w:ind w:firstLine="720"/>
        <w:jc w:val="both"/>
        <w:rPr>
          <w:rFonts w:ascii="Georgia" w:eastAsia="Georgia" w:hAnsi="Georgia" w:cs="Georgia"/>
          <w:sz w:val="28"/>
          <w:szCs w:val="28"/>
          <w:lang w:val="en-PH"/>
        </w:rPr>
      </w:pPr>
      <w:ins w:id="2480" w:author="Claude" w:date="2026-08-26T00:19:00Z">
        <w:r>
          <w:rPr>
            <w:rFonts w:ascii="Georgia" w:hAnsi="Georgia"/>
            <w:b/>
            <w:sz w:val="28"/>
            <w:highlight w:val="green"/>
          </w:rPr>
          <w:t xml:space="preserve">Table 7. </w:t>
        </w:r>
      </w:ins>
      <w:r>
        <w:rPr>
          <w:rFonts w:ascii="Georgia" w:hAnsi="Georgia"/>
          <w:b/>
          <w:sz w:val="28"/>
        </w:rPr>
        <w:t>Commission Regulatory Issuance Checklist</w:t>
      </w:r>
    </w:p>
    <w:p w14:paraId="26BBA589" w14:textId="77777777" w:rsidR="008E1161" w:rsidRPr="008E1161" w:rsidRDefault="008E1161" w:rsidP="008E1161">
      <w:pPr>
        <w:ind w:firstLine="720"/>
        <w:jc w:val="both"/>
        <w:rPr>
          <w:rFonts w:ascii="Georgia" w:eastAsia="Georgia" w:hAnsi="Georgia" w:cs="Georgia"/>
          <w:sz w:val="28"/>
          <w:szCs w:val="28"/>
          <w:lang w:val="en-PH"/>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5"/>
        <w:gridCol w:w="3112"/>
        <w:gridCol w:w="3113"/>
      </w:tblGrid>
      <w:tr w:rsidR="00C31343" w14:paraId="45285765" w14:textId="77777777" w:rsidTr="5B2EF78A">
        <w:tc>
          <w:tcPr>
            <w:tcW w:w="3120" w:type="dxa"/>
            <w:shd w:val="clear" w:color="auto" w:fill="D9D9D9"/>
          </w:tcPr>
          <w:p w14:paraId="07CA2EA6" w14:textId="77777777" w:rsidR="00C31343" w:rsidRDefault="007F728F">
            <w:pPr>
              <w:jc w:val="both"/>
            </w:pPr>
            <w:r>
              <w:rPr>
                <w:rFonts w:ascii="Georgia" w:hAnsi="Georgia"/>
                <w:b/>
                <w:sz w:val="28"/>
              </w:rPr>
              <w:t>Issuance</w:t>
            </w:r>
          </w:p>
        </w:tc>
        <w:tc>
          <w:tcPr>
            <w:tcW w:w="3120" w:type="dxa"/>
            <w:shd w:val="clear" w:color="auto" w:fill="D9D9D9"/>
          </w:tcPr>
          <w:p w14:paraId="726C3A6B" w14:textId="77777777" w:rsidR="00C31343" w:rsidRDefault="007F728F">
            <w:pPr>
              <w:jc w:val="both"/>
            </w:pPr>
            <w:r>
              <w:rPr>
                <w:rFonts w:ascii="Georgia" w:hAnsi="Georgia"/>
                <w:b/>
                <w:sz w:val="28"/>
              </w:rPr>
              <w:t>Recipient</w:t>
            </w:r>
          </w:p>
        </w:tc>
        <w:tc>
          <w:tcPr>
            <w:tcW w:w="3120" w:type="dxa"/>
            <w:shd w:val="clear" w:color="auto" w:fill="D9D9D9"/>
          </w:tcPr>
          <w:p w14:paraId="3D0A09D7" w14:textId="77777777" w:rsidR="00C31343" w:rsidRDefault="007F728F">
            <w:pPr>
              <w:jc w:val="both"/>
            </w:pPr>
            <w:r>
              <w:rPr>
                <w:rFonts w:ascii="Georgia" w:hAnsi="Georgia"/>
                <w:b/>
                <w:sz w:val="28"/>
              </w:rPr>
              <w:t>Content</w:t>
            </w:r>
          </w:p>
        </w:tc>
      </w:tr>
      <w:tr w:rsidR="00C31343" w14:paraId="0043B47C" w14:textId="77777777" w:rsidTr="5B2EF78A">
        <w:tc>
          <w:tcPr>
            <w:tcW w:w="3120" w:type="dxa"/>
          </w:tcPr>
          <w:p w14:paraId="37AD92D0" w14:textId="77777777" w:rsidR="00C31343" w:rsidRDefault="007F728F">
            <w:pPr>
              <w:jc w:val="both"/>
            </w:pPr>
            <w:r>
              <w:rPr>
                <w:rFonts w:ascii="Georgia" w:hAnsi="Georgia"/>
                <w:b/>
                <w:sz w:val="28"/>
              </w:rPr>
              <w:t>Monthly Fuel Cost Certification</w:t>
            </w:r>
          </w:p>
        </w:tc>
        <w:tc>
          <w:tcPr>
            <w:tcW w:w="3120" w:type="dxa"/>
          </w:tcPr>
          <w:p w14:paraId="18E5F63A" w14:textId="77777777" w:rsidR="00C31343" w:rsidRDefault="007F728F">
            <w:pPr>
              <w:jc w:val="both"/>
            </w:pPr>
            <w:r>
              <w:rPr>
                <w:rFonts w:ascii="Georgia" w:hAnsi="Georgia"/>
                <w:sz w:val="28"/>
              </w:rPr>
              <w:t>Market Operator</w:t>
            </w:r>
          </w:p>
        </w:tc>
        <w:tc>
          <w:tcPr>
            <w:tcW w:w="3120" w:type="dxa"/>
          </w:tcPr>
          <w:p w14:paraId="4923DF8B" w14:textId="77777777" w:rsidR="00C31343" w:rsidRDefault="007F728F">
            <w:pPr>
              <w:jc w:val="both"/>
            </w:pPr>
            <w:r>
              <w:rPr>
                <w:rFonts w:ascii="Georgia" w:hAnsi="Georgia"/>
                <w:sz w:val="28"/>
              </w:rPr>
              <w:t>Official certification of the Fuel Cost, authorizing its incorporation into the Settlement Mechanism computation under Section 23.</w:t>
            </w:r>
          </w:p>
        </w:tc>
      </w:tr>
      <w:tr w:rsidR="00C31343" w14:paraId="123CEC94" w14:textId="77777777" w:rsidTr="5B2EF78A">
        <w:tc>
          <w:tcPr>
            <w:tcW w:w="3120" w:type="dxa"/>
          </w:tcPr>
          <w:p w14:paraId="406FBC7C" w14:textId="77777777" w:rsidR="00C31343" w:rsidRDefault="007F728F">
            <w:pPr>
              <w:jc w:val="both"/>
            </w:pPr>
            <w:r>
              <w:rPr>
                <w:rFonts w:ascii="Georgia" w:hAnsi="Georgia"/>
                <w:b/>
                <w:sz w:val="28"/>
              </w:rPr>
              <w:t>Notice of Disallowance</w:t>
            </w:r>
          </w:p>
        </w:tc>
        <w:tc>
          <w:tcPr>
            <w:tcW w:w="3120" w:type="dxa"/>
          </w:tcPr>
          <w:p w14:paraId="199EA6CF" w14:textId="77777777" w:rsidR="00C31343" w:rsidRDefault="007F728F">
            <w:pPr>
              <w:jc w:val="both"/>
            </w:pPr>
            <w:r>
              <w:rPr>
                <w:rFonts w:ascii="Georgia" w:hAnsi="Georgia"/>
                <w:sz w:val="28"/>
              </w:rPr>
              <w:t>Winning Bidder</w:t>
            </w:r>
          </w:p>
        </w:tc>
        <w:tc>
          <w:tcPr>
            <w:tcW w:w="3120" w:type="dxa"/>
          </w:tcPr>
          <w:p w14:paraId="7672192E" w14:textId="77777777" w:rsidR="00C31343" w:rsidRDefault="007F728F">
            <w:pPr>
              <w:jc w:val="both"/>
            </w:pPr>
            <w:r>
              <w:rPr>
                <w:rFonts w:ascii="Georgia" w:hAnsi="Georgia"/>
                <w:sz w:val="28"/>
                <w:szCs w:val="28"/>
                <w:lang w:val="en-US"/>
              </w:rPr>
              <w:t>Explicit notice of any cap breach or disallowed cost component, with the basis therefor, under Section 26.</w:t>
            </w:r>
          </w:p>
        </w:tc>
      </w:tr>
      <w:tr w:rsidR="00C31343" w14:paraId="16600D43" w14:textId="77777777" w:rsidTr="5B2EF78A">
        <w:tc>
          <w:tcPr>
            <w:tcW w:w="3120" w:type="dxa"/>
          </w:tcPr>
          <w:p w14:paraId="464CAEC6" w14:textId="77777777" w:rsidR="00C31343" w:rsidRDefault="007F728F">
            <w:pPr>
              <w:jc w:val="both"/>
            </w:pPr>
            <w:r>
              <w:rPr>
                <w:rFonts w:ascii="Georgia" w:hAnsi="Georgia"/>
                <w:b/>
                <w:sz w:val="28"/>
              </w:rPr>
              <w:t>Monthly Regulatory Report</w:t>
            </w:r>
          </w:p>
        </w:tc>
        <w:tc>
          <w:tcPr>
            <w:tcW w:w="3120" w:type="dxa"/>
          </w:tcPr>
          <w:p w14:paraId="06D9C6F0" w14:textId="77777777" w:rsidR="00C31343" w:rsidRDefault="007F728F">
            <w:pPr>
              <w:jc w:val="both"/>
            </w:pPr>
            <w:r>
              <w:rPr>
                <w:rFonts w:ascii="Georgia" w:hAnsi="Georgia"/>
                <w:sz w:val="28"/>
              </w:rPr>
              <w:t>The Commission and the public</w:t>
            </w:r>
          </w:p>
        </w:tc>
        <w:tc>
          <w:tcPr>
            <w:tcW w:w="3120" w:type="dxa"/>
          </w:tcPr>
          <w:p w14:paraId="6BB192F7" w14:textId="77777777" w:rsidR="00C31343" w:rsidRDefault="007F728F">
            <w:pPr>
              <w:jc w:val="both"/>
            </w:pPr>
            <w:r>
              <w:rPr>
                <w:rFonts w:ascii="Georgia" w:hAnsi="Georgia"/>
                <w:sz w:val="28"/>
              </w:rPr>
              <w:t>Public disclosure of Net Energy Generation, certified Fuel Cost, Heat Rate, and total monthly disallowances across all Winning Bidders.</w:t>
            </w:r>
          </w:p>
        </w:tc>
      </w:tr>
    </w:tbl>
    <w:p w14:paraId="7DE97CA8" w14:textId="77777777" w:rsidR="008E1161" w:rsidRPr="008E1161" w:rsidRDefault="008E1161" w:rsidP="008E1161">
      <w:pPr>
        <w:ind w:firstLine="720"/>
        <w:jc w:val="both"/>
        <w:rPr>
          <w:rFonts w:ascii="Georgia" w:eastAsia="Georgia" w:hAnsi="Georgia" w:cs="Georgia"/>
          <w:sz w:val="28"/>
          <w:szCs w:val="28"/>
          <w:lang w:val="en-PH"/>
        </w:rPr>
      </w:pPr>
    </w:p>
    <w:p w14:paraId="01603784" w14:textId="77777777" w:rsidR="008E1161" w:rsidRPr="008E1161" w:rsidRDefault="008E1161" w:rsidP="008E1161">
      <w:pPr>
        <w:ind w:firstLine="720"/>
        <w:jc w:val="both"/>
        <w:rPr>
          <w:rFonts w:ascii="Georgia" w:eastAsia="Georgia" w:hAnsi="Georgia" w:cs="Georgia"/>
          <w:sz w:val="28"/>
          <w:szCs w:val="28"/>
          <w:lang w:val="en-PH"/>
        </w:rPr>
      </w:pPr>
      <w:ins w:id="2481" w:author="Claude" w:date="2026-08-26T00:19:00Z">
        <w:r>
          <w:rPr>
            <w:rFonts w:ascii="Georgia" w:hAnsi="Georgia"/>
            <w:b/>
            <w:sz w:val="28"/>
            <w:highlight w:val="green"/>
          </w:rPr>
          <w:t xml:space="preserve">Table 8. </w:t>
        </w:r>
      </w:ins>
      <w:r>
        <w:rPr>
          <w:rFonts w:ascii="Georgia" w:hAnsi="Georgia"/>
          <w:b/>
          <w:sz w:val="28"/>
        </w:rPr>
        <w:t>Detailed Audit Verification Formulas</w:t>
      </w:r>
    </w:p>
    <w:p w14:paraId="633E6771" w14:textId="77777777" w:rsidR="008E1161" w:rsidRPr="008E1161" w:rsidRDefault="008E1161" w:rsidP="008E1161">
      <w:pPr>
        <w:ind w:firstLine="720"/>
        <w:jc w:val="both"/>
        <w:rPr>
          <w:rFonts w:ascii="Georgia" w:eastAsia="Georgia" w:hAnsi="Georgia" w:cs="Georgia"/>
          <w:sz w:val="28"/>
          <w:szCs w:val="28"/>
          <w:lang w:val="en-PH"/>
        </w:rPr>
      </w:pP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13"/>
        <w:gridCol w:w="3111"/>
        <w:gridCol w:w="3116"/>
      </w:tblGrid>
      <w:tr w:rsidR="00C31343" w14:paraId="572647F9" w14:textId="77777777" w:rsidTr="5B2EF78A">
        <w:tc>
          <w:tcPr>
            <w:tcW w:w="3120" w:type="dxa"/>
            <w:shd w:val="clear" w:color="auto" w:fill="D9D9D9"/>
          </w:tcPr>
          <w:p w14:paraId="6C13457F" w14:textId="77777777" w:rsidR="00C31343" w:rsidRDefault="007F728F">
            <w:pPr>
              <w:jc w:val="both"/>
            </w:pPr>
            <w:r>
              <w:rPr>
                <w:rFonts w:ascii="Georgia" w:hAnsi="Georgia"/>
                <w:b/>
                <w:sz w:val="28"/>
              </w:rPr>
              <w:t>Audit Item</w:t>
            </w:r>
          </w:p>
        </w:tc>
        <w:tc>
          <w:tcPr>
            <w:tcW w:w="3120" w:type="dxa"/>
            <w:shd w:val="clear" w:color="auto" w:fill="D9D9D9"/>
          </w:tcPr>
          <w:p w14:paraId="3A5E1093" w14:textId="77777777" w:rsidR="00C31343" w:rsidRDefault="007F728F">
            <w:pPr>
              <w:jc w:val="both"/>
            </w:pPr>
            <w:r>
              <w:rPr>
                <w:rFonts w:ascii="Georgia" w:hAnsi="Georgia"/>
                <w:b/>
                <w:sz w:val="28"/>
              </w:rPr>
              <w:t>Verification Formula</w:t>
            </w:r>
          </w:p>
        </w:tc>
        <w:tc>
          <w:tcPr>
            <w:tcW w:w="3120" w:type="dxa"/>
            <w:shd w:val="clear" w:color="auto" w:fill="D9D9D9"/>
          </w:tcPr>
          <w:p w14:paraId="45AE9F69" w14:textId="77777777" w:rsidR="00C31343" w:rsidRDefault="007F728F">
            <w:pPr>
              <w:jc w:val="both"/>
            </w:pPr>
            <w:r>
              <w:rPr>
                <w:rFonts w:ascii="Georgia" w:hAnsi="Georgia"/>
                <w:b/>
                <w:sz w:val="28"/>
              </w:rPr>
              <w:t>Consequence of Variance</w:t>
            </w:r>
          </w:p>
        </w:tc>
      </w:tr>
      <w:tr w:rsidR="00C31343" w14:paraId="11515FAC" w14:textId="77777777" w:rsidTr="5B2EF78A">
        <w:tc>
          <w:tcPr>
            <w:tcW w:w="3120" w:type="dxa"/>
          </w:tcPr>
          <w:p w14:paraId="72A40A93" w14:textId="77777777" w:rsidR="00C31343" w:rsidRDefault="007F728F">
            <w:pPr>
              <w:jc w:val="both"/>
            </w:pPr>
            <w:r>
              <w:rPr>
                <w:rFonts w:ascii="Georgia" w:hAnsi="Georgia"/>
                <w:b/>
                <w:sz w:val="28"/>
              </w:rPr>
              <w:t>Net Energy Generation</w:t>
            </w:r>
          </w:p>
        </w:tc>
        <w:tc>
          <w:tcPr>
            <w:tcW w:w="3120" w:type="dxa"/>
          </w:tcPr>
          <w:p w14:paraId="1A36918E" w14:textId="77777777" w:rsidR="00C31343" w:rsidRDefault="007F728F">
            <w:pPr>
              <w:jc w:val="both"/>
            </w:pPr>
            <w:r>
              <w:rPr>
                <w:rFonts w:ascii="Georgia" w:hAnsi="Georgia"/>
                <w:sz w:val="28"/>
              </w:rPr>
              <w:t>Gross Generation minus Auxiliary Service Load minus Transformer Loss equals Net Energy Generation.</w:t>
            </w:r>
          </w:p>
        </w:tc>
        <w:tc>
          <w:tcPr>
            <w:tcW w:w="3120" w:type="dxa"/>
          </w:tcPr>
          <w:p w14:paraId="3A7ABA7F" w14:textId="77777777" w:rsidR="00C31343" w:rsidRDefault="007F728F">
            <w:pPr>
              <w:jc w:val="both"/>
            </w:pPr>
            <w:r>
              <w:rPr>
                <w:rFonts w:ascii="Georgia" w:hAnsi="Georgia"/>
                <w:sz w:val="28"/>
              </w:rPr>
              <w:t xml:space="preserve">A variance exceeding </w:t>
            </w:r>
            <w:commentRangeStart w:id="2482"/>
            <w:del w:id="2483" w:author="Claude" w:date="2026-09-23T00:00:00Z">
              <w:r>
                <w:rPr>
                  <w:rFonts w:ascii="Georgia" w:hAnsi="Georgia"/>
                  <w:sz w:val="28"/>
                  <w:highlight w:val="green"/>
                </w:rPr>
                <w:delText>0.1%</w:delText>
              </w:r>
            </w:del>
            <w:ins w:id="2484" w:author="Claude" w:date="2026-09-23T00:00:00Z">
              <w:r>
                <w:rPr>
                  <w:rFonts w:ascii="Georgia" w:hAnsi="Georgia"/>
                  <w:sz w:val="28"/>
                  <w:highlight w:val="green"/>
                </w:rPr>
                <w:t>the metering variance tolerance to be determined by the Commission</w:t>
              </w:r>
            </w:ins>
            <w:commentRangeEnd w:id="2482"/>
            <w:r>
              <w:rPr>
                <w:rStyle w:val="CommentReference"/>
                <w:rFonts w:ascii="Georgia" w:hAnsi="Georgia"/>
                <w:sz w:val="28"/>
                <w:szCs w:val="24"/>
              </w:rPr>
              <w:commentReference w:id="2482"/>
            </w:r>
            <w:r>
              <w:rPr>
                <w:rFonts w:ascii="Georgia" w:hAnsi="Georgia"/>
                <w:sz w:val="28"/>
              </w:rPr>
              <w:t xml:space="preserve"> shall suspend the filing pending recalibration of metering.</w:t>
            </w:r>
          </w:p>
        </w:tc>
      </w:tr>
      <w:tr w:rsidR="00C31343" w14:paraId="717996CD" w14:textId="77777777" w:rsidTr="5B2EF78A">
        <w:tc>
          <w:tcPr>
            <w:tcW w:w="3120" w:type="dxa"/>
          </w:tcPr>
          <w:p w14:paraId="79D01289" w14:textId="77777777" w:rsidR="00C31343" w:rsidRDefault="007F728F">
            <w:pPr>
              <w:jc w:val="both"/>
            </w:pPr>
            <w:r>
              <w:rPr>
                <w:rFonts w:ascii="Georgia" w:hAnsi="Georgia"/>
                <w:b/>
                <w:sz w:val="28"/>
              </w:rPr>
              <w:t>Fuel Cargo Price</w:t>
            </w:r>
          </w:p>
        </w:tc>
        <w:tc>
          <w:tcPr>
            <w:tcW w:w="3120" w:type="dxa"/>
          </w:tcPr>
          <w:p w14:paraId="3E6415CB" w14:textId="77777777" w:rsidR="00C31343" w:rsidRDefault="007F728F">
            <w:pPr>
              <w:jc w:val="both"/>
            </w:pPr>
            <w:r>
              <w:rPr>
                <w:rFonts w:ascii="Georgia" w:hAnsi="Georgia"/>
                <w:sz w:val="28"/>
              </w:rPr>
              <w:t>Actual FOB Cargo Price must not exceed the three (3)-month trailing JKM Index.</w:t>
            </w:r>
          </w:p>
        </w:tc>
        <w:tc>
          <w:tcPr>
            <w:tcW w:w="3120" w:type="dxa"/>
          </w:tcPr>
          <w:p w14:paraId="20A4E889" w14:textId="77777777" w:rsidR="00C31343" w:rsidRDefault="007F728F">
            <w:pPr>
              <w:jc w:val="both"/>
            </w:pPr>
            <w:r>
              <w:rPr>
                <w:rFonts w:ascii="Georgia" w:hAnsi="Georgia"/>
                <w:sz w:val="28"/>
              </w:rPr>
              <w:t xml:space="preserve">The billed Fuel Cost shall use the lesser of the actual price or the JKM Index, </w:t>
            </w:r>
            <w:commentRangeStart w:id="2485"/>
            <w:del w:id="2486" w:author="Claude" w:date="2026-09-23T00:00:00Z">
              <w:r>
                <w:rPr>
                  <w:rFonts w:ascii="Georgia" w:hAnsi="Georgia"/>
                  <w:sz w:val="28"/>
                  <w:highlight w:val="green"/>
                </w:rPr>
                <w:delText>per Section 18.</w:delText>
              </w:r>
            </w:del>
            <w:ins w:id="2487" w:author="Claude" w:date="2026-09-23T00:00:00Z">
              <w:r>
                <w:rPr>
                  <w:rFonts w:ascii="Georgia" w:hAnsi="Georgia"/>
                  <w:sz w:val="28"/>
                  <w:highlight w:val="green"/>
                </w:rPr>
                <w:t>per Sections 18 and 23.</w:t>
              </w:r>
            </w:ins>
            <w:commentRangeEnd w:id="2485"/>
            <w:r>
              <w:rPr>
                <w:rStyle w:val="CommentReference"/>
                <w:sz w:val="24"/>
                <w:szCs w:val="24"/>
              </w:rPr>
              <w:commentReference w:id="2485"/>
            </w:r>
          </w:p>
        </w:tc>
      </w:tr>
      <w:tr w:rsidR="00C31343" w14:paraId="47F8CB54" w14:textId="77777777" w:rsidTr="5B2EF78A">
        <w:tc>
          <w:tcPr>
            <w:tcW w:w="3120" w:type="dxa"/>
          </w:tcPr>
          <w:p w14:paraId="609B17CE" w14:textId="77777777" w:rsidR="00C31343" w:rsidRDefault="007F728F">
            <w:pPr>
              <w:jc w:val="both"/>
            </w:pPr>
            <w:r>
              <w:rPr>
                <w:rFonts w:ascii="Georgia" w:hAnsi="Georgia"/>
                <w:b/>
                <w:sz w:val="28"/>
              </w:rPr>
              <w:t>Regasification and Storage Fee</w:t>
            </w:r>
          </w:p>
        </w:tc>
        <w:tc>
          <w:tcPr>
            <w:tcW w:w="3120" w:type="dxa"/>
          </w:tcPr>
          <w:p w14:paraId="38ED11E1" w14:textId="77777777" w:rsidR="00C31343" w:rsidRDefault="007F728F">
            <w:pPr>
              <w:jc w:val="both"/>
            </w:pPr>
            <w:r>
              <w:rPr>
                <w:rFonts w:ascii="Georgia" w:hAnsi="Georgia"/>
                <w:sz w:val="28"/>
                <w:szCs w:val="28"/>
                <w:lang w:val="en-US"/>
              </w:rPr>
              <w:t>Actual fee per MMBtu must not exceed the cap under Table 2 (Add-On Cost Component Caps).</w:t>
            </w:r>
          </w:p>
        </w:tc>
        <w:tc>
          <w:tcPr>
            <w:tcW w:w="3120" w:type="dxa"/>
          </w:tcPr>
          <w:p w14:paraId="79D3A89F" w14:textId="77777777" w:rsidR="00C31343" w:rsidRDefault="007F728F">
            <w:pPr>
              <w:jc w:val="both"/>
            </w:pPr>
            <w:del w:id="2488" w:author="Claude" w:date="2026-10-08T09:00:00Z">
              <w:r>
                <w:rPr>
                  <w:rFonts w:ascii="Georgia" w:hAnsi="Georgia"/>
                  <w:sz w:val="28"/>
                  <w:szCs w:val="28"/>
                  <w:highlight w:val="green"/>
                  <w:lang w:val="en-US"/>
                </w:rPr>
                <w:delText>Amounts in excess of the cap are disallowed under Sections 17 and 26.</w:delText>
              </w:r>
            </w:del>
            <w:ins w:id="2489" w:author="Claude" w:date="2026-10-08T09:00:00Z">
              <w:r>
                <w:rPr>
                  <w:rFonts w:ascii="Georgia" w:hAnsi="Georgia"/>
                  <w:sz w:val="28"/>
                  <w:szCs w:val="28"/>
                  <w:highlight w:val="green"/>
                  <w:lang w:val="en-US"/>
                </w:rPr>
                <w:t xml:space="preserve">Amounts in excess of the cap are borne by the Winning Bidder, are not recoverable through the GAT Price or the Fuel Cost Pass-Through (Sections 8.6 and 17), </w:t>
              </w:r>
              <w:del w:id="33717" w:author="Claude" w:date="2026-10-19T09:00:00Z">
                <w:r>
                  <w:rPr>
                    <w:rFonts w:ascii="Georgia" w:hAnsi="Georgia"/>
                    <w:sz w:val="28"/>
                    <w:szCs w:val="28"/>
                    <w:highlight w:val="green"/>
                    <w:lang w:val="en-US"/>
                  </w:rPr>
                  <w:delText xml:space="preserve">and are reported in the annual reconciliation of Capped Landed Logistics Costs.</w:delText>
                </w:r>
              </w:del>
            </w:ins>
            <w:ins w:id="33718" w:author="Claude" w:date="2026-10-19T09:00:00Z">
              <w:r>
                <w:rPr>
                  <w:rFonts w:ascii="Georgia" w:hAnsi="Georgia"/>
                  <w:sz w:val="28"/>
                  <w:szCs w:val="28"/>
                  <w:highlight w:val="green"/>
                  <w:lang w:val="en-US"/>
                </w:rPr>
                <w:t xml:space="preserve">and the CLLC component of the billed Fuel Cost uses the lesser of the actual fee or the cap, per Sections 18 and 23.</w:t>
              </w:r>
            </w:ins>
          </w:p>
        </w:tc>
      </w:tr>
      <w:tr w:rsidR="00C31343" w14:paraId="6931D0A2" w14:textId="77777777" w:rsidTr="5B2EF78A">
        <w:tc>
          <w:tcPr>
            <w:tcW w:w="3120" w:type="dxa"/>
          </w:tcPr>
          <w:p w14:paraId="2E9D4130" w14:textId="77777777" w:rsidR="00C31343" w:rsidRDefault="007F728F">
            <w:pPr>
              <w:jc w:val="both"/>
            </w:pPr>
            <w:r>
              <w:rPr>
                <w:rFonts w:ascii="Georgia" w:hAnsi="Georgia"/>
                <w:b/>
                <w:sz w:val="28"/>
              </w:rPr>
              <w:t>Pipeline Transmission Fee</w:t>
            </w:r>
          </w:p>
        </w:tc>
        <w:tc>
          <w:tcPr>
            <w:tcW w:w="3120" w:type="dxa"/>
          </w:tcPr>
          <w:p w14:paraId="61DAA8F3" w14:textId="77777777" w:rsidR="00C31343" w:rsidRDefault="007F728F">
            <w:pPr>
              <w:jc w:val="both"/>
            </w:pPr>
            <w:r>
              <w:rPr>
                <w:rFonts w:ascii="Georgia" w:hAnsi="Georgia"/>
                <w:sz w:val="28"/>
              </w:rPr>
              <w:t>Actual fee per MMBtu must not exceed the cap under Table 2 (Add-On Cost Component Caps).</w:t>
            </w:r>
          </w:p>
        </w:tc>
        <w:tc>
          <w:tcPr>
            <w:tcW w:w="3120" w:type="dxa"/>
          </w:tcPr>
          <w:p w14:paraId="1C905C4E" w14:textId="77777777" w:rsidR="00C31343" w:rsidRDefault="007F728F">
            <w:pPr>
              <w:jc w:val="both"/>
            </w:pPr>
            <w:del w:id="2490" w:author="Claude" w:date="2026-10-08T09:00:00Z">
              <w:r>
                <w:rPr>
                  <w:rFonts w:ascii="Georgia" w:hAnsi="Georgia"/>
                  <w:sz w:val="28"/>
                  <w:szCs w:val="28"/>
                  <w:highlight w:val="green"/>
                  <w:lang w:val="en-US"/>
                </w:rPr>
                <w:delText>Amounts in excess of the cap are disallowed under Sections 17 and 26.</w:delText>
              </w:r>
            </w:del>
            <w:ins w:id="2491" w:author="Claude" w:date="2026-10-08T09:00:00Z">
              <w:r>
                <w:rPr>
                  <w:rFonts w:ascii="Georgia" w:hAnsi="Georgia"/>
                  <w:sz w:val="28"/>
                  <w:szCs w:val="28"/>
                  <w:highlight w:val="green"/>
                  <w:lang w:val="en-US"/>
                </w:rPr>
                <w:t xml:space="preserve">Amounts in excess of the cap are borne by the Winning Bidder, are not recoverable through the GAT Price or the Fuel Cost Pass-Through (Sections 8.6 and 17), </w:t>
              </w:r>
              <w:del w:id="33719" w:author="Claude" w:date="2026-10-19T09:00:00Z">
                <w:r>
                  <w:rPr>
                    <w:rFonts w:ascii="Georgia" w:hAnsi="Georgia"/>
                    <w:sz w:val="28"/>
                    <w:szCs w:val="28"/>
                    <w:highlight w:val="green"/>
                    <w:lang w:val="en-US"/>
                  </w:rPr>
                  <w:delText xml:space="preserve">and are reported in the annual reconciliation of Capped Landed Logistics Costs.</w:delText>
                </w:r>
              </w:del>
            </w:ins>
            <w:ins w:id="33720" w:author="Claude" w:date="2026-10-19T09:00:00Z">
              <w:r>
                <w:rPr>
                  <w:rFonts w:ascii="Georgia" w:hAnsi="Georgia"/>
                  <w:sz w:val="28"/>
                  <w:szCs w:val="28"/>
                  <w:highlight w:val="green"/>
                  <w:lang w:val="en-US"/>
                </w:rPr>
                <w:t xml:space="preserve">and the CLLC component of the billed Fuel Cost uses the lesser of the actual fee or the cap, per Sections 18 and 23.</w:t>
              </w:r>
            </w:ins>
          </w:p>
        </w:tc>
      </w:tr>
      <w:tr w:rsidR="00C31343" w14:paraId="3784E892" w14:textId="77777777" w:rsidTr="5B2EF78A">
        <w:trPr>
          <w:del w:id="32327" w:author="Claude" w:date="2026-10-19T09:00:00Z"/>
        </w:trPr>
        <w:tc>
          <w:tcPr>
            <w:tcW w:w="3120" w:type="dxa"/>
          </w:tcPr>
          <w:p w14:paraId="371DCED0" w14:textId="77777777" w:rsidR="00C31343" w:rsidRDefault="007F728F">
            <w:pPr>
              <w:jc w:val="both"/>
            </w:pPr>
            <w:del w:id="32323" w:author="Claude" w:date="2026-10-19T09:00:00Z">
              <w:r>
                <w:rPr>
                  <w:rFonts w:ascii="Georgia" w:hAnsi="Georgia"/>
                  <w:b/>
                  <w:sz w:val="28"/>
                  <w:highlight w:val="cyan"/>
                </w:rPr>
                <w:delText>Boil-Off Gas Loss</w:delText>
              </w:r>
            </w:del>
          </w:p>
        </w:tc>
        <w:tc>
          <w:tcPr>
            <w:tcW w:w="3120" w:type="dxa"/>
          </w:tcPr>
          <w:p w14:paraId="0D93D3FD" w14:textId="77777777" w:rsidR="00C31343" w:rsidRDefault="007F728F">
            <w:pPr>
              <w:jc w:val="both"/>
            </w:pPr>
            <w:del w:id="32324" w:author="Claude" w:date="2026-10-19T09:00:00Z">
              <w:r>
                <w:rPr>
                  <w:rFonts w:ascii="Georgia" w:hAnsi="Georgia"/>
                  <w:sz w:val="28"/>
                  <w:highlight w:val="cyan"/>
                </w:rPr>
                <w:delText>Actual volume loss must not exceed the allowance under Table 2 (Add-On Cost Component Caps).</w:delText>
              </w:r>
            </w:del>
          </w:p>
        </w:tc>
        <w:tc>
          <w:tcPr>
            <w:tcW w:w="3120" w:type="dxa"/>
          </w:tcPr>
          <w:p w14:paraId="7B383CE4" w14:textId="77777777" w:rsidR="00C31343" w:rsidRDefault="007F728F">
            <w:pPr>
              <w:jc w:val="both"/>
            </w:pPr>
            <w:del w:id="2492" w:author="Claude" w:date="2026-10-08T09:00:00Z">
              <w:r>
                <w:rPr>
                  <w:rFonts w:ascii="Georgia" w:hAnsi="Georgia"/>
                  <w:sz w:val="28"/>
                  <w:szCs w:val="28"/>
                  <w:highlight w:val="green"/>
                  <w:lang w:val="en-US"/>
                </w:rPr>
                <w:delText>Losses in excess of the allowance are disallowed under Sections 17 and 26.</w:delText>
              </w:r>
            </w:del>
            <w:commentRangeStart w:id="2493"/>
            <w:ins w:id="2494" w:author="Claude" w:date="2026-10-08T09:00:00Z">
              <w:del w:id="32325" w:author="Claude" w:date="2026-10-19T09:00:00Z">
                <w:r>
                  <w:rPr>
                    <w:rFonts w:ascii="Georgia" w:hAnsi="Georgia"/>
                    <w:sz w:val="28"/>
                    <w:szCs w:val="28"/>
                    <w:highlight w:val="cyan"/>
                    <w:lang w:val="en-US"/>
                  </w:rPr>
                  <w:delText>Losses in excess of the allowance are borne by the Winning Bidder, are not recoverable through the GAT Price or the Fuel Cost Pass-</w:delText>
                </w:r>
              </w:del>
              <w:del w:id="32326" w:author="Claude" w:date="2026-10-19T09:00:00Z">
                <w:r>
                  <w:rPr>
                    <w:rFonts w:ascii="Georgia" w:hAnsi="Georgia"/>
                    <w:sz w:val="28"/>
                    <w:szCs w:val="28"/>
                    <w:highlight w:val="cyan"/>
                    <w:lang w:val="en-US"/>
                  </w:rPr>
                  <w:lastRenderedPageBreak/>
                  <w:delText>Through (Sections 8.6 and 17), and are reported in the annual reconciliation of Capped Landed Logistics Costs.</w:delText>
                </w:r>
              </w:del>
            </w:ins>
            <w:commentRangeEnd w:id="2493"/>
            <w:r>
              <w:rPr>
                <w:rStyle w:val="CommentReference"/>
                <w:sz w:val="24"/>
                <w:szCs w:val="24"/>
              </w:rPr>
              <w:commentReference w:id="2493"/>
            </w:r>
          </w:p>
        </w:tc>
      </w:tr>
      <w:tr w:rsidR="00C31343" w14:paraId="1903E17B" w14:textId="77777777" w:rsidTr="5B2EF78A">
        <w:tc>
          <w:tcPr>
            <w:tcW w:w="3120" w:type="dxa"/>
          </w:tcPr>
          <w:p w14:paraId="00DAF88B" w14:textId="77777777" w:rsidR="00C31343" w:rsidRDefault="007F728F">
            <w:pPr>
              <w:jc w:val="both"/>
            </w:pPr>
            <w:r>
              <w:rPr>
                <w:rFonts w:ascii="Georgia" w:hAnsi="Georgia"/>
                <w:b/>
                <w:sz w:val="28"/>
              </w:rPr>
              <w:lastRenderedPageBreak/>
              <w:t>Heat Rate</w:t>
            </w:r>
          </w:p>
        </w:tc>
        <w:tc>
          <w:tcPr>
            <w:tcW w:w="3120" w:type="dxa"/>
          </w:tcPr>
          <w:p w14:paraId="6B7D9541" w14:textId="77777777" w:rsidR="00C31343" w:rsidRDefault="007F728F">
            <w:pPr>
              <w:jc w:val="both"/>
            </w:pPr>
            <w:r>
              <w:rPr>
                <w:rFonts w:ascii="Georgia" w:hAnsi="Georgia"/>
                <w:sz w:val="28"/>
              </w:rPr>
              <w:t>Actual net operating Heat Rate must not exceed the Reference Heat Rate Cap under Section 19.</w:t>
            </w:r>
          </w:p>
        </w:tc>
        <w:tc>
          <w:tcPr>
            <w:tcW w:w="3120" w:type="dxa"/>
          </w:tcPr>
          <w:p w14:paraId="4BD3D7A0" w14:textId="77777777" w:rsidR="00C31343" w:rsidRDefault="007F728F">
            <w:pPr>
              <w:jc w:val="both"/>
            </w:pPr>
            <w:r>
              <w:rPr>
                <w:rFonts w:ascii="Georgia" w:hAnsi="Georgia"/>
                <w:sz w:val="28"/>
                <w:szCs w:val="28"/>
                <w:lang w:val="en-US"/>
              </w:rPr>
              <w:t>Fuel Cost attributable to Heat Rate degradation in excess of the cap is disallowed under Section 26.</w:t>
            </w:r>
          </w:p>
        </w:tc>
      </w:tr>
      <w:tr w:rsidR="00C31343" w14:paraId="7AF858ED" w14:textId="77777777" w:rsidTr="5B2EF78A">
        <w:tc>
          <w:tcPr>
            <w:tcW w:w="3120" w:type="dxa"/>
          </w:tcPr>
          <w:p w14:paraId="44EDE2AE" w14:textId="77777777" w:rsidR="00C31343" w:rsidRDefault="007F728F">
            <w:pPr>
              <w:jc w:val="both"/>
            </w:pPr>
            <w:r>
              <w:rPr>
                <w:rFonts w:ascii="Georgia" w:hAnsi="Georgia"/>
                <w:b/>
                <w:sz w:val="28"/>
              </w:rPr>
              <w:t>Exchange Rate</w:t>
            </w:r>
          </w:p>
        </w:tc>
        <w:tc>
          <w:tcPr>
            <w:tcW w:w="3120" w:type="dxa"/>
          </w:tcPr>
          <w:p w14:paraId="751E137C" w14:textId="77777777" w:rsidR="00C31343" w:rsidRDefault="007F728F">
            <w:pPr>
              <w:jc w:val="both"/>
            </w:pPr>
            <w:r>
              <w:rPr>
                <w:rFonts w:ascii="Georgia" w:hAnsi="Georgia"/>
                <w:sz w:val="28"/>
                <w:szCs w:val="28"/>
                <w:lang w:val="en-US"/>
              </w:rPr>
              <w:t>Billing conversions are cross-referenced against the daily Bangko Sentral ng Pilipinas bulletin under Section 18(c).</w:t>
            </w:r>
          </w:p>
        </w:tc>
        <w:tc>
          <w:tcPr>
            <w:tcW w:w="3120" w:type="dxa"/>
          </w:tcPr>
          <w:p w14:paraId="1DDE79EE" w14:textId="77777777" w:rsidR="00C31343" w:rsidRDefault="007F728F">
            <w:pPr>
              <w:jc w:val="both"/>
            </w:pPr>
            <w:r>
              <w:rPr>
                <w:rFonts w:ascii="Georgia" w:hAnsi="Georgia"/>
                <w:sz w:val="28"/>
                <w:szCs w:val="28"/>
                <w:lang w:val="en-US"/>
              </w:rPr>
              <w:t>Any conversion mismatch requires recomputation using the correct average Exchange Rate.</w:t>
            </w:r>
          </w:p>
        </w:tc>
      </w:tr>
    </w:tbl>
    <w:p w14:paraId="24788884" w14:textId="77777777" w:rsidR="008E1161" w:rsidRPr="008E1161" w:rsidRDefault="008E1161" w:rsidP="008E1161">
      <w:pPr>
        <w:ind w:firstLine="720"/>
        <w:jc w:val="both"/>
        <w:rPr>
          <w:rFonts w:ascii="Georgia" w:eastAsia="Georgia" w:hAnsi="Georgia" w:cs="Georgia"/>
          <w:sz w:val="28"/>
          <w:szCs w:val="28"/>
          <w:lang w:val="en-PH"/>
        </w:rPr>
      </w:pPr>
    </w:p>
    <w:p w14:paraId="3F19F291" w14:textId="77777777" w:rsidR="008E1161" w:rsidRPr="008E1161" w:rsidRDefault="008E1161" w:rsidP="008E1161">
      <w:pPr>
        <w:ind w:firstLine="720"/>
        <w:jc w:val="both"/>
        <w:rPr>
          <w:rFonts w:ascii="Georgia" w:eastAsia="Georgia" w:hAnsi="Georgia" w:cs="Georgia"/>
          <w:sz w:val="28"/>
          <w:szCs w:val="28"/>
          <w:lang w:val="en-PH"/>
        </w:rPr>
      </w:pPr>
    </w:p>
    <w:sectPr w:rsidR="008E1161" w:rsidRPr="008E1161" w:rsidSect="00E40D63">
      <w:headerReference w:type="default" r:id="rId19"/>
      <w:footerReference w:type="default" r:id="rId20"/>
      <w:headerReference w:type="first" r:id="rId21"/>
      <w:footerReference w:type="first" r:id="rId22"/>
      <w:pgSz w:w="12240" w:h="18720" w:code="9"/>
      <w:pgMar w:top="1728" w:right="1440" w:bottom="1440" w:left="1440" w:header="720" w:footer="720" w:gutter="0"/>
      <w:lnNumType w:countBy="1" w:start="1" w:distance="360" w:restart="continuous"/>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3" w:author="Franz" w:date="2026-10-08T09:00:00Z" w:initials="F">
    <w:p w14:paraId="617B6A82" w14:textId="77777777" w:rsidR="0008735A" w:rsidRDefault="00000000">
      <w:pPr>
        <w:pStyle w:val="CommentText"/>
      </w:pPr>
      <w:r>
        <w:rPr>
          <w:rStyle w:val="CommentReference"/>
        </w:rPr>
        <w:annotationRef/>
      </w:r>
      <w:r>
        <w:t>Removed the hardcoded WESM offer price cap figure (PhP32,000.00/MWh) and the month range ("nearly every month from July 2025 through February 2026") from this recital, consistent with the convention that the Rules carry no hardcoded figures. The figures are kept here for the record: the WESM offer price cap is PhP32,000/MWh, and the recital described monthly average maximum offer bids of the reference fleet at or near that cap in nearly every month from July 2025 to February 2026. The month-by-month data behind that statement should be attached to the Reference Parameters Resolution or the CSW, since the recital itself cites no source.</w:t>
      </w:r>
    </w:p>
    <w:p w14:paraId="56B1E227" w14:textId="77777777" w:rsidR="0008735A" w:rsidRDefault="00000000">
      <w:pPr>
        <w:pStyle w:val="CommentText"/>
      </w:pPr>
      <w:r>
        <w:t>Proposed by: Commission-initiated (MOS-RED adversarial review).</w:t>
      </w:r>
    </w:p>
    <w:p w14:paraId="013DE5B6" w14:textId="77777777" w:rsidR="0008735A" w:rsidRDefault="00000000">
      <w:pPr>
        <w:pStyle w:val="CommentText"/>
      </w:pPr>
      <w:r>
        <w:t>ELI15: The opening paragraphs should not quote specific prices or dates. The numbers are kept in this comment and should be backed up with data elsewhere.</w:t>
      </w:r>
    </w:p>
  </w:comment>
  <w:comment w:id="23" w:author="Franz" w:date="2026-08-25T23:42:00Z" w:initials="F">
    <w:p w14:paraId="3EA22E0A" w14:textId="77777777" w:rsidR="0008735A" w:rsidRDefault="00000000">
      <w:pPr>
        <w:pStyle w:val="CommentText"/>
      </w:pPr>
      <w:r>
        <w:rPr>
          <w:rStyle w:val="CommentReference"/>
        </w:rPr>
        <w:annotationRef/>
      </w:r>
      <w:r>
        <w:t>Added an explicit statement that the Reference Parameters Resolution's specific values remain subject to change based on the results of the public consultation to be conducted on it, so the WHEREAS clause does not read as if the outcome is already settled.</w:t>
      </w:r>
    </w:p>
    <w:p w14:paraId="6ECD14F1" w14:textId="77777777" w:rsidR="0008735A" w:rsidRDefault="00000000">
      <w:pPr>
        <w:pStyle w:val="CommentText"/>
      </w:pPr>
      <w:r>
        <w:t>Proposed by: Commission-initiated (Commission staff drafting review).</w:t>
      </w:r>
    </w:p>
    <w:p w14:paraId="4CA948A7" w14:textId="77777777" w:rsidR="0008735A" w:rsidRDefault="00000000">
      <w:pPr>
        <w:pStyle w:val="CommentText"/>
      </w:pPr>
      <w:r>
        <w:rPr>
          <w:i/>
        </w:rPr>
        <w:t>ELI15: The introduction shouldn't sound like the final numbers are already decided before the public even gets to weigh in. This adds a line making clear those numbers can still change based on what the public consultation turns up.</w:t>
      </w:r>
    </w:p>
  </w:comment>
  <w:comment w:id="29" w:author="Franz" w:date="2026-10-13T09:00:00Z" w:initials="F">
    <w:p w14:paraId="1555061D" w14:textId="77777777" w:rsidR="0008735A" w:rsidRDefault="00000000">
      <w:pPr>
        <w:pStyle w:val="CommentText"/>
      </w:pPr>
      <w:r>
        <w:rPr>
          <w:rStyle w:val="CommentReference"/>
        </w:rPr>
        <w:annotationRef/>
      </w:r>
      <w:r>
        <w:rPr>
          <w:b/>
          <w:bCs/>
          <w:highlight w:val="cyan"/>
        </w:rPr>
        <w:t>NOW THEREFORE clause.</w:t>
      </w:r>
      <w:r>
        <w:rPr>
          <w:highlight w:val="cyan"/>
        </w:rPr>
        <w:t xml:space="preserve"> Full stop added at the end of the resolution title, as in jayson.docx.</w:t>
      </w:r>
    </w:p>
    <w:p w14:paraId="79D83909" w14:textId="77777777" w:rsidR="0008735A" w:rsidRDefault="00000000">
      <w:pPr>
        <w:pStyle w:val="CommentText"/>
      </w:pPr>
      <w:r>
        <w:rPr>
          <w:highlight w:val="cyan"/>
        </w:rPr>
        <w:t>Proposed by: Jayson (the boss), in jayson.docx; adopted by Franz.</w:t>
      </w:r>
    </w:p>
    <w:p w14:paraId="7710F871" w14:textId="77777777" w:rsidR="0008735A" w:rsidRDefault="00000000">
      <w:pPr>
        <w:pStyle w:val="CommentText"/>
      </w:pPr>
      <w:r>
        <w:rPr>
          <w:highlight w:val="cyan"/>
        </w:rPr>
        <w:t>ELI15: The sentence now ends with a period.</w:t>
      </w:r>
    </w:p>
  </w:comment>
  <w:comment w:id="32" w:author="Franz" w:date="2026-10-08T09:00:00Z" w:initials="F">
    <w:p w14:paraId="6117EFB9" w14:textId="77777777" w:rsidR="0008735A" w:rsidRDefault="00000000">
      <w:pPr>
        <w:pStyle w:val="CommentText"/>
      </w:pPr>
      <w:r>
        <w:rPr>
          <w:rStyle w:val="CommentReference"/>
        </w:rPr>
        <w:annotationRef/>
      </w:r>
      <w:r>
        <w:t>The approval line still read "__ August 2026". The Commission Meeting date is not yet fixed and August has passed, so the month is left blank.</w:t>
      </w:r>
    </w:p>
    <w:p w14:paraId="6E5482F7" w14:textId="77777777" w:rsidR="0008735A" w:rsidRDefault="00000000">
      <w:pPr>
        <w:pStyle w:val="CommentText"/>
      </w:pPr>
      <w:r>
        <w:t>Proposed by: Commission-initiated (MOS-RED adversarial review).</w:t>
      </w:r>
    </w:p>
    <w:p w14:paraId="3B313A1D" w14:textId="77777777" w:rsidR="0008735A" w:rsidRDefault="00000000">
      <w:pPr>
        <w:pStyle w:val="CommentText"/>
      </w:pPr>
      <w:r>
        <w:t>ELI15: The date on the approval line was out of date, so it is left blank until the meeting date is known.</w:t>
      </w:r>
    </w:p>
  </w:comment>
  <w:comment w:id="47" w:author="Franz" w:date="2026-10-08T15:00:00Z" w:initials="F">
    <w:p w14:paraId="6A8F3217" w14:textId="77777777" w:rsidR="0008735A" w:rsidRDefault="00000000">
      <w:pPr>
        <w:pStyle w:val="CommentText"/>
      </w:pPr>
      <w:r>
        <w:rPr>
          <w:rStyle w:val="CommentReference"/>
        </w:rPr>
        <w:annotationRef/>
      </w:r>
      <w:r>
        <w:t>New ERC procedural rules: Resolution No. 31, Series of 2026 adopted the 2026 Rules of Practice and Procedure (RPP), repealing Resolutions No. 08 and 09, Series of 2020 (Rule 29). It covers confidential information (Rule 5), verified complaints (Rule 8), Commission-initiated investigations through show-cause orders with a thirty-day verified explanation (Rule 23, Part VII), compliance filings (Rule 23, Part VIII), and rule-making with website notice and public consultation (Rule 24). This paragraph ties every GAIR filing and proceeding to it; specific cross-references are added in Sections 8.8.9, 20, 25 and 26.</w:t>
      </w:r>
    </w:p>
    <w:p w14:paraId="1281881B" w14:textId="77777777" w:rsidR="0008735A" w:rsidRDefault="00000000">
      <w:pPr>
        <w:pStyle w:val="CommentText"/>
      </w:pPr>
      <w:r>
        <w:t>Proposed by: Commission-initiated (MOS-RED update, 8 October 2026; ERC Resolution No. 31, Series of 2026).</w:t>
      </w:r>
    </w:p>
    <w:p w14:paraId="0E4F2EEE" w14:textId="77777777" w:rsidR="0008735A" w:rsidRDefault="00000000">
      <w:pPr>
        <w:pStyle w:val="CommentText"/>
      </w:pPr>
      <w:r>
        <w:t>ELI15: The ERC issued new general rules on how cases and filings are handled. This says those rules apply to filings under the gas auction rules too.</w:t>
      </w:r>
    </w:p>
  </w:comment>
  <w:comment w:id="50" w:author="Franz" w:date="2026-10-08T09:00:00Z" w:initials="F">
    <w:p w14:paraId="0EC82001" w14:textId="77777777" w:rsidR="0008735A" w:rsidRDefault="00000000">
      <w:pPr>
        <w:pStyle w:val="CommentText"/>
      </w:pPr>
      <w:r>
        <w:rPr>
          <w:rStyle w:val="CommentReference"/>
        </w:rPr>
        <w:annotationRef/>
      </w:r>
      <w:r>
        <w:t>Several terms used throughout these Rules (Supply Delivery Period, Awarded Gas Capacity, Net Export Capacity, Delivery Commencement Date, Extension Period) are defined in the DOE Terms of Reference (Annex B, Sections 1 and 4.1), not in DC2026-06-0013 (which uses "Delivery Period"). The fallback list of sources for undefined terms now includes the Terms of Reference, ranked after the Circular.</w:t>
      </w:r>
    </w:p>
    <w:p w14:paraId="2E807B0A" w14:textId="77777777" w:rsidR="0008735A" w:rsidRDefault="00000000">
      <w:pPr>
        <w:pStyle w:val="CommentText"/>
      </w:pPr>
      <w:r>
        <w:t>Proposed by: Commission-initiated (MOS-RED adversarial review; cross-check against DOE DC2026-06-0013 Section 4 and TOR Annex B Section 1).</w:t>
      </w:r>
    </w:p>
    <w:p w14:paraId="11FCFCB6" w14:textId="77777777" w:rsidR="0008735A" w:rsidRDefault="00000000">
      <w:pPr>
        <w:pStyle w:val="CommentText"/>
      </w:pPr>
      <w:r>
        <w:t>ELI15: Some words the Rules use are only explained in the DOE auction rules. This tells readers to look there too.</w:t>
      </w:r>
    </w:p>
  </w:comment>
  <w:comment w:id="52" w:author="Franz" w:date="2026-10-08T17:00:00Z" w:initials="F">
    <w:p w14:paraId="31778FEF" w14:textId="77777777" w:rsidR="0008735A" w:rsidRDefault="00000000">
      <w:pPr>
        <w:pStyle w:val="CommentText"/>
      </w:pPr>
      <w:r>
        <w:rPr>
          <w:rStyle w:val="CommentReference"/>
        </w:rPr>
        <w:annotationRef/>
      </w:r>
      <w:r>
        <w:t>Definition source — All-In Project Cost (AIPC): No DOE, ERC or statutory definition of this term was found in the documents reviewed (DC2026-06-0013, the TOR, the GAIG, RA 12120, the WESM Rules, ERC Resolutions No. 18, 23, 27 and 31, Series of 2026); it is a GAIR-specific term. Its exclusion of Associated Transmission Project costs turned over to the Transmission Network Provider follows DOE Department Circular No. DC2026-06-0013 (Gas Auction Circular) Section 11.3 ("capital costs for ATPs effectively turned over to the TNP shall not be included in the GAP") and DOE DC2026-01-0001 Section 4.1; fair-market-value reimbursement of such projects is governed by ERC Resolution No. 18, Series of 2026 (Implementing Rules for Point-to-Point Limited Transmission Facilities and Non-TNP Transmission Projects) Sections 5 and 10. The cost items listed follow the DCF parameter structure in Section 8.7, Table 1 and Annex "A" Item A.3.</w:t>
      </w:r>
    </w:p>
    <w:p w14:paraId="52D9980B" w14:textId="77777777" w:rsidR="0008735A" w:rsidRDefault="00000000">
      <w:pPr>
        <w:pStyle w:val="CommentText"/>
      </w:pPr>
      <w:r>
        <w:t>Proposed by: Commission-initiated (MOS-RED definitions source check, 8 October 2026).</w:t>
      </w:r>
    </w:p>
    <w:p w14:paraId="00AABE22" w14:textId="77777777" w:rsidR="0008735A" w:rsidRDefault="00000000">
      <w:pPr>
        <w:pStyle w:val="CommentText"/>
      </w:pPr>
      <w:r>
        <w:t>ELI15: This is the total cost to build the plant. It is our own term, but the rule that grid-line costs handed to the grid company are left out comes from the DOE circular.</w:t>
      </w:r>
    </w:p>
  </w:comment>
  <w:comment w:id="53" w:author="Franz" w:date="2026-08-25T14:10:00Z" w:initials="F">
    <w:p w14:paraId="314CD38D" w14:textId="77777777" w:rsidR="0008735A" w:rsidRDefault="00000000">
      <w:pPr>
        <w:pStyle w:val="CommentText"/>
      </w:pPr>
      <w:r>
        <w:rPr>
          <w:rStyle w:val="CommentReference"/>
        </w:rPr>
        <w:annotationRef/>
      </w:r>
      <w:r>
        <w:t xml:space="preserve">Comment from </w:t>
      </w:r>
      <w:r>
        <w:rPr>
          <w:b/>
          <w:bCs/>
        </w:rPr>
        <w:t>Aboitiz Power Corporation</w:t>
      </w:r>
      <w:r>
        <w:t>: recommended removing transmission line/substation interconnection costs from AIPC, citing DC2026-06-0013 Sec. 11.3's exclusion of Associated Transmission Project (ATP) costs turned over to the Transmission Network Provider (TNP). ERC adopted with modification: AIPC still includes such costs, but only to the extent the facilities are NOT turned over to the TNP; ATP costs that are turned over are excluded here and instead recovered under DC2026-01-0001 (see Section 9 of these Rules), to avoid double recovery.</w:t>
      </w:r>
    </w:p>
    <w:p w14:paraId="6B5CA0B6" w14:textId="77777777" w:rsidR="0008735A" w:rsidRDefault="00000000">
      <w:pPr>
        <w:pStyle w:val="CommentText"/>
      </w:pPr>
      <w:r>
        <w:t xml:space="preserve">Proposed by: </w:t>
      </w:r>
      <w:r>
        <w:rPr>
          <w:b/>
          <w:bCs/>
        </w:rPr>
        <w:t>Aboitiz Power Corporation</w:t>
      </w:r>
      <w:r>
        <w:t>.</w:t>
      </w:r>
    </w:p>
    <w:p w14:paraId="5B8E5F50" w14:textId="77777777" w:rsidR="0008735A" w:rsidRDefault="00000000">
      <w:pPr>
        <w:pStyle w:val="CommentText"/>
      </w:pPr>
      <w:r>
        <w:rPr>
          <w:i/>
        </w:rPr>
        <w:t>ELI15: Some transmission lines end up owned by the national grid company instead of the power plant owner. If the plant owner already gets paid for those lines through a different program, letting them charge for the same lines again here would be double-billing. This rule makes sure each cost is only paid for once.</w:t>
      </w:r>
    </w:p>
  </w:comment>
  <w:comment w:id="54" w:author="Franz" w:date="2026-08-25T23:53:00Z" w:initials="F">
    <w:p w14:paraId="7FEB6596"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(caught while checking pending/unactioned comments): </w:t>
      </w:r>
      <w:r>
        <w:rPr>
          <w:b/>
          <w:bCs/>
        </w:rPr>
        <w:t>Aboitiz Power Corporation</w:t>
      </w:r>
      <w:r>
        <w:t xml:space="preserve"> flagged that DC2026-06-0013 Section 11.3 excludes only turned-over ATP capital costs from the Gas Auction Price, not all transmission-interconnection expenditures outright; ERC's disposition committed to clarifying AIPC accordingly to avoid double recovery, but the definition was left unchanged. Fixed now.</w:t>
      </w:r>
    </w:p>
    <w:p w14:paraId="04A5306B" w14:textId="77777777" w:rsidR="0008735A" w:rsidRDefault="00000000">
      <w:pPr>
        <w:pStyle w:val="CommentText"/>
      </w:pPr>
      <w:r>
        <w:t xml:space="preserve">Proposed by: </w:t>
      </w:r>
      <w:r>
        <w:rPr>
          <w:b/>
          <w:bCs/>
        </w:rPr>
        <w:t>Aboitiz Power Corporation</w:t>
      </w:r>
      <w:r>
        <w:t>. Status: belated implementation of a commitment already agreed to (see also Comment No. 0, the same underlying issue) but not carried into the rule text until this round.</w:t>
      </w:r>
    </w:p>
    <w:p w14:paraId="503F3530" w14:textId="77777777" w:rsidR="0008735A" w:rsidRDefault="00000000">
      <w:pPr>
        <w:pStyle w:val="CommentText"/>
      </w:pPr>
      <w:r>
        <w:rPr>
          <w:i/>
        </w:rPr>
        <w:t>ELI15: This is the same fix already explained in Comment No. 0 -- avoiding paying twice for transmission lines that get handed over to the grid company -- except that this time it's documenting that the Commission had already agreed to the fix on paper long before it was actually written into the rule.</w:t>
      </w:r>
    </w:p>
  </w:comment>
  <w:comment w:id="58" w:author="Franz" w:date="2026-10-08T17:00:00Z" w:initials="F">
    <w:p w14:paraId="23E854BF" w14:textId="77777777" w:rsidR="0008735A" w:rsidRDefault="00000000">
      <w:pPr>
        <w:pStyle w:val="CommentText"/>
      </w:pPr>
      <w:r>
        <w:rPr>
          <w:rStyle w:val="CommentReference"/>
        </w:rPr>
        <w:annotationRef/>
      </w:r>
      <w:r>
        <w:t>Definition source — Associated Transmission Project (ATP): DOE Department Circular No. DC2026-06-0013 (Gas Auction Circular) Section 4 defines ATP as "the new or expanded transmission lines, substations, and other facilities beyond the Generation Company's dedicated Point-to-Point facility, as determined by the System Impact Study (SIS) and Facilities Study to be necessary to reliably and securely accommodate the new generation capacity into the grid." ERC Resolution No. 18, Series of 2026 (Implementing Rules for Point-to-Point Limited Transmission Facilities and Non-TNP Transmission Projects) Section 2(a) adds switchyards, control rooms, towers and land rights, and excludes the uprating of existing TNP facilities. The GAIR definition follows the DC wording.</w:t>
      </w:r>
    </w:p>
    <w:p w14:paraId="2307E2DA" w14:textId="77777777" w:rsidR="0008735A" w:rsidRDefault="00000000">
      <w:pPr>
        <w:pStyle w:val="CommentText"/>
      </w:pPr>
      <w:r>
        <w:t>Proposed by: Commission-initiated (MOS-RED definitions source check, 8 October 2026).</w:t>
      </w:r>
    </w:p>
    <w:p w14:paraId="00969945" w14:textId="77777777" w:rsidR="0008735A" w:rsidRDefault="00000000">
      <w:pPr>
        <w:pStyle w:val="CommentText"/>
      </w:pPr>
      <w:r>
        <w:t>ELI15: These are grid lines and substations a plant may need beyond its own connection line. The definition comes from the DOE circular and the ERC's transmission rules.</w:t>
      </w:r>
    </w:p>
  </w:comment>
  <w:comment w:id="63" w:author="Franz" w:date="2026-10-08T17:00:00Z" w:initials="F">
    <w:p w14:paraId="2C8297E7" w14:textId="77777777" w:rsidR="0008735A" w:rsidRDefault="00000000">
      <w:pPr>
        <w:pStyle w:val="CommentText"/>
      </w:pPr>
      <w:r>
        <w:rPr>
          <w:rStyle w:val="CommentReference"/>
        </w:rPr>
        <w:annotationRef/>
      </w:r>
      <w:r>
        <w:t>Definition source — Auction Round: DOE Department Circular No. DC2026-06-0013 (Gas Auction Circular) Section 4: "A specific instance or cycle of the Mid-Merit Natural Gas Capacity Auction conducted for a defined capacity requirement and delivery period." The GAIR definition adds that it is conducted by the DOE and identified by round number.</w:t>
      </w:r>
    </w:p>
    <w:p w14:paraId="290A365D" w14:textId="77777777" w:rsidR="0008735A" w:rsidRDefault="00000000">
      <w:pPr>
        <w:pStyle w:val="CommentText"/>
      </w:pPr>
      <w:r>
        <w:t>Proposed by: Commission-initiated (MOS-RED definitions source check, 8 October 2026).</w:t>
      </w:r>
    </w:p>
    <w:p w14:paraId="07D44AAB" w14:textId="77777777" w:rsidR="0008735A" w:rsidRDefault="00000000">
      <w:pPr>
        <w:pStyle w:val="CommentText"/>
      </w:pPr>
      <w:r>
        <w:t>ELI15: One auction event. The meaning comes from the DOE circular.</w:t>
      </w:r>
    </w:p>
  </w:comment>
  <w:comment w:id="64" w:author="Franz" w:date="2026-10-08T17:00:00Z" w:initials="F">
    <w:p w14:paraId="764138C7" w14:textId="77777777" w:rsidR="0008735A" w:rsidRDefault="00000000">
      <w:pPr>
        <w:pStyle w:val="CommentText"/>
      </w:pPr>
      <w:r>
        <w:rPr>
          <w:rStyle w:val="CommentReference"/>
        </w:rPr>
        <w:annotationRef/>
      </w:r>
      <w:r>
        <w:t>Definition source — Auction Shortfall Amount: DOE Department Circular No. DC2026-06-0013 (Gas Auction Circular) Section 7.4: "the difference between the Mid-Merit Settlement Amount (MMSAg) and the Energy Trading Amount (ETAg) of Winning Bidder g ... where ETAg is lower than MMSAg" (Auction shortfall amount = MMSAg − ETAg). The GAIR definition restates this.</w:t>
      </w:r>
    </w:p>
    <w:p w14:paraId="3F2C2AC2" w14:textId="77777777" w:rsidR="0008735A" w:rsidRDefault="00000000">
      <w:pPr>
        <w:pStyle w:val="CommentText"/>
      </w:pPr>
      <w:r>
        <w:t>Proposed by: Commission-initiated (MOS-RED definitions source check, 8 October 2026).</w:t>
      </w:r>
    </w:p>
    <w:p w14:paraId="1C712B52" w14:textId="77777777" w:rsidR="0008735A" w:rsidRDefault="00000000">
      <w:pPr>
        <w:pStyle w:val="CommentText"/>
      </w:pPr>
      <w:r>
        <w:t>ELI15: The gap when the spot market pays a plant less than its auction price. The formula is from the DOE circular.</w:t>
      </w:r>
    </w:p>
  </w:comment>
  <w:comment w:id="65" w:author="Franz" w:date="2026-10-08T17:00:00Z" w:initials="F">
    <w:p w14:paraId="3C97B045" w14:textId="77777777" w:rsidR="0008735A" w:rsidRDefault="00000000">
      <w:pPr>
        <w:pStyle w:val="CommentText"/>
      </w:pPr>
      <w:r>
        <w:rPr>
          <w:rStyle w:val="CommentReference"/>
        </w:rPr>
        <w:annotationRef/>
      </w:r>
      <w:r>
        <w:t>Definition source — Auction Flowback Amount: DOE Department Circular No. DC2026-06-0013 (Gas Auction Circular) Section 7.5: "the difference between Energy Trading Amount (ETAg) of generator g and Mid-Merit Settlement Amount (MMSAg) of generator g where ETAg is higher than MMSAg" (Auction flowback amount = ETAg − MMSAg). The GAIR definition restates this.</w:t>
      </w:r>
    </w:p>
    <w:p w14:paraId="22522BD9" w14:textId="77777777" w:rsidR="0008735A" w:rsidRDefault="00000000">
      <w:pPr>
        <w:pStyle w:val="CommentText"/>
      </w:pPr>
      <w:r>
        <w:t>Proposed by: Commission-initiated (MOS-RED definitions source check, 8 October 2026).</w:t>
      </w:r>
    </w:p>
    <w:p w14:paraId="4568E312" w14:textId="77777777" w:rsidR="0008735A" w:rsidRDefault="00000000">
      <w:pPr>
        <w:pStyle w:val="CommentText"/>
      </w:pPr>
      <w:r>
        <w:t>ELI15: The extra when the spot market pays a plant more than its auction price; it goes back to customers. The formula is from the DOE circular.</w:t>
      </w:r>
    </w:p>
  </w:comment>
  <w:comment w:id="71" w:author="Franz" w:date="2026-10-08T17:00:00Z" w:initials="F">
    <w:p w14:paraId="63DC0F11" w14:textId="77777777" w:rsidR="0008735A" w:rsidRDefault="00000000">
      <w:pPr>
        <w:pStyle w:val="CommentText"/>
      </w:pPr>
      <w:r>
        <w:rPr>
          <w:rStyle w:val="CommentReference"/>
        </w:rPr>
        <w:annotationRef/>
      </w:r>
      <w:r>
        <w:t>Definition source — Blended Natural Gas: DOE Department Circular No. DC2026-06-0013 (Gas Auction Circular) Section 4 defines "Blended Natural Gas Facility" as a facility using a combination of indigenous natural gas and imported LNG that maintains a minimum indigenous share set by the DOE. Republic Act No. 12120 (PNGIDA) Section 4(c) defines the equivalent "Aggregated Gas" (indigenous gas combined with imported LNG at the required minimum indigenous share; a blend of purely imported LNG is not Aggregated Gas). DOE Terms of Reference, Annex B (24 August 2026) Section 3.1 uses "Blended" as a Fuel Source Category.</w:t>
      </w:r>
    </w:p>
    <w:p w14:paraId="0C3ADDBD" w14:textId="77777777" w:rsidR="0008735A" w:rsidRDefault="00000000">
      <w:pPr>
        <w:pStyle w:val="CommentText"/>
      </w:pPr>
      <w:r>
        <w:t>Proposed by: Commission-initiated (MOS-RED definitions source check, 8 October 2026).</w:t>
      </w:r>
    </w:p>
    <w:p w14:paraId="495957FA" w14:textId="77777777" w:rsidR="0008735A" w:rsidRDefault="00000000">
      <w:pPr>
        <w:pStyle w:val="CommentText"/>
      </w:pPr>
      <w:r>
        <w:t>ELI15: Gas that mixes local and imported gas. The DOE circular and the natural gas law both define it.</w:t>
      </w:r>
    </w:p>
  </w:comment>
  <w:comment w:id="72" w:author="Franz" w:date="2026-10-08T17:00:00Z" w:initials="F">
    <w:p w14:paraId="0390F421" w14:textId="77777777" w:rsidR="0008735A" w:rsidRDefault="00000000">
      <w:pPr>
        <w:pStyle w:val="CommentText"/>
      </w:pPr>
      <w:r>
        <w:rPr>
          <w:rStyle w:val="CommentReference"/>
        </w:rPr>
        <w:annotationRef/>
      </w:r>
      <w:r>
        <w:t>Definition source — Capacity Factor (CF): Not defined in DOE Department Circular No. DC2026-06-0013 (Gas Auction Circular); Section 6.1.2 requires the GAT Price methodology to consider "Capacity Factor and other technical considerations". DOE Terms of Reference, Annex B (24 August 2026) Sections 1.1 and 4.2 set the equivalent energy offtake as a capacity factor of the Awarded Gas Capacity (38%–42% mid-merit and 22%–24% non-mid-merit for Lot 1; 37%–42% for Lot 2 and new-build). The ratio itself is the standard industry definition; Table 1 measures it against net export capacity, consistent with TOR Section 4.1.</w:t>
      </w:r>
    </w:p>
    <w:p w14:paraId="6AF25573" w14:textId="77777777" w:rsidR="0008735A" w:rsidRDefault="00000000">
      <w:pPr>
        <w:pStyle w:val="CommentText"/>
      </w:pPr>
      <w:r>
        <w:t>Proposed by: Commission-initiated (MOS-RED definitions source check, 8 October 2026).</w:t>
      </w:r>
    </w:p>
    <w:p w14:paraId="6DC51735" w14:textId="77777777" w:rsidR="0008735A" w:rsidRDefault="00000000">
      <w:pPr>
        <w:pStyle w:val="CommentText"/>
      </w:pPr>
      <w:r>
        <w:t>ELI15: How much a plant actually runs compared with running flat out. The DOE sets the target range in the auction rules.</w:t>
      </w:r>
    </w:p>
  </w:comment>
  <w:comment w:id="73" w:author="Franz" w:date="2026-08-25T14:10:00Z" w:initials="F">
    <w:p w14:paraId="3D1844D0" w14:textId="77777777" w:rsidR="0008735A" w:rsidRDefault="00000000">
      <w:pPr>
        <w:pStyle w:val="CommentText"/>
      </w:pPr>
      <w:r>
        <w:rPr>
          <w:rStyle w:val="CommentReference"/>
        </w:rPr>
        <w:annotationRef/>
      </w:r>
      <w:r>
        <w:t xml:space="preserve">Comment from </w:t>
      </w:r>
      <w:r>
        <w:rPr>
          <w:b/>
          <w:bCs/>
        </w:rPr>
        <w:t>Prime CoreGen Inc.</w:t>
      </w:r>
      <w:r>
        <w:t>: "baseload minimum" was undefined and ambiguous as to whether it meant running below full load for less than 24 hours. ERC adopted with modification: the operational profile is now anchored to dispatch between minimum stable load (Pmin) and maximum dependable capacity (Pmax); the specific numeric Reference Net Capacity Factor remains to be determined by the Commission under Annex “A” Item A.2.</w:t>
      </w:r>
    </w:p>
    <w:p w14:paraId="6714C371" w14:textId="77777777" w:rsidR="0008735A" w:rsidRDefault="00000000">
      <w:pPr>
        <w:pStyle w:val="CommentText"/>
      </w:pPr>
      <w:r>
        <w:t xml:space="preserve">Proposed by: </w:t>
      </w:r>
      <w:r>
        <w:rPr>
          <w:b/>
          <w:bCs/>
        </w:rPr>
        <w:t>Prime CoreGen Inc.</w:t>
      </w:r>
    </w:p>
    <w:p w14:paraId="229AA4C3" w14:textId="77777777" w:rsidR="0008735A" w:rsidRDefault="00000000">
      <w:pPr>
        <w:pStyle w:val="CommentText"/>
      </w:pPr>
      <w:r>
        <w:rPr>
          <w:i/>
        </w:rPr>
        <w:t>ELI15: The old wording said a plant should run above "baseload minimum," but nobody had defined what that number actually was. Power engineers already have standard terms for a plant's lowest and highest safe operating output (Pmin and Pmax), so we swapped in those instead of a vague phrase.</w:t>
      </w:r>
    </w:p>
  </w:comment>
  <w:comment w:id="74" w:author="Franz" w:date="2026-08-25T23:53:00Z" w:initials="F">
    <w:p w14:paraId="21AF9719"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(caught while checking pending/unactioned comments): </w:t>
      </w:r>
      <w:r>
        <w:rPr>
          <w:b/>
          <w:bCs/>
        </w:rPr>
        <w:t>Prime CoreGen Inc.</w:t>
      </w:r>
      <w:r>
        <w:t xml:space="preserve"> asked for a clearer technical anchor than "baseload minimum"; ERC adopted the Pmin/Pmax formulation verbatim in its disposition, but the definition text was left unchanged. Fixed now.</w:t>
      </w:r>
    </w:p>
    <w:p w14:paraId="68444DC8" w14:textId="77777777" w:rsidR="0008735A" w:rsidRDefault="00000000">
      <w:pPr>
        <w:pStyle w:val="CommentText"/>
      </w:pPr>
      <w:r>
        <w:t xml:space="preserve">Proposed by: </w:t>
      </w:r>
      <w:r>
        <w:rPr>
          <w:b/>
          <w:bCs/>
        </w:rPr>
        <w:t>Prime CoreGen Inc.</w:t>
      </w:r>
      <w:r>
        <w:t xml:space="preserve"> Status: belated implementation of a commitment already agreed to (see also Comment No. 1, the same underlying issue) but not carried into the rule text until this round.</w:t>
      </w:r>
    </w:p>
    <w:p w14:paraId="1F68D83C" w14:textId="77777777" w:rsidR="0008735A" w:rsidRDefault="00000000">
      <w:pPr>
        <w:pStyle w:val="CommentText"/>
      </w:pPr>
      <w:r>
        <w:rPr>
          <w:i/>
        </w:rPr>
        <w:t>ELI15: Same fix as Comment No. 1 (swapping a vague term for the standard Pmin/Pmax terms) -- this documents that the fix had already been agreed to on paper well before it was actually made in the rule text.</w:t>
      </w:r>
    </w:p>
  </w:comment>
  <w:comment w:id="77" w:author="Franz" w:date="2026-10-08T17:00:00Z" w:initials="F">
    <w:p w14:paraId="143C42D3" w14:textId="77777777" w:rsidR="0008735A" w:rsidRDefault="00000000">
      <w:pPr>
        <w:pStyle w:val="CommentText"/>
      </w:pPr>
      <w:r>
        <w:rPr>
          <w:rStyle w:val="CommentReference"/>
        </w:rPr>
        <w:annotationRef/>
      </w:r>
      <w:r>
        <w:t>Definition source — CCGT: Technical term; not defined in the DOE or ERC documents reviewed. ERC Resolution No. 23, Series of 2026 (Revised Rules on Reliability Performance Indices) Article II, Table 1 lists "Combined Cycle" as a separate technology class (with its own unplanned-outage allowance), and DOE Department Circular No. DC2026-06-0013 (Gas Auction Circular) Section 6.1 and the TOR refer to gas-fired technologies generally.</w:t>
      </w:r>
    </w:p>
    <w:p w14:paraId="66DC6800" w14:textId="77777777" w:rsidR="0008735A" w:rsidRDefault="00000000">
      <w:pPr>
        <w:pStyle w:val="CommentText"/>
      </w:pPr>
      <w:r>
        <w:t>Proposed by: Commission-initiated (MOS-RED definitions source check, 8 October 2026).</w:t>
      </w:r>
    </w:p>
    <w:p w14:paraId="308EAF8D" w14:textId="77777777" w:rsidR="0008735A" w:rsidRDefault="00000000">
      <w:pPr>
        <w:pStyle w:val="CommentText"/>
      </w:pPr>
      <w:r>
        <w:t>ELI15: A gas plant that also uses its hot exhaust to make extra power. This is a standard engineering term.</w:t>
      </w:r>
    </w:p>
  </w:comment>
  <w:comment w:id="80" w:author="Franz" w:date="2026-10-13T09:00:00Z" w:initials="F">
    <w:p w14:paraId="6CF18F1C" w14:textId="77777777" w:rsidR="0008735A" w:rsidRDefault="00000000">
      <w:pPr>
        <w:pStyle w:val="CommentText"/>
      </w:pPr>
      <w:r>
        <w:rPr>
          <w:rStyle w:val="CommentReference"/>
        </w:rPr>
        <w:annotationRef/>
      </w:r>
      <w:r>
        <w:rPr>
          <w:b/>
          <w:bCs/>
          <w:highlight w:val="cyan"/>
        </w:rPr>
        <w:t>Section 4, "Combined Cycle Gas Turbine (CCGT)".</w:t>
      </w:r>
      <w:r>
        <w:rPr>
          <w:highlight w:val="cyan"/>
        </w:rPr>
        <w:t xml:space="preserve"> Term rewritten as "Combined Cycle Gas Turbine (CCGT)", following jayson.docx. Unlike jayson.docx, "suitable for baseload to mid-merit dispatch" is kept: it explains why CCGT is an eligible Facility Type for a mid-merit auction.</w:t>
      </w:r>
    </w:p>
    <w:p w14:paraId="0A0C0BAD" w14:textId="77777777" w:rsidR="0008735A" w:rsidRDefault="00000000">
      <w:pPr>
        <w:pStyle w:val="CommentText"/>
      </w:pPr>
      <w:r>
        <w:rPr>
          <w:highlight w:val="cyan"/>
        </w:rPr>
        <w:t>Proposed by: Jayson (the boss), in jayson.docx; adopted by Franz.</w:t>
      </w:r>
    </w:p>
    <w:p w14:paraId="0B28B1E9" w14:textId="77777777" w:rsidR="0008735A" w:rsidRDefault="00000000">
      <w:pPr>
        <w:pStyle w:val="CommentText"/>
      </w:pPr>
      <w:r>
        <w:rPr>
          <w:highlight w:val="cyan"/>
        </w:rPr>
        <w:t>ELI15: The full name comes first and the short form goes in brackets, the same way for every term.</w:t>
      </w:r>
    </w:p>
  </w:comment>
  <w:comment w:id="78" w:author="Franz" w:date="2026-08-25T14:10:00Z" w:initials="F">
    <w:p w14:paraId="333DE4C1" w14:textId="77777777" w:rsidR="0008735A" w:rsidRDefault="00000000">
      <w:pPr>
        <w:pStyle w:val="CommentText"/>
      </w:pPr>
      <w:r>
        <w:rPr>
          <w:rStyle w:val="CommentReference"/>
        </w:rPr>
        <w:annotationRef/>
      </w:r>
      <w:r>
        <w:t xml:space="preserve">Comment from </w:t>
      </w:r>
      <w:r>
        <w:rPr>
          <w:b/>
          <w:bCs/>
        </w:rPr>
        <w:t>Prime CoreGen Inc.</w:t>
      </w:r>
      <w:r>
        <w:t>: the CCGT definition should name the heat recovery steam generator (HRSG) as the equipment recovering exhaust heat. ERC adopted the suggestion for technical precision.</w:t>
      </w:r>
    </w:p>
    <w:p w14:paraId="687D80ED" w14:textId="77777777" w:rsidR="0008735A" w:rsidRDefault="00000000">
      <w:pPr>
        <w:pStyle w:val="CommentText"/>
      </w:pPr>
      <w:r>
        <w:t xml:space="preserve">Proposed by: </w:t>
      </w:r>
      <w:r>
        <w:rPr>
          <w:b/>
          <w:bCs/>
        </w:rPr>
        <w:t>Prime CoreGen Inc.</w:t>
      </w:r>
    </w:p>
    <w:p w14:paraId="31C7E282" w14:textId="77777777" w:rsidR="0008735A" w:rsidRDefault="00000000">
      <w:pPr>
        <w:pStyle w:val="CommentText"/>
      </w:pPr>
      <w:r>
        <w:rPr>
          <w:i/>
        </w:rPr>
        <w:t>ELI15: A combined-cycle gas plant reuses its hot exhaust to make extra power, and the machine that captures that heat has a name (HRSG). Naming it in the definition makes the rule more precise and leaves less room for argument later about what counts as a combined-cycle plant.</w:t>
      </w:r>
    </w:p>
  </w:comment>
  <w:comment w:id="82" w:author="Franz" w:date="2026-08-25T23:53:00Z" w:initials="F">
    <w:p w14:paraId="5C4969F8"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(caught while checking pending/unactioned comments): </w:t>
      </w:r>
      <w:r>
        <w:rPr>
          <w:b/>
          <w:bCs/>
        </w:rPr>
        <w:t>Prime CoreGen Inc.</w:t>
      </w:r>
      <w:r>
        <w:t xml:space="preserve"> asked for the HRSG to be named explicitly; ERC's disposition gave the exact revised definition, but it was never substituted in. Fixed now.</w:t>
      </w:r>
    </w:p>
    <w:p w14:paraId="077339A5" w14:textId="77777777" w:rsidR="0008735A" w:rsidRDefault="00000000">
      <w:pPr>
        <w:pStyle w:val="CommentText"/>
      </w:pPr>
      <w:r>
        <w:t xml:space="preserve">Proposed by: </w:t>
      </w:r>
      <w:r>
        <w:rPr>
          <w:b/>
          <w:bCs/>
        </w:rPr>
        <w:t>Prime CoreGen Inc.</w:t>
      </w:r>
      <w:r>
        <w:t xml:space="preserve"> Status: belated implementation of a commitment already agreed to (see also Comment No. 2) but not carried into the rule text until this round.</w:t>
      </w:r>
    </w:p>
    <w:p w14:paraId="6A772DA7" w14:textId="77777777" w:rsidR="0008735A" w:rsidRDefault="00000000">
      <w:pPr>
        <w:pStyle w:val="CommentText"/>
      </w:pPr>
      <w:r>
        <w:rPr>
          <w:i/>
        </w:rPr>
        <w:t>ELI15: Same fix as Comment No. 2 (naming the heat-recovery equipment in the CCGT definition) -- this documents the agreement existed before the actual text was updated.</w:t>
      </w:r>
    </w:p>
  </w:comment>
  <w:comment w:id="88" w:author="Franz" w:date="2026-10-08T17:00:00Z" w:initials="F">
    <w:p w14:paraId="791F6124" w14:textId="77777777" w:rsidR="0008735A" w:rsidRDefault="00000000">
      <w:pPr>
        <w:pStyle w:val="CommentText"/>
      </w:pPr>
      <w:r>
        <w:rPr>
          <w:rStyle w:val="CommentReference"/>
        </w:rPr>
        <w:annotationRef/>
      </w:r>
      <w:r>
        <w:t>Definition source — Commission or ERC: Republic Act No. 9136 (EPIRA) Section 38 created the Energy Regulatory Commission; its powers are set out in EPIRA Section 43. Republic Act No. 12120 (PNGIDA) Section 6 confirms the ERC's powers over power generated from natural gas.</w:t>
      </w:r>
    </w:p>
    <w:p w14:paraId="43DE9D7C" w14:textId="77777777" w:rsidR="0008735A" w:rsidRDefault="00000000">
      <w:pPr>
        <w:pStyle w:val="CommentText"/>
      </w:pPr>
      <w:r>
        <w:t>Proposed by: Commission-initiated (MOS-RED definitions source check, 8 October 2026).</w:t>
      </w:r>
    </w:p>
    <w:p w14:paraId="4E4C7E2E" w14:textId="77777777" w:rsidR="0008735A" w:rsidRDefault="00000000">
      <w:pPr>
        <w:pStyle w:val="CommentText"/>
      </w:pPr>
      <w:r>
        <w:t>ELI15: The energy regulator, created by the power industry law.</w:t>
      </w:r>
    </w:p>
  </w:comment>
  <w:comment w:id="91" w:author="Franz" w:date="2026-10-13T09:00:00Z" w:initials="F">
    <w:p w14:paraId="67918645" w14:textId="77777777" w:rsidR="0008735A" w:rsidRDefault="00000000">
      <w:pPr>
        <w:pStyle w:val="CommentText"/>
      </w:pPr>
      <w:r>
        <w:rPr>
          <w:rStyle w:val="CommentReference"/>
        </w:rPr>
        <w:annotationRef/>
      </w:r>
      <w:r>
        <w:rPr>
          <w:b/>
          <w:bCs/>
          <w:highlight w:val="green"/>
        </w:rPr>
        <w:t>Section 4, "Discounted Cash Flow (DCF) Model".</w:t>
      </w:r>
      <w:r>
        <w:rPr>
          <w:highlight w:val="green"/>
        </w:rPr>
        <w:t xml:space="preserve"> Adopts the full-name style from jayson.docx, but as "Discounted Cash Flow (DCF) Model" (jayson.docx repeated "Model"). Matches the title of Section 8.</w:t>
      </w:r>
    </w:p>
    <w:p w14:paraId="54D903EB" w14:textId="77777777" w:rsidR="0008735A" w:rsidRDefault="00000000">
      <w:pPr>
        <w:pStyle w:val="CommentText"/>
      </w:pPr>
      <w:r>
        <w:rPr>
          <w:highlight w:val="green"/>
        </w:rPr>
        <w:t>Proposed by: Jayson (the boss), in jayson.docx; adopted by Franz.</w:t>
      </w:r>
    </w:p>
    <w:p w14:paraId="24783C11" w14:textId="77777777" w:rsidR="0008735A" w:rsidRDefault="00000000">
      <w:pPr>
        <w:pStyle w:val="CommentText"/>
      </w:pPr>
      <w:r>
        <w:rPr>
          <w:highlight w:val="green"/>
        </w:rPr>
        <w:t>ELI15: The full name comes first and the short form goes in brackets, the same way for every term.</w:t>
      </w:r>
    </w:p>
  </w:comment>
  <w:comment w:id="89" w:author="Franz" w:date="2026-10-08T17:00:00Z" w:initials="F">
    <w:p w14:paraId="33A52F05" w14:textId="77777777" w:rsidR="0008735A" w:rsidRDefault="00000000">
      <w:pPr>
        <w:pStyle w:val="CommentText"/>
      </w:pPr>
      <w:r>
        <w:rPr>
          <w:rStyle w:val="CommentReference"/>
        </w:rPr>
        <w:annotationRef/>
      </w:r>
      <w:r>
        <w:t>Definition source — DCF Model: No DOE, ERC or statutory definition of this term was found in the documents reviewed (DC2026-06-0013, the TOR, the GAIG, RA 12120, the WESM Rules, ERC Resolutions No. 18, 23, 27 and 31, Series of 2026); it is a GAIR-specific term. It implements the methodology required by DOE Department Circular No. DC2026-06-0013 (Gas Auction Circular) Section 6.1 and is described in Rule 2, Sections 8 to 8.9 of these Rules.</w:t>
      </w:r>
    </w:p>
    <w:p w14:paraId="63099A4C" w14:textId="77777777" w:rsidR="0008735A" w:rsidRDefault="00000000">
      <w:pPr>
        <w:pStyle w:val="CommentText"/>
      </w:pPr>
      <w:r>
        <w:t>Proposed by: Commission-initiated (MOS-RED definitions source check, 8 October 2026).</w:t>
      </w:r>
    </w:p>
    <w:p w14:paraId="02713A64" w14:textId="77777777" w:rsidR="0008735A" w:rsidRDefault="00000000">
      <w:pPr>
        <w:pStyle w:val="CommentText"/>
      </w:pPr>
      <w:r>
        <w:t>ELI15: The spreadsheet method the ERC uses to compute the price ceiling. It is defined only in these Rules.</w:t>
      </w:r>
    </w:p>
  </w:comment>
  <w:comment w:id="100" w:author="Franz" w:date="2026-10-08T17:00:00Z" w:initials="F">
    <w:p w14:paraId="4CD9CD91" w14:textId="77777777" w:rsidR="0008735A" w:rsidRDefault="00000000">
      <w:pPr>
        <w:pStyle w:val="CommentText"/>
      </w:pPr>
      <w:r>
        <w:rPr>
          <w:rStyle w:val="CommentReference"/>
        </w:rPr>
        <w:annotationRef/>
      </w:r>
      <w:r>
        <w:t>Definition source — Energy Trading Amount (ETA): WESM Rules (as of 31 August 2025), Chapter 11 Glossary: "The amount to be paid by, or paid to a Trading Participant, or Network Service Provider in respect of energy in accordance with Clause 3.13.8." DOE Department Circular No. DC2026-06-0013 (Gas Auction Circular) Section 7.2 refers to the ETA as the amount payable to or receivable by a WESM participant as calculated under the WESM Price Determination Methodology and related Market Manuals.</w:t>
      </w:r>
    </w:p>
    <w:p w14:paraId="5AB01934" w14:textId="77777777" w:rsidR="0008735A" w:rsidRDefault="00000000">
      <w:pPr>
        <w:pStyle w:val="CommentText"/>
      </w:pPr>
      <w:r>
        <w:t>Proposed by: Commission-initiated (MOS-RED definitions source check, 8 October 2026).</w:t>
      </w:r>
    </w:p>
    <w:p w14:paraId="30C3D574" w14:textId="77777777" w:rsidR="0008735A" w:rsidRDefault="00000000">
      <w:pPr>
        <w:pStyle w:val="CommentText"/>
      </w:pPr>
      <w:r>
        <w:t>ELI15: What the spot market pays a plant for its energy. The definition comes from the WESM Rules.</w:t>
      </w:r>
    </w:p>
  </w:comment>
  <w:comment w:id="103" w:author="Franz" w:date="2026-10-08T17:00:00Z" w:initials="F">
    <w:p w14:paraId="63E09CC1" w14:textId="77777777" w:rsidR="0008735A" w:rsidRDefault="00000000">
      <w:pPr>
        <w:pStyle w:val="CommentText"/>
      </w:pPr>
      <w:r>
        <w:rPr>
          <w:rStyle w:val="CommentReference"/>
        </w:rPr>
        <w:annotationRef/>
      </w:r>
      <w:r>
        <w:t>Definition source — Extension Period: Not defined as such in the DOE documents. It reflects DOE Terms of Reference, Annex B (24 August 2026) Section 1.2.1.1 (Lot 1 Supply Delivery Period of five years, extendible by up to five years after retrofitting, with the GAP for the extension subject to ERC review) and Section 18.3 (GAP adjustment for Lot 1 during the extension; no double recovery).</w:t>
      </w:r>
    </w:p>
    <w:p w14:paraId="3AEA7B3E" w14:textId="77777777" w:rsidR="0008735A" w:rsidRDefault="00000000">
      <w:pPr>
        <w:pStyle w:val="CommentText"/>
      </w:pPr>
      <w:r>
        <w:t>Proposed by: Commission-initiated (MOS-RED definitions source check, 8 October 2026).</w:t>
      </w:r>
    </w:p>
    <w:p w14:paraId="5086DF46" w14:textId="77777777" w:rsidR="0008735A" w:rsidRDefault="00000000">
      <w:pPr>
        <w:pStyle w:val="CommentText"/>
      </w:pPr>
      <w:r>
        <w:t>ELI15: The extra years a Lot 1 plant can supply after upgrading. The DOE auction rules provide for it.</w:t>
      </w:r>
    </w:p>
  </w:comment>
  <w:comment w:id="107" w:author="Franz" w:date="2026-10-08T17:00:00Z" w:initials="F">
    <w:p w14:paraId="613073E4" w14:textId="77777777" w:rsidR="0008735A" w:rsidRDefault="00000000">
      <w:pPr>
        <w:pStyle w:val="CommentText"/>
      </w:pPr>
      <w:r>
        <w:rPr>
          <w:rStyle w:val="CommentReference"/>
        </w:rPr>
        <w:annotationRef/>
      </w:r>
      <w:r>
        <w:t>Definition source — Fuel Cost (FC): DOE Department Circular No. DC2026-06-0013 (Gas Auction Circular) Section 4 defines "Fuel Cost Pass-Through" as the mechanism that lets Generation Companies recover "the actual, reasonable, and prudent costs of natural gas or LNG consumed for electricity generation, strictly subject to the Gas Price Benchmark and auditing by the ERC"; Section 7.2 defines Fuel Cost (FC) as the "relevant fuel cost, as determined based on the Gas Price Benchmarking Methodology for Fuel Cost Pass-Throughs as approved by the ERC". The PhP/kWh computation follows Section 18 of these Rules.</w:t>
      </w:r>
    </w:p>
    <w:p w14:paraId="1ADAEE83" w14:textId="77777777" w:rsidR="0008735A" w:rsidRDefault="00000000">
      <w:pPr>
        <w:pStyle w:val="CommentText"/>
      </w:pPr>
      <w:r>
        <w:t>Proposed by: Commission-initiated (MOS-RED definitions source check, 8 October 2026).</w:t>
      </w:r>
    </w:p>
    <w:p w14:paraId="5BFCD4A8" w14:textId="77777777" w:rsidR="0008735A" w:rsidRDefault="00000000">
      <w:pPr>
        <w:pStyle w:val="CommentText"/>
      </w:pPr>
      <w:r>
        <w:t>ELI15: The fuel part of what a plant is paid per kWh. The DOE circular says it must be actual, prudent cost, capped by the ERC benchmark.</w:t>
      </w:r>
    </w:p>
  </w:comment>
  <w:comment w:id="108" w:author="Franz" w:date="2026-08-25T14:10:00Z" w:initials="F">
    <w:p w14:paraId="0D770C4C" w14:textId="77777777" w:rsidR="0008735A" w:rsidRDefault="00000000">
      <w:pPr>
        <w:pStyle w:val="CommentText"/>
      </w:pPr>
      <w:r>
        <w:rPr>
          <w:rStyle w:val="CommentReference"/>
        </w:rPr>
        <w:annotationRef/>
      </w:r>
      <w:r>
        <w:t xml:space="preserve">Comments from </w:t>
      </w:r>
      <w:r>
        <w:rPr>
          <w:b/>
          <w:bCs/>
        </w:rPr>
        <w:t>Prime CoreGen Inc.</w:t>
      </w:r>
      <w:r>
        <w:t xml:space="preserve"> and </w:t>
      </w:r>
      <w:r>
        <w:rPr>
          <w:b/>
          <w:bCs/>
        </w:rPr>
        <w:t>Aboitiz Power Corporation</w:t>
      </w:r>
      <w:r>
        <w:t xml:space="preserve">: both asked whether the Heat Rate used in the Fuel Cost formula is gross or net, and whether it is measured on an HHV or LHV basis (a difference that can shift computed Fuel Cost by several percent). ERC adopted: Heat Rate means Net Heat Rate (net electrical output basis, i.e. gross generation less station/auxiliary load); HHV is the reference heating-value basis for the fuel-consumption side of the ratio, consistent with Section 14.2 and Annex “A” Item A.15. </w:t>
      </w:r>
      <w:r>
        <w:rPr>
          <w:b/>
          <w:bCs/>
        </w:rPr>
        <w:t>Aboitiz</w:t>
      </w:r>
      <w:r>
        <w:t>'s suggested wording inserting "Net" before "Heat Rate" was incorporated.</w:t>
      </w:r>
    </w:p>
    <w:p w14:paraId="2B1F7C3A" w14:textId="77777777" w:rsidR="0008735A" w:rsidRDefault="00000000">
      <w:pPr>
        <w:pStyle w:val="CommentText"/>
      </w:pPr>
      <w:r>
        <w:t xml:space="preserve">Proposed by: </w:t>
      </w:r>
      <w:r>
        <w:rPr>
          <w:b/>
          <w:bCs/>
        </w:rPr>
        <w:t>Prime CoreGen Inc.</w:t>
      </w:r>
      <w:r>
        <w:t xml:space="preserve"> and </w:t>
      </w:r>
      <w:r>
        <w:rPr>
          <w:b/>
          <w:bCs/>
        </w:rPr>
        <w:t>Aboitiz Power Corporation</w:t>
      </w:r>
      <w:r>
        <w:t>.</w:t>
      </w:r>
    </w:p>
    <w:p w14:paraId="71ED94E2" w14:textId="77777777" w:rsidR="0008735A" w:rsidRDefault="00000000">
      <w:pPr>
        <w:pStyle w:val="CommentText"/>
      </w:pPr>
      <w:r>
        <w:rPr>
          <w:i/>
        </w:rPr>
        <w:t>ELI15: Heat Rate is basically "how much fuel it takes to make one unit of electricity" -- but there are two common ways to measure both the fuel energy and the electricity output, and mixing them up can change the answer by a few percent, which matters when it decides what consumers pay. This locks in one consistent way to measure it so everyone calculates it the same way.</w:t>
      </w:r>
    </w:p>
  </w:comment>
  <w:comment w:id="110" w:author="Franz" w:date="2026-10-08T09:00:00Z" w:initials="F">
    <w:p w14:paraId="42759DCF" w14:textId="77777777" w:rsidR="0008735A" w:rsidRDefault="00000000">
      <w:pPr>
        <w:pStyle w:val="CommentText"/>
      </w:pPr>
      <w:r>
        <w:rPr>
          <w:rStyle w:val="CommentReference"/>
        </w:rPr>
        <w:annotationRef/>
      </w:r>
      <w:r>
        <w:t>Internal inconsistency fixed: the definition said the Fuel Cost includes "allowable add-on costs", but Sections 8.6, 13.4 and 18(a) embed those add-on (logistics) costs in the GAT Price and exclude them from the monthly Fuel Cost. Leaving the definition as it was would have allowed logistics costs to be recovered twice: once in the GAT Price and again in the Fuel Cost.</w:t>
      </w:r>
    </w:p>
    <w:p w14:paraId="3533E3D8" w14:textId="77777777" w:rsidR="0008735A" w:rsidRDefault="00000000">
      <w:pPr>
        <w:pStyle w:val="CommentText"/>
      </w:pPr>
      <w:r>
        <w:t>Proposed by: Commission-initiated (MOS-RED adversarial review).</w:t>
      </w:r>
    </w:p>
    <w:p w14:paraId="22B8A08D" w14:textId="77777777" w:rsidR="0008735A" w:rsidRDefault="00000000">
      <w:pPr>
        <w:pStyle w:val="CommentText"/>
      </w:pPr>
      <w:r>
        <w:t>ELI15: The definition of fuel cost said it included shipping and terminal costs, but other sections already put those costs in the auction price. Counting them in both places would charge consumers twice.</w:t>
      </w:r>
      <w:r>
        <w:t xml:space="preserve"> [Superseded 19 Oct 2026: the add-on costs are now in the Fuel Cost as the CLLC (Secs. 8.6, 13.4, 18), and the definition says so.]</w:t>
      </w:r>
    </w:p>
  </w:comment>
  <w:comment w:id="114" w:author="Franz" w:date="2026-10-08T17:00:00Z" w:initials="F">
    <w:p w14:paraId="1FF3F4DA" w14:textId="77777777" w:rsidR="0008735A" w:rsidRDefault="00000000">
      <w:pPr>
        <w:pStyle w:val="CommentText"/>
      </w:pPr>
      <w:r>
        <w:rPr>
          <w:rStyle w:val="CommentReference"/>
        </w:rPr>
        <w:annotationRef/>
      </w:r>
      <w:r>
        <w:t>Definition source — Replacement Fuel: DOE Department Circular No. DC2026-06-0013 (Gas Auction Circular) Section 10.4.3 allows a Winning Bidder unable to use its declared fuel source category during the Delivery Period to use a replacement fuel temporarily, with documentary proof, and sets the lower-of cost rule; DOE Terms of Reference, Annex B (24 August 2026) Section 3.3 repeats these conditions. "Force majeure" in this definition is read with ERC Resolution No. 23, Series of 2026 (Revised Rules on Reliability Performance Indices) Article I, Section 4(k).</w:t>
      </w:r>
    </w:p>
    <w:p w14:paraId="6D050870" w14:textId="77777777" w:rsidR="0008735A" w:rsidRDefault="00000000">
      <w:pPr>
        <w:pStyle w:val="CommentText"/>
      </w:pPr>
      <w:r>
        <w:t>Proposed by: Commission-initiated (MOS-RED definitions source check, 8 October 2026).</w:t>
      </w:r>
    </w:p>
    <w:p w14:paraId="7521A832" w14:textId="77777777" w:rsidR="0008735A" w:rsidRDefault="00000000">
      <w:pPr>
        <w:pStyle w:val="CommentText"/>
      </w:pPr>
      <w:r>
        <w:t>ELI15: Back-up fuel a plant may use if its usual gas supply fails. The DOE circular and auction rules set the conditions.</w:t>
      </w:r>
    </w:p>
  </w:comment>
  <w:comment w:id="118" w:author="Franz" w:date="2026-10-08T17:00:00Z" w:initials="F">
    <w:p w14:paraId="273E7B94" w14:textId="77777777" w:rsidR="0008735A" w:rsidRDefault="00000000">
      <w:pPr>
        <w:pStyle w:val="CommentText"/>
      </w:pPr>
      <w:r>
        <w:rPr>
          <w:rStyle w:val="CommentReference"/>
        </w:rPr>
        <w:annotationRef/>
      </w:r>
      <w:r>
        <w:t>Definition source — Gas Auction Circular: Title of DOE Department Circular No. DC2026-06-0013 (Gas Auction Circular): "Prescribing the Guidelines for the Conduct of the Mid-Merit Natural Gas Capacity Auction for Gas-Fired Power Generation", as stated on the face of the Circular.</w:t>
      </w:r>
    </w:p>
    <w:p w14:paraId="2317A885" w14:textId="77777777" w:rsidR="0008735A" w:rsidRDefault="00000000">
      <w:pPr>
        <w:pStyle w:val="CommentText"/>
      </w:pPr>
      <w:r>
        <w:t>Proposed by: Commission-initiated (MOS-RED definitions source check, 8 October 2026).</w:t>
      </w:r>
    </w:p>
    <w:p w14:paraId="5DA8C24B" w14:textId="77777777" w:rsidR="0008735A" w:rsidRDefault="00000000">
      <w:pPr>
        <w:pStyle w:val="CommentText"/>
      </w:pPr>
      <w:r>
        <w:t>ELI15: This is the DOE's main rule for the gas auction.</w:t>
      </w:r>
    </w:p>
  </w:comment>
  <w:comment w:id="119" w:author="Franz" w:date="2026-10-08T17:00:00Z" w:initials="F">
    <w:p w14:paraId="2E329821" w14:textId="77777777" w:rsidR="0008735A" w:rsidRDefault="00000000">
      <w:pPr>
        <w:pStyle w:val="CommentText"/>
      </w:pPr>
      <w:r>
        <w:rPr>
          <w:rStyle w:val="CommentReference"/>
        </w:rPr>
        <w:annotationRef/>
      </w:r>
      <w:r>
        <w:t>Definition source — Gas Auction Price (GAP): DOE Department Circular No. DC2026-06-0013 (Gas Auction Circular) Section 4: "The Price Offer of the Winning Bidder that was endorsed to the ERC, which shall serve as the binding basis for contracting, settlement, and regulatory compliance." Section 9.10 (DOE, through the NGAC, endorses the GAP to the ERC) and Section 9.11 (the Certificate of Award states the "ERC-approved GAP") support the endorsement-and-approval sequence in the GAIR definition.</w:t>
      </w:r>
    </w:p>
    <w:p w14:paraId="6602FE81" w14:textId="77777777" w:rsidR="0008735A" w:rsidRDefault="00000000">
      <w:pPr>
        <w:pStyle w:val="CommentText"/>
      </w:pPr>
      <w:r>
        <w:t>Proposed by: Commission-initiated (MOS-RED definitions source check, 8 October 2026).</w:t>
      </w:r>
    </w:p>
    <w:p w14:paraId="1BEA96DF" w14:textId="77777777" w:rsidR="0008735A" w:rsidRDefault="00000000">
      <w:pPr>
        <w:pStyle w:val="CommentText"/>
      </w:pPr>
      <w:r>
        <w:t>ELI15: The winning bid price that the plant is paid per kWh. The DOE circular defines it.</w:t>
      </w:r>
    </w:p>
  </w:comment>
  <w:comment w:id="122" w:author="Franz" w:date="2026-10-08T17:00:00Z" w:initials="F">
    <w:p w14:paraId="11AAB418" w14:textId="77777777" w:rsidR="0008735A" w:rsidRDefault="00000000">
      <w:pPr>
        <w:pStyle w:val="CommentText"/>
      </w:pPr>
      <w:r>
        <w:rPr>
          <w:rStyle w:val="CommentReference"/>
        </w:rPr>
        <w:annotationRef/>
      </w:r>
      <w:r>
        <w:t>Definition source — Gas Auction Threshold (GAT) Price: DOE Department Circular No. DC2026-06-0013 (Gas Auction Circular) Section 4: "The maximum price offer in Php/kWh, or such other pricing metric as determined by the ERC, which shall serve as the ceiling price for a specific Auction Round." Sections 6.1 and 18.2.1 assign its determination to the ERC; Section 6.1 provides that any Price Offer exceeding it is automatically disqualified.</w:t>
      </w:r>
    </w:p>
    <w:p w14:paraId="5CCBB058" w14:textId="77777777" w:rsidR="0008735A" w:rsidRDefault="00000000">
      <w:pPr>
        <w:pStyle w:val="CommentText"/>
      </w:pPr>
      <w:r>
        <w:t>Proposed by: Commission-initiated (MOS-RED definitions source check, 8 October 2026).</w:t>
      </w:r>
    </w:p>
    <w:p w14:paraId="0D38FF95" w14:textId="77777777" w:rsidR="0008735A" w:rsidRDefault="00000000">
      <w:pPr>
        <w:pStyle w:val="CommentText"/>
      </w:pPr>
      <w:r>
        <w:t>ELI15: The highest price a bidder is allowed to offer. The DOE circular defines it and gives the ERC the job of setting it.</w:t>
      </w:r>
    </w:p>
  </w:comment>
  <w:comment w:id="123" w:author="Franz" w:date="2026-10-08T17:00:00Z" w:initials="F">
    <w:p w14:paraId="5EB1A1E9" w14:textId="77777777" w:rsidR="0008735A" w:rsidRDefault="00000000">
      <w:pPr>
        <w:pStyle w:val="CommentText"/>
      </w:pPr>
      <w:r>
        <w:rPr>
          <w:rStyle w:val="CommentReference"/>
        </w:rPr>
        <w:annotationRef/>
      </w:r>
      <w:r>
        <w:t>Definition source — Gas Price Benchmark: DOE Department Circular No. DC2026-06-0013 (Gas Auction Circular) Section 4: "A prevailing market price index or reference rate established by the ERC used to evaluate the reasonableness of a Generation Company's fuel procurement costs, inclusive of caps on allowable add-on costs such as fuel transportation and logistics." Section 18.2.2 requires the ERC to establish and publish it.</w:t>
      </w:r>
    </w:p>
    <w:p w14:paraId="5F9D5CFB" w14:textId="77777777" w:rsidR="0008735A" w:rsidRDefault="00000000">
      <w:pPr>
        <w:pStyle w:val="CommentText"/>
      </w:pPr>
      <w:r>
        <w:t>Proposed by: Commission-initiated (MOS-RED definitions source check, 8 October 2026).</w:t>
      </w:r>
    </w:p>
    <w:p w14:paraId="3304F442" w14:textId="77777777" w:rsidR="0008735A" w:rsidRDefault="00000000">
      <w:pPr>
        <w:pStyle w:val="CommentText"/>
      </w:pPr>
      <w:r>
        <w:t>ELI15: The reference price used to check that a plant's fuel cost is reasonable. The DOE circular defines it.</w:t>
      </w:r>
    </w:p>
  </w:comment>
  <w:comment w:id="126" w:author="Franz" w:date="2026-10-13T09:00:00Z" w:initials="F">
    <w:p w14:paraId="601B511B" w14:textId="77777777" w:rsidR="0008735A" w:rsidRDefault="00000000">
      <w:pPr>
        <w:pStyle w:val="CommentText"/>
      </w:pPr>
      <w:r>
        <w:rPr>
          <w:rStyle w:val="CommentReference"/>
        </w:rPr>
        <w:annotationRef/>
      </w:r>
      <w:r>
        <w:rPr>
          <w:b/>
          <w:bCs/>
          <w:highlight w:val="green"/>
        </w:rPr>
        <w:t>Section 4, "Gross Energy Settlement Quantity (GESQ)".</w:t>
      </w:r>
      <w:r>
        <w:rPr>
          <w:highlight w:val="green"/>
        </w:rPr>
        <w:t xml:space="preserve"> Harmonised with the "Full Name (ACRONYM)" style adopted for CCGT, DCF Model, JKM and LNG. No change in meaning.</w:t>
      </w:r>
    </w:p>
    <w:p w14:paraId="13035D71" w14:textId="77777777" w:rsidR="0008735A" w:rsidRDefault="00000000">
      <w:pPr>
        <w:pStyle w:val="CommentText"/>
      </w:pPr>
      <w:r>
        <w:rPr>
          <w:highlight w:val="green"/>
        </w:rPr>
        <w:t>Proposed by: Franz, to harmonise Section 4 with the term style adopted from jayson.docx.</w:t>
      </w:r>
    </w:p>
    <w:p w14:paraId="0324695C" w14:textId="77777777" w:rsidR="0008735A" w:rsidRDefault="00000000">
      <w:pPr>
        <w:pStyle w:val="CommentText"/>
      </w:pPr>
      <w:r>
        <w:rPr>
          <w:highlight w:val="green"/>
        </w:rPr>
        <w:t>ELI15: The full name comes first and the short form goes in brackets, the same way for every term.</w:t>
      </w:r>
    </w:p>
  </w:comment>
  <w:comment w:id="124" w:author="Franz" w:date="2026-10-08T17:00:00Z" w:initials="F">
    <w:p w14:paraId="26EA8F78" w14:textId="77777777" w:rsidR="0008735A" w:rsidRDefault="00000000">
      <w:pPr>
        <w:pStyle w:val="CommentText"/>
      </w:pPr>
      <w:r>
        <w:rPr>
          <w:rStyle w:val="CommentReference"/>
        </w:rPr>
        <w:annotationRef/>
      </w:r>
      <w:r>
        <w:t>Definition source — GESQ: WESM Rules (as of 31 August 2025), Chapter 11 Glossary: "Gross Energy Settlement Quantity. The energy quantity determined in accordance with Clause 3.13.6 for a market trading node, in a dispatch interval." DOE Department Circular No. DC2026-06-0013 (Gas Auction Circular) Sections 7.4 and 7.5 use GESQc ("the GESQ for customer c") and GESQctotal ("the total customer GESQ") for the billing month to allocate shortfall and flowback amounts.</w:t>
      </w:r>
    </w:p>
    <w:p w14:paraId="0F8EA60C" w14:textId="77777777" w:rsidR="0008735A" w:rsidRDefault="00000000">
      <w:pPr>
        <w:pStyle w:val="CommentText"/>
      </w:pPr>
      <w:r>
        <w:t>Proposed by: Commission-initiated (MOS-RED definitions source check, 8 October 2026).</w:t>
      </w:r>
    </w:p>
    <w:p w14:paraId="6E84CE5B" w14:textId="77777777" w:rsidR="0008735A" w:rsidRDefault="00000000">
      <w:pPr>
        <w:pStyle w:val="CommentText"/>
      </w:pPr>
      <w:r>
        <w:t>ELI15: The amount of energy a customer takes from the spot market. It decides each customer's share of any shortfall or refund.</w:t>
      </w:r>
    </w:p>
  </w:comment>
  <w:comment w:id="128" w:author="Franz" w:date="2026-08-26T06:00:00Z" w:initials="FX">
    <w:p w14:paraId="77ED7B81" w14:textId="77777777" w:rsidR="0008735A" w:rsidRDefault="00000000">
      <w:pPr>
        <w:pStyle w:val="CommentText"/>
      </w:pPr>
      <w:r>
        <w:rPr>
          <w:rStyle w:val="CommentReference"/>
        </w:rPr>
        <w:annotationRef/>
      </w:r>
      <w:r>
        <w:t>Added: a clarifying sentence to the GESQ definition, specifying that GESQ(c) (as used in Sections 30-31's Auction Shortfall/Flowback formulas) means the sum of the Gross Energy Settlement Quantity across all market trading nodes attributable to that WESM customer.</w:t>
      </w:r>
    </w:p>
    <w:p w14:paraId="6CA80D34" w14:textId="77777777" w:rsidR="0008735A" w:rsidRDefault="00000000">
      <w:pPr>
        <w:pStyle w:val="CommentText"/>
      </w:pPr>
      <w:r>
        <w:t>Proposed by: Commission-initiated (Commission staff drafting review). Defense: cross-checking against the actual WESM Rules (as of 31 Aug 2025) found that Clause 3.13.6 defines the Gross Energy Settlement Quantity strictly at the market trading node level, for each dispatch interval -- not directly per WESM market participant/customer. GAIR's own definition, and its Sections 30-31 formulas, use "GESQ(c)" as if it were already a clean, customer-level figure, without stating the aggregation step (summing across a customer's market trading nodes) needed to get there from the WESM Rules' actual unit of measurement. Since a single WESM customer may draw from more than one market trading node, leaving this aggregation implicit risked ambiguity or inconsistent implementation by the MO. This makes the aggregation explicit without changing the substance of how Sections 30-31 are meant to operate.</w:t>
      </w:r>
    </w:p>
    <w:p w14:paraId="060F8226" w14:textId="77777777" w:rsidR="0008735A" w:rsidRDefault="00000000">
      <w:pPr>
        <w:pStyle w:val="CommentText"/>
      </w:pPr>
      <w:r>
        <w:rPr>
          <w:i/>
        </w:rPr>
        <w:t>ELI15: The Wholesale Electricity Spot Market's own rulebook measures this quantity at each individual connection point on the grid, not per customer. A single power company might have several connection points. This spells out that when these Rules say "a customer's GESQ," they mean adding up that customer's numbers across all of its connection points, so there's no confusion about how to compute the number the formulas actually need.</w:t>
      </w:r>
    </w:p>
  </w:comment>
  <w:comment w:id="134" w:author="Franz" w:date="2026-10-08T17:00:00Z" w:initials="F">
    <w:p w14:paraId="1C00A1D5" w14:textId="77777777" w:rsidR="0008735A" w:rsidRDefault="00000000">
      <w:pPr>
        <w:pStyle w:val="CommentText"/>
      </w:pPr>
      <w:r>
        <w:rPr>
          <w:rStyle w:val="CommentReference"/>
        </w:rPr>
        <w:annotationRef/>
      </w:r>
      <w:r>
        <w:t>Definition source — WESM Customer: DOE Department Circular No. DC2026-06-0013 (Gas Auction Circular) Sections 7.4 and 7.5 allocate shortfall and flowback to "all WESM customers" / "the customers in the WESM". WESM Rules (as of 31 August 2025), Chapter 11 Glossary defines "Customer" as a person who purchases electricity supplied through a transmission or distribution system and registers with the Market Operator in that capacity, and "Trading Participant" as "A Customer or Generation Company."</w:t>
      </w:r>
    </w:p>
    <w:p w14:paraId="5F4D1A6E" w14:textId="77777777" w:rsidR="0008735A" w:rsidRDefault="00000000">
      <w:pPr>
        <w:pStyle w:val="CommentText"/>
      </w:pPr>
      <w:r>
        <w:t>Proposed by: Commission-initiated (MOS-RED definitions source check, 8 October 2026).</w:t>
      </w:r>
    </w:p>
    <w:p w14:paraId="2BFBD4B0" w14:textId="77777777" w:rsidR="0008735A" w:rsidRDefault="00000000">
      <w:pPr>
        <w:pStyle w:val="CommentText"/>
      </w:pPr>
      <w:r>
        <w:t>ELI15: Anyone who buys power from the spot market. The DOE circular and the WESM Rules are the sources.</w:t>
      </w:r>
    </w:p>
  </w:comment>
  <w:comment w:id="136" w:author="Franz" w:date="2026-10-08T09:00:00Z" w:initials="F">
    <w:p w14:paraId="771B3EE6" w14:textId="77777777" w:rsidR="0008735A" w:rsidRDefault="00000000">
      <w:pPr>
        <w:pStyle w:val="CommentText"/>
      </w:pPr>
      <w:r>
        <w:rPr>
          <w:rStyle w:val="CommentReference"/>
        </w:rPr>
        <w:annotationRef/>
      </w:r>
      <w:r>
        <w:t>Resolved (8 October 2026): the definition now follows DC Sections 7.4–7.5 (all WESM customers). For decision: DOE DC2026-06-0013 Sections 7.4 and 7.5 allocate shortfall and flowback to "all WESM customers" pro rata by GESQ, while Section 7.1.2 says the allocation "applies universally across all DUs". This definition adopts the DU-only reading (following IEMOP's question). If the DOE intends all WESM customers (including RES, contestable customers and directly connected customers), the DU-only scope shifts the whole shortfall onto captive customers. Recommend confirming the DOE's intent in writing before the Settlement Mechanism is approved.</w:t>
      </w:r>
    </w:p>
    <w:p w14:paraId="6B48EB06" w14:textId="77777777" w:rsidR="0008735A" w:rsidRDefault="00000000">
      <w:pPr>
        <w:pStyle w:val="CommentText"/>
      </w:pPr>
      <w:r>
        <w:t>Proposed by: Commission-initiated (MOS-RED adversarial review; DOE DC2026-06-0013 Sections 7.1.2, 7.4 and 7.5).</w:t>
      </w:r>
    </w:p>
    <w:p w14:paraId="676D2D8D" w14:textId="77777777" w:rsidR="0008735A" w:rsidRDefault="00000000">
      <w:pPr>
        <w:pStyle w:val="CommentText"/>
      </w:pPr>
      <w:r>
        <w:t>ELI15: The DOE rules can be read two ways on who pays any shortfall. The Rules picked one. The DOE should confirm which one it meant.</w:t>
      </w:r>
    </w:p>
  </w:comment>
  <w:comment w:id="140" w:author="Franz" w:date="2026-10-08T15:00:00Z" w:initials="F">
    <w:p w14:paraId="62797B79" w14:textId="77777777" w:rsidR="0008735A" w:rsidRDefault="00000000">
      <w:pPr>
        <w:pStyle w:val="CommentText"/>
      </w:pPr>
      <w:r>
        <w:rPr>
          <w:rStyle w:val="CommentReference"/>
        </w:rPr>
        <w:annotationRef/>
      </w:r>
      <w:r>
        <w:t>Changed to follow DOE DC2026-06-0013 Sections 7.4 and 7.5: the MO reflects any shortfall "in the settlement statements of all WESM customers" and flows back any excess "to the customers in the WESM", each pro rata to GESQ. The earlier DU-only definition (adopted on IEMOP's question, Comment 137, citing DC Section 7.1.2) is reversed: Section 7.1.2 says the PDP-based allocation applies across all DUs, but the collection formula itself covers all WESM customers. Under the DU-only reading, captive customers would have carried the whole shortfall while contestable customers served by retail suppliers paid nothing. The geographic limit to the grid(s) covered by the TOR is kept.</w:t>
      </w:r>
    </w:p>
    <w:p w14:paraId="6982B775" w14:textId="77777777" w:rsidR="0008735A" w:rsidRDefault="00000000">
      <w:pPr>
        <w:pStyle w:val="CommentText"/>
      </w:pPr>
      <w:r>
        <w:t xml:space="preserve">Proposed by: Commission-initiated (MOS-RED decision, 8 October 2026), following DOE DC2026-06-0013 Sections 7.4–7.5; reverses the disposition on </w:t>
      </w:r>
      <w:r>
        <w:rPr>
          <w:b/>
          <w:bCs/>
        </w:rPr>
        <w:t>Independent Electricity Market Operator of the Philippines (IEMOP)</w:t>
      </w:r>
      <w:r>
        <w:t>'s question (Comment 137).</w:t>
      </w:r>
    </w:p>
    <w:p w14:paraId="56C4EFED" w14:textId="77777777" w:rsidR="0008735A" w:rsidRDefault="00000000">
      <w:pPr>
        <w:pStyle w:val="CommentText"/>
      </w:pPr>
      <w:r>
        <w:t>ELI15: Any shortfall or refund is now shared by everyone who buys from the spot market in that grid, not only the distribution utilities, which is what the DOE rules say.</w:t>
      </w:r>
    </w:p>
  </w:comment>
  <w:comment w:id="137" w:author="Franz" w:date="2026-09-01T09:07:00Z" w:initials="F">
    <w:p w14:paraId="5C352A91" w14:textId="77777777" w:rsidR="0008735A" w:rsidRDefault="00042F1D">
      <w:pPr>
        <w:pStyle w:val="CommentText"/>
      </w:pPr>
      <w:r>
        <w:rPr>
          <w:rStyle w:val="CommentReference"/>
        </w:rPr>
        <w:annotationRef/>
      </w:r>
      <w:r>
        <w:t xml:space="preserve">New-comment-driven addition: </w:t>
      </w:r>
      <w:r>
        <w:rPr>
          <w:b/>
          <w:bCs/>
        </w:rPr>
        <w:t>IEMOP</w:t>
      </w:r>
      <w:r>
        <w:t xml:space="preserve"> asked whether GESQc and GESQtotal (used in the Auction Shortfall/Flowback allocation formulas under Sections 30 and 31) are applicable only to Distribution Utilities, consistent with Section 7.1.2 of the Gas Auction Circular, or whether they extend to all Withdrawing Trading Participants generally (which can include RES, Gencos under T&amp;C, and DCCs). The term "WESM customer" was used throughout Sections 30-31 and in the GESQ definition without its own scope definition. This adds that definition, confirming the DU-only scope </w:t>
      </w:r>
      <w:r>
        <w:rPr>
          <w:b/>
          <w:bCs/>
        </w:rPr>
        <w:t>IEMOP</w:t>
      </w:r>
      <w:r>
        <w:t xml:space="preserve"> identified as consistent with the Gas Auction Circular, while leaving the Commission the express ability to extend the mechanism to other Trading Participant categories by subsequent issuance if warranted.</w:t>
      </w:r>
    </w:p>
    <w:p w14:paraId="7EAEE3D9" w14:textId="77777777" w:rsidR="0008735A" w:rsidRDefault="00000000">
      <w:pPr>
        <w:pStyle w:val="CommentText"/>
      </w:pPr>
      <w:r>
        <w:t xml:space="preserve">Proposed by: </w:t>
      </w:r>
      <w:r>
        <w:rPr>
          <w:b/>
          <w:bCs/>
        </w:rPr>
        <w:t>Independent Electricity Market Operator of the Philippines, Inc. (IEMOP)</w:t>
      </w:r>
      <w:r>
        <w:t xml:space="preserve"> (comment matrix, ERC Case No. 2026-015 RM, re Sections 30 and 31).</w:t>
      </w:r>
    </w:p>
    <w:p w14:paraId="1668009C" w14:textId="77777777" w:rsidR="0008735A" w:rsidRDefault="00000000">
      <w:pPr>
        <w:pStyle w:val="CommentText"/>
      </w:pPr>
      <w:r>
        <w:t>ELI15: The rules kept saying "WESM customer" for who pays into or gets money back from the shortfall/flowback mechanism, but never said exactly who counts as one. This defines it -- basically, Distribution Utilities -- while letting the Commission widen that later if needed.</w:t>
      </w:r>
    </w:p>
  </w:comment>
  <w:comment w:id="142" w:author="Franz" w:date="2026-10-08T17:00:00Z" w:initials="F">
    <w:p w14:paraId="2EEC0F0E" w14:textId="77777777" w:rsidR="0008735A" w:rsidRDefault="00000000">
      <w:pPr>
        <w:pStyle w:val="CommentText"/>
      </w:pPr>
      <w:r>
        <w:rPr>
          <w:rStyle w:val="CommentReference"/>
        </w:rPr>
        <w:annotationRef/>
      </w:r>
      <w:r>
        <w:t>Definition source — Gas Sale and Purchase Agreement (GSPA): DOE Terms of Reference, Annex B (24 August 2026) Section 3.1 uses "Gas Sale and Purchase Agreements (GSPA)" as the documents supporting a bidder's declared fuel source. Republic Act No. 12120 (PNGIDA) Section 4(q) defines the equivalent "Natural Gas Sales and Purchase Agreement or NGSPA" as "any contract or agreement for the delivery and sale of natural gas by and between sellers, suppliers, and buyers."</w:t>
      </w:r>
    </w:p>
    <w:p w14:paraId="310A5046" w14:textId="77777777" w:rsidR="0008735A" w:rsidRDefault="00000000">
      <w:pPr>
        <w:pStyle w:val="CommentText"/>
      </w:pPr>
      <w:r>
        <w:t>Proposed by: Commission-initiated (MOS-RED definitions source check, 8 October 2026).</w:t>
      </w:r>
    </w:p>
    <w:p w14:paraId="73B64C24" w14:textId="77777777" w:rsidR="0008735A" w:rsidRDefault="00000000">
      <w:pPr>
        <w:pStyle w:val="CommentText"/>
      </w:pPr>
      <w:r>
        <w:t>ELI15: The plant's contract to buy gas. The DOE auction rules and the natural gas law both refer to it.</w:t>
      </w:r>
    </w:p>
  </w:comment>
  <w:comment w:id="143" w:author="Franz" w:date="2026-10-08T17:00:00Z" w:initials="F">
    <w:p w14:paraId="3394028E" w14:textId="77777777" w:rsidR="0008735A" w:rsidRDefault="00000000">
      <w:pPr>
        <w:pStyle w:val="CommentText"/>
      </w:pPr>
      <w:r>
        <w:rPr>
          <w:rStyle w:val="CommentReference"/>
        </w:rPr>
        <w:annotationRef/>
      </w:r>
      <w:r>
        <w:t>Definition source — Heat Rate (Net): Technical term; not defined in the DOE documents reviewed. ERC Resolution No. 27, Series of 2026 lists a heat rate test among the grid tests originally proposed for legacy plants and records that it was dropped as having no bearing on grid operation. The unit (MMBtu/kWh) follows the Fuel Cost formula in Section 18 of these Rules.</w:t>
      </w:r>
    </w:p>
    <w:p w14:paraId="5032D6A1" w14:textId="77777777" w:rsidR="0008735A" w:rsidRDefault="00000000">
      <w:pPr>
        <w:pStyle w:val="CommentText"/>
      </w:pPr>
      <w:r>
        <w:t>Proposed by: Commission-initiated (MOS-RED definitions source check, 8 October 2026).</w:t>
      </w:r>
    </w:p>
    <w:p w14:paraId="4960BE8C" w14:textId="77777777" w:rsidR="0008735A" w:rsidRDefault="00000000">
      <w:pPr>
        <w:pStyle w:val="CommentText"/>
      </w:pPr>
      <w:r>
        <w:t>ELI15: How much gas a plant burns to make one kWh. It is a standard engineering measure.</w:t>
      </w:r>
    </w:p>
  </w:comment>
  <w:comment w:id="145" w:author="Franz" w:date="2026-08-25T23:53:00Z" w:initials="F">
    <w:p w14:paraId="1F7AD575"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(caught while checking pending/unactioned comments): </w:t>
      </w:r>
      <w:r>
        <w:rPr>
          <w:b/>
          <w:bCs/>
        </w:rPr>
        <w:t>Prime CoreGen Inc.</w:t>
      </w:r>
      <w:r>
        <w:t xml:space="preserve"> and </w:t>
      </w:r>
      <w:r>
        <w:rPr>
          <w:b/>
          <w:bCs/>
        </w:rPr>
        <w:t>Aboitiz Power Corporation</w:t>
      </w:r>
      <w:r>
        <w:t xml:space="preserve"> both asked that "Heat Rate" be made explicit as Net Heat Rate on the face of the definition (net electrical output basis), and that the HHV heating-value basis be confirmed; ERC adopted both, but the definition text and Section 18(b) were left unchanged. Adding "(Net)" here; HHV basis addressed in Section 18(b) below.</w:t>
      </w:r>
    </w:p>
    <w:p w14:paraId="465B9FC0" w14:textId="77777777" w:rsidR="0008735A" w:rsidRDefault="00000000">
      <w:pPr>
        <w:pStyle w:val="CommentText"/>
      </w:pPr>
      <w:r>
        <w:t xml:space="preserve">Proposed by: </w:t>
      </w:r>
      <w:r>
        <w:rPr>
          <w:b/>
          <w:bCs/>
        </w:rPr>
        <w:t>Prime CoreGen Inc.</w:t>
      </w:r>
      <w:r>
        <w:t xml:space="preserve"> and </w:t>
      </w:r>
      <w:r>
        <w:rPr>
          <w:b/>
          <w:bCs/>
        </w:rPr>
        <w:t>Aboitiz Power Corporation</w:t>
      </w:r>
      <w:r>
        <w:t>. Status: belated implementation of a commitment already agreed to (see also Comment No. 3) but not carried into the rule text until this round.</w:t>
      </w:r>
    </w:p>
    <w:p w14:paraId="440C7612" w14:textId="77777777" w:rsidR="0008735A" w:rsidRDefault="00000000">
      <w:pPr>
        <w:pStyle w:val="CommentText"/>
      </w:pPr>
      <w:r>
        <w:rPr>
          <w:i/>
        </w:rPr>
        <w:t>ELI15: Same underlying fix as Comment No. 3 (making it explicit that Heat Rate means the "net" version measured on the HHV heating basis) -- this documents that the agreement predated the actual text change by some time.</w:t>
      </w:r>
    </w:p>
  </w:comment>
  <w:comment w:id="146" w:author="Franz" w:date="2026-10-08T17:00:00Z" w:initials="F">
    <w:p w14:paraId="2D1A6AE7" w14:textId="77777777" w:rsidR="0008735A" w:rsidRDefault="00000000">
      <w:pPr>
        <w:pStyle w:val="CommentText"/>
      </w:pPr>
      <w:r>
        <w:rPr>
          <w:rStyle w:val="CommentReference"/>
        </w:rPr>
        <w:annotationRef/>
      </w:r>
      <w:r>
        <w:t>Definition source — Indigenous Natural Gas: Republic Act No. 12120 (PNGIDA) Section 4(m): "natural gas produced from fields within the territorial jurisdiction of the Republic of the Philippines." DOE Department Circular No. DC2026-06-0013 (Gas Auction Circular) Section 4 defines "Indigenous Natural Gas Facility" as one using 100% indigenous natural gas sourced within the Philippines. The GAIR definition adds the Service Contract basis and names the Malampaya field as an example.</w:t>
      </w:r>
    </w:p>
    <w:p w14:paraId="6983FC01" w14:textId="77777777" w:rsidR="0008735A" w:rsidRDefault="00000000">
      <w:pPr>
        <w:pStyle w:val="CommentText"/>
      </w:pPr>
      <w:r>
        <w:t>Proposed by: Commission-initiated (MOS-RED definitions source check, 8 October 2026).</w:t>
      </w:r>
    </w:p>
    <w:p w14:paraId="07679546" w14:textId="77777777" w:rsidR="0008735A" w:rsidRDefault="00000000">
      <w:pPr>
        <w:pStyle w:val="CommentText"/>
      </w:pPr>
      <w:r>
        <w:t>ELI15: Gas produced in the Philippines. The natural gas law defines it.</w:t>
      </w:r>
    </w:p>
  </w:comment>
  <w:comment w:id="147" w:author="Franz" w:date="2026-10-08T17:00:00Z" w:initials="F">
    <w:p w14:paraId="2BD648EA" w14:textId="77777777" w:rsidR="0008735A" w:rsidRDefault="00000000">
      <w:pPr>
        <w:pStyle w:val="CommentText"/>
      </w:pPr>
      <w:r>
        <w:rPr>
          <w:rStyle w:val="CommentReference"/>
        </w:rPr>
        <w:annotationRef/>
      </w:r>
      <w:r>
        <w:t>Definition source — Installed Capacity: Not defined in the DOE documents. ERC Resolution No. 23, Series of 2026 (Revised Rules on Reliability Performance Indices) Article I, Section 6.1 defines "Rated Capacity" as "the full-load continuous gross capacity of a unit ... as calculated from the electric generator nameplate", which matches this definition. DOE Terms of Reference, Annex B (24 August 2026) Sections 4.1 and 4.2 measure offered capacity and offtake on Net Export Capacity (installed capacity less station use), which Table 1 applies for the Capacity Factor.</w:t>
      </w:r>
    </w:p>
    <w:p w14:paraId="56B81279" w14:textId="77777777" w:rsidR="0008735A" w:rsidRDefault="00000000">
      <w:pPr>
        <w:pStyle w:val="CommentText"/>
      </w:pPr>
      <w:r>
        <w:t>Proposed by: Commission-initiated (MOS-RED definitions source check, 8 October 2026).</w:t>
      </w:r>
    </w:p>
    <w:p w14:paraId="6EA98126" w14:textId="77777777" w:rsidR="0008735A" w:rsidRDefault="00000000">
      <w:pPr>
        <w:pStyle w:val="CommentText"/>
      </w:pPr>
      <w:r>
        <w:t>ELI15: The size printed on the plant's nameplate. The ERC's reliability rules use the same idea.</w:t>
      </w:r>
    </w:p>
  </w:comment>
  <w:comment w:id="148" w:author="Franz" w:date="2026-10-08T17:00:00Z" w:initials="F">
    <w:p w14:paraId="77CC7CCC" w14:textId="77777777" w:rsidR="0008735A" w:rsidRDefault="00000000">
      <w:pPr>
        <w:pStyle w:val="CommentText"/>
      </w:pPr>
      <w:r>
        <w:rPr>
          <w:rStyle w:val="CommentReference"/>
        </w:rPr>
        <w:annotationRef/>
      </w:r>
      <w:r>
        <w:t>Definition source — Invitation to Bid (ITB): DOE Department Circular No. DC2026-06-0013 (Gas Auction Circular) Section 4: "The official announcement or notice issued by the DOE to prospective bidders, which communicates the auction capacity and contains the Terms of Reference and other official auction documents."</w:t>
      </w:r>
    </w:p>
    <w:p w14:paraId="7ADC90D2" w14:textId="77777777" w:rsidR="0008735A" w:rsidRDefault="00000000">
      <w:pPr>
        <w:pStyle w:val="CommentText"/>
      </w:pPr>
      <w:r>
        <w:t>Proposed by: Commission-initiated (MOS-RED definitions source check, 8 October 2026).</w:t>
      </w:r>
    </w:p>
    <w:p w14:paraId="7AACCC16" w14:textId="77777777" w:rsidR="0008735A" w:rsidRDefault="00000000">
      <w:pPr>
        <w:pStyle w:val="CommentText"/>
      </w:pPr>
      <w:r>
        <w:t>ELI15: The DOE's official notice that starts an auction. The DOE circular defines it.</w:t>
      </w:r>
    </w:p>
  </w:comment>
  <w:comment w:id="151" w:author="Franz" w:date="2026-10-13T09:00:00Z" w:initials="F">
    <w:p w14:paraId="521E5550" w14:textId="77777777" w:rsidR="0008735A" w:rsidRDefault="00000000">
      <w:pPr>
        <w:pStyle w:val="CommentText"/>
      </w:pPr>
      <w:r>
        <w:rPr>
          <w:rStyle w:val="CommentReference"/>
        </w:rPr>
        <w:annotationRef/>
      </w:r>
      <w:r>
        <w:rPr>
          <w:b/>
          <w:bCs/>
          <w:highlight w:val="cyan"/>
        </w:rPr>
        <w:t>Section 4, "Japan/Korea Marker (JKM)".</w:t>
      </w:r>
      <w:r>
        <w:rPr>
          <w:highlight w:val="cyan"/>
        </w:rPr>
        <w:t xml:space="preserve"> Term rewritten as "Japan/Korea Marker (JKM)", following jayson.docx.</w:t>
      </w:r>
    </w:p>
    <w:p w14:paraId="70BBB880" w14:textId="77777777" w:rsidR="0008735A" w:rsidRDefault="00000000">
      <w:pPr>
        <w:pStyle w:val="CommentText"/>
      </w:pPr>
      <w:r>
        <w:rPr>
          <w:highlight w:val="cyan"/>
        </w:rPr>
        <w:t>Proposed by: Jayson (the boss), in jayson.docx; adopted by Franz.</w:t>
      </w:r>
    </w:p>
    <w:p w14:paraId="6CA1E98E" w14:textId="77777777" w:rsidR="0008735A" w:rsidRDefault="00000000">
      <w:pPr>
        <w:pStyle w:val="CommentText"/>
      </w:pPr>
      <w:r>
        <w:rPr>
          <w:highlight w:val="cyan"/>
        </w:rPr>
        <w:t>ELI15: The full name comes first and the short form goes in brackets, the same way for every term.</w:t>
      </w:r>
    </w:p>
  </w:comment>
  <w:comment w:id="149" w:author="Franz" w:date="2026-10-08T17:00:00Z" w:initials="F">
    <w:p w14:paraId="1A89CB5F" w14:textId="77777777" w:rsidR="0008735A" w:rsidRDefault="00000000">
      <w:pPr>
        <w:pStyle w:val="CommentText"/>
      </w:pPr>
      <w:r>
        <w:rPr>
          <w:rStyle w:val="CommentReference"/>
        </w:rPr>
        <w:annotationRef/>
      </w:r>
      <w:r>
        <w:t>Definition source — JKM: Commercial price index published by S&amp;P Global Platts (Platts Japan Korea Marker); not defined in the DOE or ERC documents reviewed. DOE Department Circular No. DC2026-06-0013 (Gas Auction Circular) does not name a specific index; the use of a three-month trailing JKM average is set by Section 15.1(a) of these Rules.</w:t>
      </w:r>
    </w:p>
    <w:p w14:paraId="334BCCCF" w14:textId="77777777" w:rsidR="0008735A" w:rsidRDefault="00000000">
      <w:pPr>
        <w:pStyle w:val="CommentText"/>
      </w:pPr>
      <w:r>
        <w:t>Proposed by: Commission-initiated (MOS-RED definitions source check, 8 October 2026).</w:t>
      </w:r>
    </w:p>
    <w:p w14:paraId="7DFCFE1B" w14:textId="77777777" w:rsidR="0008735A" w:rsidRDefault="00000000">
      <w:pPr>
        <w:pStyle w:val="CommentText"/>
      </w:pPr>
      <w:r>
        <w:t>ELI15: A widely used Asian LNG price index. It is a market benchmark, not a legal term.</w:t>
      </w:r>
    </w:p>
  </w:comment>
  <w:comment w:id="157" w:author="Franz" w:date="2026-10-13T09:00:00Z" w:initials="F">
    <w:p w14:paraId="6DAD5B00" w14:textId="77777777" w:rsidR="0008735A" w:rsidRDefault="00000000">
      <w:pPr>
        <w:pStyle w:val="CommentText"/>
      </w:pPr>
      <w:r>
        <w:rPr>
          <w:rStyle w:val="CommentReference"/>
        </w:rPr>
        <w:annotationRef/>
      </w:r>
      <w:r>
        <w:rPr>
          <w:b/>
          <w:bCs/>
          <w:highlight w:val="cyan"/>
        </w:rPr>
        <w:t>Section 4, "Liquefied Natural Gas (LNG)".</w:t>
      </w:r>
      <w:r>
        <w:rPr>
          <w:highlight w:val="cyan"/>
        </w:rPr>
        <w:t xml:space="preserve"> Term rewritten as "Liquefied Natural Gas (LNG)", following jayson.docx.</w:t>
      </w:r>
    </w:p>
    <w:p w14:paraId="2E88FF52" w14:textId="77777777" w:rsidR="0008735A" w:rsidRDefault="00000000">
      <w:pPr>
        <w:pStyle w:val="CommentText"/>
      </w:pPr>
      <w:r>
        <w:rPr>
          <w:highlight w:val="cyan"/>
        </w:rPr>
        <w:t>Proposed by: Jayson (the boss), in jayson.docx; adopted by Franz.</w:t>
      </w:r>
    </w:p>
    <w:p w14:paraId="58B7AB0E" w14:textId="77777777" w:rsidR="0008735A" w:rsidRDefault="00000000">
      <w:pPr>
        <w:pStyle w:val="CommentText"/>
      </w:pPr>
      <w:r>
        <w:rPr>
          <w:highlight w:val="cyan"/>
        </w:rPr>
        <w:t>ELI15: The full name comes first and the short form goes in brackets, the same way for every term.</w:t>
      </w:r>
    </w:p>
  </w:comment>
  <w:comment w:id="155" w:author="Franz" w:date="2026-10-08T17:00:00Z" w:initials="F">
    <w:p w14:paraId="192A0FC1" w14:textId="77777777" w:rsidR="0008735A" w:rsidRDefault="00000000">
      <w:pPr>
        <w:pStyle w:val="CommentText"/>
      </w:pPr>
      <w:r>
        <w:rPr>
          <w:rStyle w:val="CommentReference"/>
        </w:rPr>
        <w:annotationRef/>
      </w:r>
      <w:r>
        <w:t>Definition source — LNG: Republic Act No. 12120 (PNGIDA) Section 4(n): "natural gas that has been liquefied by cooling at a cryogenic temperature." The GAIR definition adds how LNG is imported (FSRUs and import terminals; see PNGIDA Section 4(o) on LNG Storage and Regasification Terminals).</w:t>
      </w:r>
    </w:p>
    <w:p w14:paraId="7DAB2684" w14:textId="77777777" w:rsidR="0008735A" w:rsidRDefault="00000000">
      <w:pPr>
        <w:pStyle w:val="CommentText"/>
      </w:pPr>
      <w:r>
        <w:t>Proposed by: Commission-initiated (MOS-RED definitions source check, 8 October 2026).</w:t>
      </w:r>
    </w:p>
    <w:p w14:paraId="29F19A21" w14:textId="77777777" w:rsidR="0008735A" w:rsidRDefault="00000000">
      <w:pPr>
        <w:pStyle w:val="CommentText"/>
      </w:pPr>
      <w:r>
        <w:t>ELI15: Gas cooled into a liquid so it can be shipped. The natural gas law defines it.</w:t>
      </w:r>
    </w:p>
  </w:comment>
  <w:comment w:id="161" w:author="Franz" w:date="2026-10-08T17:00:00Z" w:initials="F">
    <w:p w14:paraId="34B2A75A" w14:textId="77777777" w:rsidR="0008735A" w:rsidRDefault="00000000">
      <w:pPr>
        <w:pStyle w:val="CommentText"/>
      </w:pPr>
      <w:r>
        <w:rPr>
          <w:rStyle w:val="CommentReference"/>
        </w:rPr>
        <w:annotationRef/>
      </w:r>
      <w:r>
        <w:t>Definition source — Market Operator (MO): WESM Rules (as of 31 August 2025), Chapter 11 Glossary: "Market Operator. The entity responsible for the operation of the spot market ..." and "Independent Market Operator (IMO). The Independent Market Operator referred to by Sec. 30 of the EPIRA, referred herein as the Market Operator." EPIRA Section 30 provides for the market operator of the WESM. DOE Department Circular No. DC2026-06-0013 (Gas Auction Circular) Section 19.2 lists the MO's responsibilities under the auction.</w:t>
      </w:r>
    </w:p>
    <w:p w14:paraId="44CAE67C" w14:textId="77777777" w:rsidR="0008735A" w:rsidRDefault="00000000">
      <w:pPr>
        <w:pStyle w:val="CommentText"/>
      </w:pPr>
      <w:r>
        <w:t>Proposed by: Commission-initiated (MOS-RED definitions source check, 8 October 2026).</w:t>
      </w:r>
    </w:p>
    <w:p w14:paraId="36F90521" w14:textId="77777777" w:rsidR="0008735A" w:rsidRDefault="00000000">
      <w:pPr>
        <w:pStyle w:val="CommentText"/>
      </w:pPr>
      <w:r>
        <w:t>ELI15: The company that runs the spot market (IEMOP). The WESM Rules and the power industry law are the sources.</w:t>
      </w:r>
    </w:p>
  </w:comment>
  <w:comment w:id="162" w:author="Franz" w:date="2026-10-08T17:00:00Z" w:initials="F">
    <w:p w14:paraId="0A4693EA" w14:textId="77777777" w:rsidR="0008735A" w:rsidRDefault="00000000">
      <w:pPr>
        <w:pStyle w:val="CommentText"/>
      </w:pPr>
      <w:r>
        <w:rPr>
          <w:rStyle w:val="CommentReference"/>
        </w:rPr>
        <w:annotationRef/>
      </w:r>
      <w:r>
        <w:t>Definition source — Mid-Merit Natural Gas Capacity Auction Program: DOE Department Circular No. DC2026-06-0013 (Gas Auction Circular) Section 4 defines "Mid-Merit Natural Gas Capacity Auction" as "the competitive procurement mechanism administered by the DOE for the selection and award of natural gas capacities intended to serve mid-merit system requirements." Republic Act No. 12120 (PNGIDA) Section 2(b) states the policy of developing natural gas for peaking, mid-merit and baseload demand.</w:t>
      </w:r>
    </w:p>
    <w:p w14:paraId="50A53214" w14:textId="77777777" w:rsidR="0008735A" w:rsidRDefault="00000000">
      <w:pPr>
        <w:pStyle w:val="CommentText"/>
      </w:pPr>
      <w:r>
        <w:t>Proposed by: Commission-initiated (MOS-RED definitions source check, 8 October 2026).</w:t>
      </w:r>
    </w:p>
    <w:p w14:paraId="6C7EFA56" w14:textId="77777777" w:rsidR="0008735A" w:rsidRDefault="00000000">
      <w:pPr>
        <w:pStyle w:val="CommentText"/>
      </w:pPr>
      <w:r>
        <w:t>ELI15: The DOE's gas power auction programme. The DOE circular defines it.</w:t>
      </w:r>
    </w:p>
  </w:comment>
  <w:comment w:id="163" w:author="Franz" w:date="2026-10-08T17:00:00Z" w:initials="F">
    <w:p w14:paraId="5E56A39C" w14:textId="77777777" w:rsidR="0008735A" w:rsidRDefault="00000000">
      <w:pPr>
        <w:pStyle w:val="CommentText"/>
      </w:pPr>
      <w:r>
        <w:rPr>
          <w:rStyle w:val="CommentReference"/>
        </w:rPr>
        <w:annotationRef/>
      </w:r>
      <w:r>
        <w:t>Definition source — Mid-Merit Natural Gas Facility: DOE Department Circular No. DC2026-06-0013 (Gas Auction Circular) Section 4 defines "Natural Gas-Fired Facility" and "Mid-Merit Generation" ("generating capacity intended to operate between baseload and peaking resources to address intermediate demand levels and provide operational flexibility and system reliability"). DOE Terms of Reference, Annex B (24 August 2026) uses "NatGas Facility" for existing and new-build facilities.</w:t>
      </w:r>
    </w:p>
    <w:p w14:paraId="3CCF86F1" w14:textId="77777777" w:rsidR="0008735A" w:rsidRDefault="00000000">
      <w:pPr>
        <w:pStyle w:val="CommentText"/>
      </w:pPr>
      <w:r>
        <w:t>Proposed by: Commission-initiated (MOS-RED definitions source check, 8 October 2026).</w:t>
      </w:r>
    </w:p>
    <w:p w14:paraId="00789B47" w14:textId="77777777" w:rsidR="0008735A" w:rsidRDefault="00000000">
      <w:pPr>
        <w:pStyle w:val="CommentText"/>
      </w:pPr>
      <w:r>
        <w:t>ELI15: A gas plant that runs in the middle of the day-to-night demand range. The DOE circular defines the pieces.</w:t>
      </w:r>
    </w:p>
  </w:comment>
  <w:comment w:id="166" w:author="Franz" w:date="2026-10-08T17:00:00Z" w:initials="F">
    <w:p w14:paraId="2DE9B076" w14:textId="77777777" w:rsidR="0008735A" w:rsidRDefault="00000000">
      <w:pPr>
        <w:pStyle w:val="CommentText"/>
      </w:pPr>
      <w:r>
        <w:rPr>
          <w:rStyle w:val="CommentReference"/>
        </w:rPr>
        <w:annotationRef/>
      </w:r>
      <w:r>
        <w:t>Definition source — Mid-Merit Operating Period: DOE Terms of Reference, Annex B (24 August 2026) Section 1(f): "the period from 1500H of the current trading day to 0500H of the succeeding trading day", reviewable by the DOE through the NGAC every three years or as necessary. The GAIR definition follows the TOR.</w:t>
      </w:r>
    </w:p>
    <w:p w14:paraId="79236526" w14:textId="77777777" w:rsidR="0008735A" w:rsidRDefault="00000000">
      <w:pPr>
        <w:pStyle w:val="CommentText"/>
      </w:pPr>
      <w:r>
        <w:t>Proposed by: Commission-initiated (MOS-RED definitions source check, 8 October 2026).</w:t>
      </w:r>
    </w:p>
    <w:p w14:paraId="5DEC56AE" w14:textId="77777777" w:rsidR="0008735A" w:rsidRDefault="00000000">
      <w:pPr>
        <w:pStyle w:val="CommentText"/>
      </w:pPr>
      <w:r>
        <w:t>ELI15: The 14 hours, 3 p.m. to 5 a.m., when the auction price applies. The DOE auction rules set it.</w:t>
      </w:r>
    </w:p>
  </w:comment>
  <w:comment w:id="172" w:author="Franz" w:date="2026-10-13T09:00:00Z" w:initials="F">
    <w:p w14:paraId="4EC63AA2" w14:textId="77777777" w:rsidR="0008735A" w:rsidRDefault="00000000">
      <w:pPr>
        <w:pStyle w:val="CommentText"/>
      </w:pPr>
      <w:r>
        <w:rPr>
          <w:rStyle w:val="CommentReference"/>
        </w:rPr>
        <w:annotationRef/>
      </w:r>
      <w:r>
        <w:rPr>
          <w:b/>
          <w:bCs/>
          <w:highlight w:val="green"/>
        </w:rPr>
        <w:t>Section 4, "Total Mid-Merit Settlement Amount (MMSA)".</w:t>
      </w:r>
      <w:r>
        <w:rPr>
          <w:highlight w:val="green"/>
        </w:rPr>
        <w:t xml:space="preserve"> Harmonised with the "Full Name (ACRONYM)" style. No change in meaning.</w:t>
      </w:r>
    </w:p>
    <w:p w14:paraId="25C4487F" w14:textId="77777777" w:rsidR="0008735A" w:rsidRDefault="00000000">
      <w:pPr>
        <w:pStyle w:val="CommentText"/>
      </w:pPr>
      <w:r>
        <w:rPr>
          <w:highlight w:val="green"/>
        </w:rPr>
        <w:t>Proposed by: Franz, to harmonise Section 4 with the term style adopted from jayson.docx.</w:t>
      </w:r>
    </w:p>
    <w:p w14:paraId="761DFC56" w14:textId="77777777" w:rsidR="0008735A" w:rsidRDefault="00000000">
      <w:pPr>
        <w:pStyle w:val="CommentText"/>
      </w:pPr>
      <w:r>
        <w:rPr>
          <w:highlight w:val="green"/>
        </w:rPr>
        <w:t>ELI15: The full name comes first and the short form goes in brackets, the same way for every term.</w:t>
      </w:r>
    </w:p>
  </w:comment>
  <w:comment w:id="170" w:author="Franz" w:date="2026-10-08T17:00:00Z" w:initials="F">
    <w:p w14:paraId="77666507" w14:textId="77777777" w:rsidR="0008735A" w:rsidRDefault="00000000">
      <w:pPr>
        <w:pStyle w:val="CommentText"/>
      </w:pPr>
      <w:r>
        <w:rPr>
          <w:rStyle w:val="CommentReference"/>
        </w:rPr>
        <w:annotationRef/>
      </w:r>
      <w:r>
        <w:t>Definition source — MMSA: DOE Department Circular No. DC2026-06-0013 (Gas Auction Circular) Section 7.2: "Total MMSA — the total compensation due to the Winning Bidder computed using the GAP and Fuel Cost", with Total MMSA = Energy Delivered (kWh) × (GAP + FC). Section 29 of these Rules restates the formula.</w:t>
      </w:r>
    </w:p>
    <w:p w14:paraId="2E3EAC10" w14:textId="77777777" w:rsidR="0008735A" w:rsidRDefault="00000000">
      <w:pPr>
        <w:pStyle w:val="CommentText"/>
      </w:pPr>
      <w:r>
        <w:t>Proposed by: Commission-initiated (MOS-RED definitions source check, 8 October 2026).</w:t>
      </w:r>
    </w:p>
    <w:p w14:paraId="355BB8A8" w14:textId="77777777" w:rsidR="0008735A" w:rsidRDefault="00000000">
      <w:pPr>
        <w:pStyle w:val="CommentText"/>
      </w:pPr>
      <w:r>
        <w:t>ELI15: The total a plant should receive for a billing period. The formula is from the DOE circular.</w:t>
      </w:r>
    </w:p>
  </w:comment>
  <w:comment w:id="178" w:author="Franz" w:date="2026-10-08T17:00:00Z" w:initials="F">
    <w:p w14:paraId="1AC7CC84" w14:textId="77777777" w:rsidR="0008735A" w:rsidRDefault="00000000">
      <w:pPr>
        <w:pStyle w:val="CommentText"/>
      </w:pPr>
      <w:r>
        <w:rPr>
          <w:rStyle w:val="CommentReference"/>
        </w:rPr>
        <w:annotationRef/>
      </w:r>
      <w:r>
        <w:t>Definition source — Non-Mid-Merit Operating Period: DOE Terms of Reference, Annex B (24 August 2026) Section 1(g): "the period from 0505H to 1455H of the current trading day", adjusted automatically when the Mid-Merit Operating Period is adjusted. The GAIR definition follows the TOR.</w:t>
      </w:r>
    </w:p>
    <w:p w14:paraId="7DFDA25D" w14:textId="77777777" w:rsidR="0008735A" w:rsidRDefault="00000000">
      <w:pPr>
        <w:pStyle w:val="CommentText"/>
      </w:pPr>
      <w:r>
        <w:t>Proposed by: Commission-initiated (MOS-RED definitions source check, 8 October 2026).</w:t>
      </w:r>
    </w:p>
    <w:p w14:paraId="064AD5C1" w14:textId="77777777" w:rsidR="0008735A" w:rsidRDefault="00000000">
      <w:pPr>
        <w:pStyle w:val="CommentText"/>
      </w:pPr>
      <w:r>
        <w:t>ELI15: The daytime hours outside the auction window. The DOE auction rules set it.</w:t>
      </w:r>
    </w:p>
  </w:comment>
  <w:comment w:id="184" w:author="Franz" w:date="2026-10-13T09:00:00Z" w:initials="F">
    <w:p w14:paraId="7FF70C46" w14:textId="77777777" w:rsidR="0008735A" w:rsidRDefault="00000000">
      <w:pPr>
        <w:pStyle w:val="CommentText"/>
      </w:pPr>
      <w:r>
        <w:rPr>
          <w:rStyle w:val="CommentReference"/>
        </w:rPr>
        <w:annotationRef/>
      </w:r>
      <w:r>
        <w:rPr>
          <w:b/>
          <w:bCs/>
          <w:highlight w:val="green"/>
        </w:rPr>
        <w:t>Section 4, "Open Cycle Gas Turbine (OCGT)".</w:t>
      </w:r>
      <w:r>
        <w:rPr>
          <w:highlight w:val="green"/>
        </w:rPr>
        <w:t xml:space="preserve"> Harmonised with the "Full Name (ACRONYM)" style. No change in meaning.</w:t>
      </w:r>
    </w:p>
    <w:p w14:paraId="439EDE5A" w14:textId="77777777" w:rsidR="0008735A" w:rsidRDefault="00000000">
      <w:pPr>
        <w:pStyle w:val="CommentText"/>
      </w:pPr>
      <w:r>
        <w:rPr>
          <w:highlight w:val="green"/>
        </w:rPr>
        <w:t>Proposed by: Franz, to harmonise Section 4 with the term style adopted from jayson.docx.</w:t>
      </w:r>
    </w:p>
    <w:p w14:paraId="40C50560" w14:textId="77777777" w:rsidR="0008735A" w:rsidRDefault="00000000">
      <w:pPr>
        <w:pStyle w:val="CommentText"/>
      </w:pPr>
      <w:r>
        <w:rPr>
          <w:highlight w:val="green"/>
        </w:rPr>
        <w:t>ELI15: The full name comes first and the short form goes in brackets, the same way for every term.</w:t>
      </w:r>
    </w:p>
  </w:comment>
  <w:comment w:id="182" w:author="Franz" w:date="2026-10-08T17:00:00Z" w:initials="F">
    <w:p w14:paraId="616C162E" w14:textId="77777777" w:rsidR="0008735A" w:rsidRDefault="00000000">
      <w:pPr>
        <w:pStyle w:val="CommentText"/>
      </w:pPr>
      <w:r>
        <w:rPr>
          <w:rStyle w:val="CommentReference"/>
        </w:rPr>
        <w:annotationRef/>
      </w:r>
      <w:r>
        <w:t>Definition source — OCGT: Technical term; not defined in the DOE or ERC documents reviewed. ERC Resolution No. 23, Series of 2026 (Revised Rules on Reliability Performance Indices) Article II, Table 1 lists "Gas Turbine" as a separate technology class.</w:t>
      </w:r>
    </w:p>
    <w:p w14:paraId="0A9BC88B" w14:textId="77777777" w:rsidR="0008735A" w:rsidRDefault="00000000">
      <w:pPr>
        <w:pStyle w:val="CommentText"/>
      </w:pPr>
      <w:r>
        <w:t>Proposed by: Commission-initiated (MOS-RED definitions source check, 8 October 2026).</w:t>
      </w:r>
    </w:p>
    <w:p w14:paraId="15692A35" w14:textId="77777777" w:rsidR="0008735A" w:rsidRDefault="00000000">
      <w:pPr>
        <w:pStyle w:val="CommentText"/>
      </w:pPr>
      <w:r>
        <w:t>ELI15: A simple gas turbine without the extra steam stage. This is a standard engineering term.</w:t>
      </w:r>
    </w:p>
  </w:comment>
  <w:comment w:id="188" w:author="Franz" w:date="2026-10-08T17:00:00Z" w:initials="F">
    <w:p w14:paraId="7E84DF15" w14:textId="77777777" w:rsidR="0008735A" w:rsidRDefault="00000000">
      <w:pPr>
        <w:pStyle w:val="CommentText"/>
      </w:pPr>
      <w:r>
        <w:rPr>
          <w:rStyle w:val="CommentReference"/>
        </w:rPr>
        <w:annotationRef/>
      </w:r>
      <w:r>
        <w:t>Definition source — Operating Period: No DOE, ERC or statutory definition of this term was found in the documents reviewed (DC2026-06-0013, the TOR, the GAIG, RA 12120, the WESM Rules, ERC Resolutions No. 18, 23, 27 and 31, Series of 2026); it is a GAIR-specific term. It is distinct from the "Delivery Period" in DOE Department Circular No. DC2026-06-0013 (Gas Auction Circular) Section 4 and the "Supply Delivery Period" in DOE Terms of Reference, Annex B (24 August 2026) Section 1(c) and 1.2, which govern the award term; Table 1 sets it at the full economic useful life.</w:t>
      </w:r>
    </w:p>
    <w:p w14:paraId="4A6F32CC" w14:textId="77777777" w:rsidR="0008735A" w:rsidRDefault="00000000">
      <w:pPr>
        <w:pStyle w:val="CommentText"/>
      </w:pPr>
      <w:r>
        <w:t>Proposed by: Commission-initiated (MOS-RED definitions source check, 8 October 2026).</w:t>
      </w:r>
    </w:p>
    <w:p w14:paraId="26FC93DA" w14:textId="77777777" w:rsidR="0008735A" w:rsidRDefault="00000000">
      <w:pPr>
        <w:pStyle w:val="CommentText"/>
      </w:pPr>
      <w:r>
        <w:t>ELI15: The plant's working life used in the price model. It is longer than the DOE supply contract.</w:t>
      </w:r>
    </w:p>
  </w:comment>
  <w:comment w:id="189" w:author="Franz" w:date="2026-10-08T17:00:00Z" w:initials="F">
    <w:p w14:paraId="42C0E092" w14:textId="77777777" w:rsidR="0008735A" w:rsidRDefault="00000000">
      <w:pPr>
        <w:pStyle w:val="CommentText"/>
      </w:pPr>
      <w:r>
        <w:rPr>
          <w:rStyle w:val="CommentReference"/>
        </w:rPr>
        <w:annotationRef/>
      </w:r>
      <w:r>
        <w:t>Definition source — Price Offer: DOE Department Circular No. DC2026-06-0013 (Gas Auction Circular) Section 4: "The bid price submitted by a Qualified Bidder for the supply of a specified capacity of natural gas under the auction." DOE Terms of Reference, Annex B (24 August 2026) Section 4.3 requires it to be in PhP/kWh and not to exceed the GAT Price.</w:t>
      </w:r>
    </w:p>
    <w:p w14:paraId="7C741ABA" w14:textId="77777777" w:rsidR="0008735A" w:rsidRDefault="00000000">
      <w:pPr>
        <w:pStyle w:val="CommentText"/>
      </w:pPr>
      <w:r>
        <w:t>Proposed by: Commission-initiated (MOS-RED definitions source check, 8 October 2026).</w:t>
      </w:r>
    </w:p>
    <w:p w14:paraId="0D323BAC" w14:textId="77777777" w:rsidR="0008735A" w:rsidRDefault="00000000">
      <w:pPr>
        <w:pStyle w:val="CommentText"/>
      </w:pPr>
      <w:r>
        <w:t>ELI15: A bidder's price. The DOE circular and auction rules define it.</w:t>
      </w:r>
    </w:p>
  </w:comment>
  <w:comment w:id="192" w:author="Franz" w:date="2026-10-08T17:00:00Z" w:initials="F">
    <w:p w14:paraId="5B27F0C0" w14:textId="77777777" w:rsidR="0008735A" w:rsidRDefault="00000000">
      <w:pPr>
        <w:pStyle w:val="CommentText"/>
      </w:pPr>
      <w:r>
        <w:rPr>
          <w:rStyle w:val="CommentReference"/>
        </w:rPr>
        <w:annotationRef/>
      </w:r>
      <w:r>
        <w:t>Definition source — Regulatory Operations Service (ROS): Internal ERC office; not defined in the DOE documents or in ERC Resolution No. 31, Series of 2026 (2026 Rules of Practice and Procedure). The definition describes its role under these Rules only.</w:t>
      </w:r>
    </w:p>
    <w:p w14:paraId="264BE997" w14:textId="77777777" w:rsidR="0008735A" w:rsidRDefault="00000000">
      <w:pPr>
        <w:pStyle w:val="CommentText"/>
      </w:pPr>
      <w:r>
        <w:t>Proposed by: Commission-initiated (MOS-RED definitions source check, 8 October 2026).</w:t>
      </w:r>
    </w:p>
    <w:p w14:paraId="494D18A7" w14:textId="77777777" w:rsidR="0008735A" w:rsidRDefault="00000000">
      <w:pPr>
        <w:pStyle w:val="CommentText"/>
      </w:pPr>
      <w:r>
        <w:t>ELI15: The ERC office that checks the plants' reports. It is an internal ERC unit.</w:t>
      </w:r>
    </w:p>
  </w:comment>
  <w:comment w:id="212" w:author="Franz" w:date="2026-10-08T17:00:00Z" w:initials="F">
    <w:p w14:paraId="2DB78D7E" w14:textId="77777777" w:rsidR="0008735A" w:rsidRDefault="00000000">
      <w:pPr>
        <w:pStyle w:val="CommentText"/>
      </w:pPr>
      <w:r>
        <w:rPr>
          <w:rStyle w:val="CommentReference"/>
        </w:rPr>
        <w:annotationRef/>
      </w:r>
      <w:r>
        <w:t>Definition source — Power Development Plan (PDP): ERC Resolution No. 18, Series of 2026 (Implementing Rules for Point-to-Point Limited Transmission Facilities and Non-TNP Transmission Projects) Section 2(r) defines the "Power Development Program (PDP)" as "the indicative plan for managing electricity demand through energy-efficient programs and for the upgrading, expansion, rehabilitation, repair, and maintenance of power generation and transmission facilities, formulated and updated yearly by the DOE". DOE Department Circular No. DC2026-06-0013 (Gas Auction Circular) Sections 5.3 and 7.1.2 use the PDP as the basis for the system-wide mid-merit requirement. Note the naming difference (Program/Plan).</w:t>
      </w:r>
    </w:p>
    <w:p w14:paraId="75BBF7E8" w14:textId="77777777" w:rsidR="0008735A" w:rsidRDefault="00000000">
      <w:pPr>
        <w:pStyle w:val="CommentText"/>
      </w:pPr>
      <w:r>
        <w:t>Proposed by: Commission-initiated (MOS-RED definitions source check, 8 October 2026).</w:t>
      </w:r>
    </w:p>
    <w:p w14:paraId="47227704" w14:textId="77777777" w:rsidR="0008735A" w:rsidRDefault="00000000">
      <w:pPr>
        <w:pStyle w:val="CommentText"/>
      </w:pPr>
      <w:r>
        <w:t>ELI15: The DOE's long-term power plan. The ERC's transmission rules define it.</w:t>
      </w:r>
    </w:p>
  </w:comment>
  <w:comment w:id="216" w:author="Franz" w:date="2026-10-08T17:00:00Z" w:initials="F">
    <w:p w14:paraId="103CB856" w14:textId="77777777" w:rsidR="0008735A" w:rsidRDefault="00000000">
      <w:pPr>
        <w:pStyle w:val="CommentText"/>
      </w:pPr>
      <w:r>
        <w:rPr>
          <w:rStyle w:val="CommentReference"/>
        </w:rPr>
        <w:annotationRef/>
      </w:r>
      <w:r>
        <w:t>Definition source — PDP-Based Auction Track (Power Development Plan): DOE Department Circular No. DC2026-06-0013 (Gas Auction Circular) Section 7.1.2: where the auction references the mid-merit requirement identified in the PDP, the allocation applies across all DUs and the MO acts as the direct settlement counterparty for billing and collection, under Sections 7.2 to 7.5. DOE Terms of Reference, Annex B (24 August 2026) Section 1.1.1 confirms system-wide aggregation for the current Auction Round.</w:t>
      </w:r>
    </w:p>
    <w:p w14:paraId="04787398" w14:textId="77777777" w:rsidR="0008735A" w:rsidRDefault="00000000">
      <w:pPr>
        <w:pStyle w:val="CommentText"/>
      </w:pPr>
      <w:r>
        <w:t>Proposed by: Commission-initiated (MOS-RED definitions source check, 8 October 2026).</w:t>
      </w:r>
    </w:p>
    <w:p w14:paraId="1BF7321D" w14:textId="77777777" w:rsidR="0008735A" w:rsidRDefault="00000000">
      <w:pPr>
        <w:pStyle w:val="CommentText"/>
      </w:pPr>
      <w:r>
        <w:t>ELI15: The version of the auction where the market operator collects and pays for everyone. The DOE circular sets it up.</w:t>
      </w:r>
    </w:p>
  </w:comment>
  <w:comment w:id="217" w:author="Franz" w:date="2026-10-13T09:00:00Z" w:initials="F">
    <w:p w14:paraId="754A363C" w14:textId="77777777" w:rsidR="0008735A" w:rsidRDefault="00000000">
      <w:pPr>
        <w:pStyle w:val="CommentText"/>
      </w:pPr>
      <w:r>
        <w:rPr>
          <w:rStyle w:val="CommentReference"/>
        </w:rPr>
        <w:annotationRef/>
      </w:r>
      <w:r>
        <w:rPr>
          <w:b/>
          <w:bCs/>
          <w:highlight w:val="green"/>
        </w:rPr>
        <w:t>Section 4, "PDP-Based Auction Track".</w:t>
      </w:r>
      <w:r>
        <w:rPr>
          <w:highlight w:val="green"/>
        </w:rPr>
        <w:t xml:space="preserve"> The bracketed "(Power Development Plan)" is dropped: "Power Development Plan (PDP)" is already defined immediately above, and in the "Full Name (ACRONYM)" style a bracket should hold the short form, not the long form.</w:t>
      </w:r>
    </w:p>
    <w:p w14:paraId="3B0F8260" w14:textId="77777777" w:rsidR="0008735A" w:rsidRDefault="00000000">
      <w:pPr>
        <w:pStyle w:val="CommentText"/>
      </w:pPr>
      <w:r>
        <w:rPr>
          <w:highlight w:val="green"/>
        </w:rPr>
        <w:t>Proposed by: Franz, to harmonise Section 4 with the term style adopted from jayson.docx.</w:t>
      </w:r>
    </w:p>
    <w:p w14:paraId="5D0969FA" w14:textId="77777777" w:rsidR="0008735A" w:rsidRDefault="00000000">
      <w:pPr>
        <w:pStyle w:val="CommentText"/>
      </w:pPr>
      <w:r>
        <w:rPr>
          <w:highlight w:val="green"/>
        </w:rPr>
        <w:t>ELI15: The bracket only repeated a term that is already defined just above.</w:t>
      </w:r>
    </w:p>
  </w:comment>
  <w:comment w:id="222" w:author="Franz" w:date="2026-10-08T17:00:00Z" w:initials="F">
    <w:p w14:paraId="4D337223" w14:textId="77777777" w:rsidR="0008735A" w:rsidRDefault="00000000">
      <w:pPr>
        <w:pStyle w:val="CommentText"/>
      </w:pPr>
      <w:r>
        <w:rPr>
          <w:rStyle w:val="CommentReference"/>
        </w:rPr>
        <w:annotationRef/>
      </w:r>
      <w:r>
        <w:t>Definition source — Settlement Guarantee Period: No DOE, ERC or statutory definition of this term was found in the documents reviewed (DC2026-06-0013, the TOR, the GAIG, RA 12120, the WESM Rules, ERC Resolutions No. 18, 23, 27 and 31, Series of 2026); it is a GAIR-specific term. It is tied to the "Supply Delivery Period" in DOE Terms of Reference, Annex B (24 August 2026) Sections 1(c) and 1.2 (five years plus up to five for Lot 1, ten years for Lot 2, twenty years for new-build), as provided in Section 30.5 of these Rules.</w:t>
      </w:r>
    </w:p>
    <w:p w14:paraId="49AE8C25" w14:textId="77777777" w:rsidR="0008735A" w:rsidRDefault="00000000">
      <w:pPr>
        <w:pStyle w:val="CommentText"/>
      </w:pPr>
      <w:r>
        <w:t>Proposed by: Commission-initiated (MOS-RED definitions source check, 8 October 2026).</w:t>
      </w:r>
    </w:p>
    <w:p w14:paraId="484342B4" w14:textId="77777777" w:rsidR="0008735A" w:rsidRDefault="00000000">
      <w:pPr>
        <w:pStyle w:val="CommentText"/>
      </w:pPr>
      <w:r>
        <w:t>ELI15: How long consumers make up any shortfall. It matches the DOE supply term.</w:t>
      </w:r>
    </w:p>
  </w:comment>
  <w:comment w:id="226" w:author="Franz" w:date="2026-10-08T17:00:00Z" w:initials="F">
    <w:p w14:paraId="5762D65F" w14:textId="77777777" w:rsidR="0008735A" w:rsidRDefault="00000000">
      <w:pPr>
        <w:pStyle w:val="CommentText"/>
      </w:pPr>
      <w:r>
        <w:rPr>
          <w:rStyle w:val="CommentReference"/>
        </w:rPr>
        <w:annotationRef/>
      </w:r>
      <w:r>
        <w:t>Definition source — Settlement Mechanism: DOE Department Circular No. DC2026-06-0013 (Gas Auction Circular) Section 4: "The rules and guidelines governing the billing, payment, reconciliation, and settlement of transactions arising from the Awarded Gas Capacities and the GAP, subject to ERC approval." Section 19.2.1 requires the MO to submit it to the ERC. The GAIR definition follows the DC wording.</w:t>
      </w:r>
    </w:p>
    <w:p w14:paraId="05C6D255" w14:textId="77777777" w:rsidR="0008735A" w:rsidRDefault="00000000">
      <w:pPr>
        <w:pStyle w:val="CommentText"/>
      </w:pPr>
      <w:r>
        <w:t>Proposed by: Commission-initiated (MOS-RED definitions source check, 8 October 2026).</w:t>
      </w:r>
    </w:p>
    <w:p w14:paraId="377FB5DC" w14:textId="77777777" w:rsidR="0008735A" w:rsidRDefault="00000000">
      <w:pPr>
        <w:pStyle w:val="CommentText"/>
      </w:pPr>
      <w:r>
        <w:t>ELI15: The billing and payment rules for the auction. The DOE circular defines them.</w:t>
      </w:r>
    </w:p>
  </w:comment>
  <w:comment w:id="227" w:author="Franz" w:date="2026-10-08T17:00:00Z" w:initials="F">
    <w:p w14:paraId="39708E7E" w14:textId="77777777" w:rsidR="0008735A" w:rsidRDefault="00000000">
      <w:pPr>
        <w:pStyle w:val="CommentText"/>
      </w:pPr>
      <w:r>
        <w:rPr>
          <w:rStyle w:val="CommentReference"/>
        </w:rPr>
        <w:annotationRef/>
      </w:r>
      <w:r>
        <w:t>Definition source — Settlement Period: Not defined in the DOE documents. DOE Department Circular No. DC2026-06-0013 (Gas Auction Circular) Section 7.2 defines "Billing Period" as "the settlement interval prescribed under the WESM Rules"; WESM Rules (as of 31 August 2025), Chapter 11 Glossary defines "Billing Period" as the month from the 26th day of one calendar month to the 25th day of the next. The GAIR proviso aligns the Settlement Period with that Billing Period.</w:t>
      </w:r>
    </w:p>
    <w:p w14:paraId="2E173BE2" w14:textId="77777777" w:rsidR="0008735A" w:rsidRDefault="00000000">
      <w:pPr>
        <w:pStyle w:val="CommentText"/>
      </w:pPr>
      <w:r>
        <w:t>Proposed by: Commission-initiated (MOS-RED definitions source check, 8 October 2026).</w:t>
      </w:r>
    </w:p>
    <w:p w14:paraId="4C612B36" w14:textId="77777777" w:rsidR="0008735A" w:rsidRDefault="00000000">
      <w:pPr>
        <w:pStyle w:val="CommentText"/>
      </w:pPr>
      <w:r>
        <w:t>ELI15: The billing cycle. It follows the WESM billing month (26th to 25th).</w:t>
      </w:r>
    </w:p>
  </w:comment>
  <w:comment w:id="228" w:author="Franz" w:date="2026-08-26T06:00:00Z" w:initials="FX">
    <w:p w14:paraId="46C395DA" w14:textId="77777777" w:rsidR="0008735A" w:rsidRDefault="00000000">
      <w:pPr>
        <w:pStyle w:val="CommentText"/>
      </w:pPr>
      <w:r>
        <w:rPr>
          <w:rStyle w:val="CommentReference"/>
        </w:rPr>
        <w:annotationRef/>
      </w:r>
      <w:r>
        <w:t>Added: a proviso to the Settlement Period definition requiring, for PDP-Based Auction Rounds settled under Sections 29-31, that the Commission-approved Settlement Period be coterminous with, or a whole-number multiple of, the WESM Billing Period.</w:t>
      </w:r>
    </w:p>
    <w:p w14:paraId="5858A0DD" w14:textId="77777777" w:rsidR="0008735A" w:rsidRDefault="00000000">
      <w:pPr>
        <w:pStyle w:val="CommentText"/>
      </w:pPr>
      <w:r>
        <w:t>Proposed by: Commission-initiated (Commission staff drafting review). Defense: the actual WESM Rules define "Billing Period" as a fixed, non-calendar-month cycle -- the 26th of one month to the 25th of the next. GAIR's own "Settlement Period" is deliberately left flexible ("as approved by the Commission"), which is appropriate in general, but Sections 30 and 31's mechanism depends on directly comparing the Total Mid-Merit Settlement Amount (computed over GAIR's own Settlement Period) against the Energy Trading Amount (a figure the MO derives from actual WESM settlement, run on WESM's own Billing Period cycle). If the Commission approved a Settlement Period that did not align with the WESM Billing Period -- for example, a plain calendar month -- the two figures being netted against each other would cover different underlying periods, causing settlement leakage or double-counting at the period boundary. This proviso closes that gap without otherwise constraining how the Commission sets the Settlement Period for non-WESM-dependent Settlement Mechanisms.</w:t>
      </w:r>
    </w:p>
    <w:p w14:paraId="5B2021DD" w14:textId="77777777" w:rsidR="0008735A" w:rsidRDefault="00000000">
      <w:pPr>
        <w:pStyle w:val="CommentText"/>
      </w:pPr>
      <w:r>
        <w:rPr>
          <w:i/>
        </w:rPr>
        <w:t>ELI15: This section compares two numbers against each other every billing cycle: how much a power plant was supposed to earn under these Rules, and how much it actually got paid by the wholesale market. But the wholesale market runs its own billing cycle that doesn't line up with a normal calendar month -- it runs the 26th of one month to the 25th of the next. If these Rules used a different cycle for their own math, the two numbers being compared wouldn't actually cover the same period, and the comparison would come out wrong. This just requires the two cycles to line up whenever this particular comparison is being done.</w:t>
      </w:r>
    </w:p>
  </w:comment>
  <w:comment w:id="232" w:author="Franz" w:date="2026-10-08T17:00:00Z" w:initials="F">
    <w:p w14:paraId="7AC0047B" w14:textId="77777777" w:rsidR="0008735A" w:rsidRDefault="00000000">
      <w:pPr>
        <w:pStyle w:val="CommentText"/>
      </w:pPr>
      <w:r>
        <w:rPr>
          <w:rStyle w:val="CommentReference"/>
        </w:rPr>
        <w:annotationRef/>
      </w:r>
      <w:r>
        <w:t>Definition source — System Impact Study (SIS): ERC Resolution No. 18, Series of 2026 (Implementing Rules for Point-to-Point Limited Transmission Facilities and Non-TNP Transmission Projects) Section 2(w): "an assessment made or conducted by the TNP and SO in addition to the GIS ... to determine: (i) the adequacy of the grid and its capability to accommodate a request for power delivery service; and (ii) the costs, if any". DOE Department Circular No. DC2026-06-0013 (Gas Auction Circular) Section 4 (ATP) and Section 11.2 refer to the SIS.</w:t>
      </w:r>
    </w:p>
    <w:p w14:paraId="3378E3C9" w14:textId="77777777" w:rsidR="0008735A" w:rsidRDefault="00000000">
      <w:pPr>
        <w:pStyle w:val="CommentText"/>
      </w:pPr>
      <w:r>
        <w:t>Proposed by: Commission-initiated (MOS-RED definitions source check, 8 October 2026).</w:t>
      </w:r>
    </w:p>
    <w:p w14:paraId="3FC76EA9" w14:textId="77777777" w:rsidR="0008735A" w:rsidRDefault="00000000">
      <w:pPr>
        <w:pStyle w:val="CommentText"/>
      </w:pPr>
      <w:r>
        <w:t>ELI15: The grid company's study of whether the grid can take a new plant. The ERC's transmission rules define it.</w:t>
      </w:r>
    </w:p>
  </w:comment>
  <w:comment w:id="238" w:author="Franz" w:date="2026-10-08T17:00:00Z" w:initials="F">
    <w:p w14:paraId="60ED1EA9" w14:textId="77777777" w:rsidR="0008735A" w:rsidRDefault="00000000">
      <w:pPr>
        <w:pStyle w:val="CommentText"/>
      </w:pPr>
      <w:r>
        <w:rPr>
          <w:rStyle w:val="CommentReference"/>
        </w:rPr>
        <w:annotationRef/>
      </w:r>
      <w:r>
        <w:t>Definition source — Transmission Development Plan (TDP): ERC Resolution No. 18, Series of 2026 (Implementing Rules for Point-to-Point Limited Transmission Facilities and Non-TNP Transmission Projects) Section 2(z): "the program for managing the transmission system through efficient planning for expansion, upgrading, rehabilitation, repair, and maintenance of the Grid, which is prepared by the TNP and submitted to the DOE for integration with the PDP and PEP". DOE Department Circular No. DC2026-06-0013 (Gas Auction Circular) Section 11.2 refers to transmission facilities included in the TDP.</w:t>
      </w:r>
    </w:p>
    <w:p w14:paraId="03BE2E5D" w14:textId="77777777" w:rsidR="0008735A" w:rsidRDefault="00000000">
      <w:pPr>
        <w:pStyle w:val="CommentText"/>
      </w:pPr>
      <w:r>
        <w:t>Proposed by: Commission-initiated (MOS-RED definitions source check, 8 October 2026).</w:t>
      </w:r>
    </w:p>
    <w:p w14:paraId="320547A7" w14:textId="77777777" w:rsidR="0008735A" w:rsidRDefault="00000000">
      <w:pPr>
        <w:pStyle w:val="CommentText"/>
      </w:pPr>
      <w:r>
        <w:t>ELI15: The grid company's plan for new lines and upgrades. The ERC's transmission rules define it.</w:t>
      </w:r>
    </w:p>
  </w:comment>
  <w:comment w:id="244" w:author="Franz" w:date="2026-10-08T17:00:00Z" w:initials="F">
    <w:p w14:paraId="0F9AAF68" w14:textId="77777777" w:rsidR="0008735A" w:rsidRDefault="00000000">
      <w:pPr>
        <w:pStyle w:val="CommentText"/>
      </w:pPr>
      <w:r>
        <w:rPr>
          <w:rStyle w:val="CommentReference"/>
        </w:rPr>
        <w:annotationRef/>
      </w:r>
      <w:r>
        <w:t>Definition source — Transmission Network Provider (TNP): ERC Resolution No. 18, Series of 2026 (Implementing Rules for Point-to-Point Limited Transmission Facilities and Non-TNP Transmission Projects) Section 2(aa): "the party that is responsible for maintaining adequate grid capacity in accordance with the provisions of the Philippine Grid Code"; footnote 1 states that under the Concession Agreement the NGCP performs the functions of the TNP and System Operator. DOE Department Circular No. DC2026-06-0013 (Gas Auction Circular) Section 11.3 refers to ATPs turned over to the TNP.</w:t>
      </w:r>
    </w:p>
    <w:p w14:paraId="3C47E52D" w14:textId="77777777" w:rsidR="0008735A" w:rsidRDefault="00000000">
      <w:pPr>
        <w:pStyle w:val="CommentText"/>
      </w:pPr>
      <w:r>
        <w:t>Proposed by: Commission-initiated (MOS-RED definitions source check, 8 October 2026).</w:t>
      </w:r>
    </w:p>
    <w:p w14:paraId="2D2FB243" w14:textId="77777777" w:rsidR="0008735A" w:rsidRDefault="00000000">
      <w:pPr>
        <w:pStyle w:val="CommentText"/>
      </w:pPr>
      <w:r>
        <w:t>ELI15: The grid company (NGCP). The ERC's transmission rules define it.</w:t>
      </w:r>
    </w:p>
  </w:comment>
  <w:comment w:id="250" w:author="Franz" w:date="2026-10-13T09:00:00Z" w:initials="F">
    <w:p w14:paraId="19D66FB0" w14:textId="77777777" w:rsidR="0008735A" w:rsidRDefault="00000000">
      <w:pPr>
        <w:pStyle w:val="CommentText"/>
      </w:pPr>
      <w:r>
        <w:rPr>
          <w:rStyle w:val="CommentReference"/>
        </w:rPr>
        <w:annotationRef/>
      </w:r>
      <w:r>
        <w:rPr>
          <w:b/>
          <w:bCs/>
          <w:highlight w:val="green"/>
        </w:rPr>
        <w:t>Section 4, "Weighted Average Cost of Capital (WACC)".</w:t>
      </w:r>
      <w:r>
        <w:rPr>
          <w:highlight w:val="green"/>
        </w:rPr>
        <w:t xml:space="preserve"> Harmonised with the "Full Name (ACRONYM)" style. No change in meaning.</w:t>
      </w:r>
    </w:p>
    <w:p w14:paraId="52876105" w14:textId="77777777" w:rsidR="0008735A" w:rsidRDefault="00000000">
      <w:pPr>
        <w:pStyle w:val="CommentText"/>
      </w:pPr>
      <w:r>
        <w:rPr>
          <w:highlight w:val="green"/>
        </w:rPr>
        <w:t>Proposed by: Franz, to harmonise Section 4 with the term style adopted from jayson.docx.</w:t>
      </w:r>
    </w:p>
    <w:p w14:paraId="2EA1CB7E" w14:textId="77777777" w:rsidR="0008735A" w:rsidRDefault="00000000">
      <w:pPr>
        <w:pStyle w:val="CommentText"/>
      </w:pPr>
      <w:r>
        <w:rPr>
          <w:highlight w:val="green"/>
        </w:rPr>
        <w:t>ELI15: The full name comes first and the short form goes in brackets, the same way for every term.</w:t>
      </w:r>
    </w:p>
  </w:comment>
  <w:comment w:id="248" w:author="Franz" w:date="2026-10-08T17:00:00Z" w:initials="F">
    <w:p w14:paraId="10086FFA" w14:textId="77777777" w:rsidR="0008735A" w:rsidRDefault="00000000">
      <w:pPr>
        <w:pStyle w:val="CommentText"/>
      </w:pPr>
      <w:r>
        <w:rPr>
          <w:rStyle w:val="CommentReference"/>
        </w:rPr>
        <w:annotationRef/>
      </w:r>
      <w:r>
        <w:t>Definition source — WACC: Standard corporate-finance term; not defined in the DOE or ERC documents reviewed. Its formula is set out under Annex "A", Key Supporting Formulas, of these Rules; it is used only as a reasonableness check (Sections 8.2 and 8.8.8).</w:t>
      </w:r>
    </w:p>
    <w:p w14:paraId="2EBC7D13" w14:textId="77777777" w:rsidR="0008735A" w:rsidRDefault="00000000">
      <w:pPr>
        <w:pStyle w:val="CommentText"/>
      </w:pPr>
      <w:r>
        <w:t>Proposed by: Commission-initiated (MOS-RED definitions source check, 8 October 2026).</w:t>
      </w:r>
    </w:p>
    <w:p w14:paraId="1016FEAC" w14:textId="77777777" w:rsidR="0008735A" w:rsidRDefault="00000000">
      <w:pPr>
        <w:pStyle w:val="CommentText"/>
      </w:pPr>
      <w:r>
        <w:t>ELI15: The average cost of a project's loans and investors' money. It is a standard finance measure.</w:t>
      </w:r>
    </w:p>
  </w:comment>
  <w:comment w:id="256" w:author="Franz" w:date="2026-10-13T09:00:00Z" w:initials="F">
    <w:p w14:paraId="5D34CBDF" w14:textId="77777777" w:rsidR="0008735A" w:rsidRDefault="00000000">
      <w:pPr>
        <w:pStyle w:val="CommentText"/>
      </w:pPr>
      <w:r>
        <w:rPr>
          <w:rStyle w:val="CommentReference"/>
        </w:rPr>
        <w:annotationRef/>
      </w:r>
      <w:r>
        <w:rPr>
          <w:b/>
          <w:bCs/>
          <w:highlight w:val="green"/>
        </w:rPr>
        <w:t>Section 4, "Wholesale Electricity Spot Market (WESM)".</w:t>
      </w:r>
      <w:r>
        <w:rPr>
          <w:highlight w:val="green"/>
        </w:rPr>
        <w:t xml:space="preserve"> Harmonised with the "Full Name (ACRONYM)" style. No change in meaning.</w:t>
      </w:r>
    </w:p>
    <w:p w14:paraId="4D7E1D7A" w14:textId="77777777" w:rsidR="0008735A" w:rsidRDefault="00000000">
      <w:pPr>
        <w:pStyle w:val="CommentText"/>
      </w:pPr>
      <w:r>
        <w:rPr>
          <w:highlight w:val="green"/>
        </w:rPr>
        <w:t>Proposed by: Franz, to harmonise Section 4 with the term style adopted from jayson.docx.</w:t>
      </w:r>
    </w:p>
    <w:p w14:paraId="7A3DA7A2" w14:textId="77777777" w:rsidR="0008735A" w:rsidRDefault="00000000">
      <w:pPr>
        <w:pStyle w:val="CommentText"/>
      </w:pPr>
      <w:r>
        <w:rPr>
          <w:highlight w:val="green"/>
        </w:rPr>
        <w:t>ELI15: The full name comes first and the short form goes in brackets, the same way for every term.</w:t>
      </w:r>
    </w:p>
  </w:comment>
  <w:comment w:id="254" w:author="Franz" w:date="2026-10-08T17:00:00Z" w:initials="F">
    <w:p w14:paraId="2A54FBA5" w14:textId="77777777" w:rsidR="0008735A" w:rsidRDefault="00000000">
      <w:pPr>
        <w:pStyle w:val="CommentText"/>
      </w:pPr>
      <w:r>
        <w:rPr>
          <w:rStyle w:val="CommentReference"/>
        </w:rPr>
        <w:annotationRef/>
      </w:r>
      <w:r>
        <w:t>Definition source — WESM: Republic Act No. 9136 (EPIRA) Section 30 provides for the establishment of the Wholesale Electricity Spot Market by the DOE. WESM Rules (as of 31 August 2025), Chapter 11 Glossary: "Spot market. Has the same meaning as the WESM."</w:t>
      </w:r>
    </w:p>
    <w:p w14:paraId="1946C448" w14:textId="77777777" w:rsidR="0008735A" w:rsidRDefault="00000000">
      <w:pPr>
        <w:pStyle w:val="CommentText"/>
      </w:pPr>
      <w:r>
        <w:t>Proposed by: Commission-initiated (MOS-RED definitions source check, 8 October 2026).</w:t>
      </w:r>
    </w:p>
    <w:p w14:paraId="4AE4C1BE" w14:textId="77777777" w:rsidR="0008735A" w:rsidRDefault="00000000">
      <w:pPr>
        <w:pStyle w:val="CommentText"/>
      </w:pPr>
      <w:r>
        <w:t>ELI15: The national electricity spot market. The power industry law created it.</w:t>
      </w:r>
    </w:p>
  </w:comment>
  <w:comment w:id="260" w:author="Franz" w:date="2026-10-08T17:00:00Z" w:initials="F">
    <w:p w14:paraId="44E969B8" w14:textId="77777777" w:rsidR="0008735A" w:rsidRDefault="00000000">
      <w:pPr>
        <w:pStyle w:val="CommentText"/>
      </w:pPr>
      <w:r>
        <w:rPr>
          <w:rStyle w:val="CommentReference"/>
        </w:rPr>
        <w:annotationRef/>
      </w:r>
      <w:r>
        <w:t>Definition source — Winning Bidder: Not separately defined in DOE Department Circular No. DC2026-06-0013 (Gas Auction Circular) Section 4, but used there: "Notice of Award. The written notice issued by the DOE informing a Qualified Bidder that it has been selected as a Winning Bidder"; "Certificate of Award. The document issued by the DOE confirming the final award of capacity and the approved Gas Auction Price (GAP)"; and "Qualified Bidder" is defined in Section 4. Sections 9.9 to 9.11 set out the declaration, GAP endorsement and Certificate of Award.</w:t>
      </w:r>
    </w:p>
    <w:p w14:paraId="49898D90" w14:textId="77777777" w:rsidR="0008735A" w:rsidRDefault="00000000">
      <w:pPr>
        <w:pStyle w:val="CommentText"/>
      </w:pPr>
      <w:r>
        <w:t>Proposed by: Commission-initiated (MOS-RED definitions source check, 8 October 2026).</w:t>
      </w:r>
    </w:p>
    <w:p w14:paraId="3D089F5C" w14:textId="77777777" w:rsidR="0008735A" w:rsidRDefault="00000000">
      <w:pPr>
        <w:pStyle w:val="CommentText"/>
      </w:pPr>
      <w:r>
        <w:t>ELI15: The bidder that won and received a Certificate of Award. The DOE circular describes the steps.</w:t>
      </w:r>
    </w:p>
  </w:comment>
  <w:comment w:id="267" w:author="Franz" w:date="2026-08-25T23:48:00Z" w:initials="F">
    <w:p w14:paraId="0ED6624B" w14:textId="77777777" w:rsidR="0008735A" w:rsidRDefault="00000000">
      <w:pPr>
        <w:pStyle w:val="CommentText"/>
      </w:pPr>
      <w:r>
        <w:rPr>
          <w:rStyle w:val="CommentReference"/>
        </w:rPr>
        <w:annotationRef/>
      </w:r>
      <w:r>
        <w:t xml:space="preserve">Belated implementation: </w:t>
      </w:r>
      <w:r>
        <w:rPr>
          <w:b/>
          <w:bCs/>
        </w:rPr>
        <w:t>Manila Electric Company (MERALCO)</w:t>
      </w:r>
      <w:r>
        <w:t xml:space="preserve"> asked how consumers are protected from a Winning Bidder's total rate (non-fuel GAT Price plus passed-through Fuel Cost) exceeding what a non-winning Bidder would have charged, since only the non-fuel component is competitively bid. The ERC Remarks in the Commission's comments-and-dispositions matrix said a provision would be added to address this, but no corresponding rule text was ever written -- identified in the review of pending, unactioned comments. Added a clarifying sentence: because Fuel Cost recovery is itself capped uniformly (same Gas Price Benchmark, same Reference Heat Rate Cap) for every Bidder of a given Facility Type, it cannot drive total-rate divergence between Bidders, so the competitively bid GAT Price remains the genuine point of price competition.</w:t>
      </w:r>
    </w:p>
    <w:p w14:paraId="518590DD" w14:textId="77777777" w:rsidR="0008735A" w:rsidRDefault="00000000">
      <w:pPr>
        <w:pStyle w:val="CommentText"/>
      </w:pPr>
      <w:r>
        <w:t xml:space="preserve">Proposed by: </w:t>
      </w:r>
      <w:r>
        <w:rPr>
          <w:b/>
          <w:bCs/>
        </w:rPr>
        <w:t>Manila Electric Company (MERALCO)</w:t>
      </w:r>
      <w:r>
        <w:t>. Status: belated implementation of a commitment made in the comments matrix (see also Comment No. 5) but never carried into the rule text until this round.</w:t>
      </w:r>
    </w:p>
    <w:p w14:paraId="0C136247" w14:textId="77777777" w:rsidR="0008735A" w:rsidRDefault="00000000">
      <w:pPr>
        <w:pStyle w:val="CommentText"/>
      </w:pPr>
      <w:r>
        <w:rPr>
          <w:i/>
        </w:rPr>
        <w:t xml:space="preserve">ELI15: </w:t>
      </w:r>
      <w:r>
        <w:rPr>
          <w:b/>
          <w:bCs/>
          <w:i/>
        </w:rPr>
        <w:t>MERALCO</w:t>
      </w:r>
      <w:r>
        <w:rPr>
          <w:i/>
        </w:rPr>
        <w:t>'s underlying worry (also flagged as Comment No. 5) was that a company's total bill could end up more expensive than a losing bidder's would have been, since fuel cost isn't part of the competitive auction. This explains why that actually can't happen: everyone's fuel cost is capped at the exact same ceiling regardless of who wins, so fuel cost can't be the reason one company ends up pricier than another -- the auction price is still the real competition.</w:t>
      </w:r>
    </w:p>
  </w:comment>
  <w:comment w:id="266" w:author="Franz" w:date="2026-08-25T14:10:00Z" w:initials="F">
    <w:p w14:paraId="5EADF829" w14:textId="77777777" w:rsidR="0008735A" w:rsidRDefault="00000000">
      <w:pPr>
        <w:pStyle w:val="CommentText"/>
      </w:pPr>
      <w:r>
        <w:rPr>
          <w:rStyle w:val="CommentReference"/>
        </w:rPr>
        <w:annotationRef/>
      </w:r>
      <w:r>
        <w:t xml:space="preserve">Comment from </w:t>
      </w:r>
      <w:r>
        <w:rPr>
          <w:b/>
          <w:bCs/>
        </w:rPr>
        <w:t>Manila Electric Company (MERALCO)</w:t>
      </w:r>
      <w:r>
        <w:t>: since only the non-fuel component is competitively bid, a Winning Bidder's fuel-cost pass-through could push its total rate above non-winning bidders', undermining least-cost supply for consumers. ERC's recorded response was a general commitment to include a provision addressing this; the corresponding rule text was later found never to have been written -- see Section 5's explanatory paragraph, added belatedly to close this gap (Comment No. 76).</w:t>
      </w:r>
    </w:p>
    <w:p w14:paraId="531629D7" w14:textId="77777777" w:rsidR="0008735A" w:rsidRDefault="00000000">
      <w:pPr>
        <w:pStyle w:val="CommentText"/>
      </w:pPr>
      <w:r>
        <w:t xml:space="preserve">Proposed by: </w:t>
      </w:r>
      <w:r>
        <w:rPr>
          <w:b/>
          <w:bCs/>
        </w:rPr>
        <w:t>Manila Electric Company (MERALCO)</w:t>
      </w:r>
      <w:r>
        <w:t>.</w:t>
      </w:r>
    </w:p>
    <w:p w14:paraId="144FFAFE" w14:textId="77777777" w:rsidR="0008735A" w:rsidRDefault="00000000">
      <w:pPr>
        <w:pStyle w:val="CommentText"/>
      </w:pPr>
      <w:r>
        <w:rPr>
          <w:i/>
        </w:rPr>
        <w:t xml:space="preserve">ELI15: Companies only compete on the non-fuel part of the price at auction -- fuel cost is billed separately afterward. </w:t>
      </w:r>
      <w:r>
        <w:rPr>
          <w:b/>
          <w:bCs/>
          <w:i/>
        </w:rPr>
        <w:t>MERALCO</w:t>
      </w:r>
      <w:r>
        <w:rPr>
          <w:i/>
        </w:rPr>
        <w:t xml:space="preserve"> worried a "winning" bidder could still end up costing more overall once fuel is added back in. The fix (see Comment No. 76) explains why that can't actually happen: every company's fuel cost is capped at the same ceiling, so fuel can't be what makes one company pricier than another.</w:t>
      </w:r>
    </w:p>
  </w:comment>
  <w:comment w:id="265" w:author="Franz" w:date="2026-08-25T14:10:00Z" w:initials="F">
    <w:p w14:paraId="5B5CAC9A" w14:textId="77777777" w:rsidR="0008735A" w:rsidRDefault="00000000">
      <w:pPr>
        <w:pStyle w:val="CommentText"/>
      </w:pPr>
      <w:r>
        <w:rPr>
          <w:rStyle w:val="CommentReference"/>
        </w:rPr>
        <w:annotationRef/>
      </w:r>
      <w:r>
        <w:t xml:space="preserve">Comment from </w:t>
      </w:r>
      <w:r>
        <w:rPr>
          <w:b/>
          <w:bCs/>
        </w:rPr>
        <w:t>Manila Electric Company (MERALCO)</w:t>
      </w:r>
      <w:r>
        <w:t>: the draft did not illustrate how the Gas Auction Price (GAP) is determined relative to a Winning Bidder's offer and the landed logistics cost caps. ERC adopted: clarified (see also the related comment addressed at Section 8) that GAP is the bidder's own winning Price Offer, inclusive of the Capped Landed Logistics Cost the bidder priced in under Section 8.6, subject to the Section 17/Annex A caps -- i.e. bidder-specific and market-determined at or below the GAT Price, not separately computed by the Commission.</w:t>
      </w:r>
    </w:p>
    <w:p w14:paraId="0D5670FB" w14:textId="77777777" w:rsidR="0008735A" w:rsidRDefault="00000000">
      <w:pPr>
        <w:pStyle w:val="CommentText"/>
      </w:pPr>
      <w:r>
        <w:t xml:space="preserve">Proposed by: </w:t>
      </w:r>
      <w:r>
        <w:rPr>
          <w:b/>
          <w:bCs/>
        </w:rPr>
        <w:t>Manila Electric Company (MERALCO)</w:t>
      </w:r>
      <w:r>
        <w:t>.</w:t>
      </w:r>
    </w:p>
    <w:p w14:paraId="48390947" w14:textId="77777777" w:rsidR="0008735A" w:rsidRDefault="00000000">
      <w:pPr>
        <w:pStyle w:val="CommentText"/>
      </w:pPr>
      <w:r>
        <w:rPr>
          <w:i/>
        </w:rPr>
        <w:t xml:space="preserve">ELI15: </w:t>
      </w:r>
      <w:r>
        <w:rPr>
          <w:b/>
          <w:bCs/>
          <w:i/>
        </w:rPr>
        <w:t>MERALCO</w:t>
      </w:r>
      <w:r>
        <w:rPr>
          <w:i/>
        </w:rPr>
        <w:t xml:space="preserve"> wanted to know: is GAP a price the ERC calculates for the company, or the price the company itself bid and won at auction? It's the latter -- the company's own winning bid, as long as it doesn't go over the price ceiling the Commission sets.</w:t>
      </w:r>
      <w:r>
        <w:t xml:space="preserve"> [Superseded 19 Oct 2026: the GAP no longer includes the CLLC; it covers CRF + OM, and the CLLC is paid through the Fuel Cost.]</w:t>
      </w:r>
    </w:p>
  </w:comment>
  <w:comment w:id="271" w:author="Franz" w:date="2026-10-08T09:00:00Z" w:initials="F">
    <w:p w14:paraId="4F25B631" w14:textId="77777777" w:rsidR="0008735A" w:rsidRDefault="00000000">
      <w:pPr>
        <w:pStyle w:val="CommentText"/>
      </w:pPr>
      <w:r>
        <w:rPr>
          <w:rStyle w:val="CommentReference"/>
        </w:rPr>
        <w:annotationRef/>
      </w:r>
      <w:r>
        <w:t>The sentence claimed that fuel cost "cannot itself be a source of total-rate divergence" between Bidders of the same Facility Type. That is not correct: under Sections 18 and 23 the certified Fuel Cost is the lesser of actual cost and the benchmark, so actual fuel costs below the ceiling differ by gas source (indigenous gas is VAT-exempt under Section 18(d)), contract terms and actual heat rate. Only the ceiling is common. The revised sentence states this accurately and ties the ranking rule to TOR Section 4.3 (Price Offer in PhP/kWh, not above the GAT Price).</w:t>
      </w:r>
    </w:p>
    <w:p w14:paraId="74CB67FD" w14:textId="77777777" w:rsidR="0008735A" w:rsidRDefault="00000000">
      <w:pPr>
        <w:pStyle w:val="CommentText"/>
      </w:pPr>
      <w:r>
        <w:t>Proposed by: Commission-initiated (MOS-RED adversarial review).</w:t>
      </w:r>
    </w:p>
    <w:p w14:paraId="3A614E38" w14:textId="77777777" w:rsidR="0008735A" w:rsidRDefault="00000000">
      <w:pPr>
        <w:pStyle w:val="CommentText"/>
      </w:pPr>
      <w:r>
        <w:t>ELI15: The old sentence said every winner's fuel cost would come out the same. Only the maximum is the same; real fuel costs can differ. Bids are still ranked on the non-fuel price.</w:t>
      </w:r>
    </w:p>
  </w:comment>
  <w:comment w:id="268" w:author="Sharon O. Montaner" w:date="2026-10-17T22:48:00Z" w:initials="SOM">
    <w:p w14:paraId="46DD18E8" w14:textId="77777777" w:rsidR="00397FA4" w:rsidRDefault="00397FA4" w:rsidP="00397FA4">
      <w:r>
        <w:rPr>
          <w:rStyle w:val="CommentReference"/>
        </w:rPr>
        <w:annotationRef/>
      </w:r>
      <w:r>
        <w:rPr>
          <w:sz w:val="20"/>
          <w:szCs w:val="20"/>
        </w:rPr>
        <w:t>ISSUE ON CLLC</w:t>
      </w:r>
    </w:p>
  </w:comment>
  <w:comment w:id="2494" w:author="Franz" w:date="2026-10-19T09:00:00Z" w:initials="F">
    <w:p w14:paraId="23BA77CC" w14:textId="77777777">
      <w:pPr>
        <w:pStyle w:val="CommentText"/>
      </w:pPr>
      <w:r>
        <w:rPr>
          <w:rStyle w:val="CommentReference"/>
        </w:rPr>
        <w:annotationRef/>
      </w:r>
      <w:r>
        <w:t xml:space="preserve">Resolved by the 19 Oct decision: the CLLC is out of the GAT Price and paid through the Fuel Cost, with caps per Fuel Source Category (Secs. 8.6, 17, 18). One GAT Price now serves all fuel sources (Sec. 10). ELI15: Gas delivery costs are billed with the fuel, so bids are compared fairly.</w:t>
      </w:r>
    </w:p>
  </w:comment>
  <w:comment w:id="275" w:author="Franz" w:date="2026-09-24T00:00:00Z" w:initials="F">
    <w:p w14:paraId="4202972E" w14:textId="77777777" w:rsidR="0008735A" w:rsidRDefault="00042F1D">
      <w:pPr>
        <w:pStyle w:val="CommentText"/>
      </w:pPr>
      <w:r>
        <w:rPr>
          <w:rStyle w:val="CommentReference"/>
        </w:rPr>
        <w:annotationRef/>
      </w:r>
      <w:r>
        <w:t>Numbers from the DOE Terms of Reference (TOR, Annex B, 24 August 2026) that the Facility-Type GAT Prices under this Section must be calibrated against. These are TOR values, so they stay out of the Rules text.</w:t>
      </w:r>
    </w:p>
    <w:p w14:paraId="786E9B92" w14:textId="77777777" w:rsidR="0008735A" w:rsidRDefault="00000000">
      <w:pPr>
        <w:pStyle w:val="CommentText"/>
      </w:pPr>
      <w:r>
        <w:t>Existing facilities, Lot 1 (Luzon): 1,400 MW auction capacity; 250 MW minimum offer block; delivery from 2026; supply period of 5 years, extendable by up to 5 years subject to retrofitting and to ERC review of the GAP for the extension (TOR 1.2.1.1 and 18.3); equivalent energy offtake of 38%–42% capacity factor in the 14-hour Mid-Merit Operating Period and 22%–24% in the 10-hour Non-Mid-Merit Operating Period, the latter paid at Fuel Cost only (TOR 4.2.1–4.2.2).</w:t>
      </w:r>
    </w:p>
    <w:p w14:paraId="46532467" w14:textId="77777777" w:rsidR="0008735A" w:rsidRDefault="00000000">
      <w:pPr>
        <w:pStyle w:val="CommentText"/>
      </w:pPr>
      <w:r>
        <w:t>Existing facilities, Lot 2 (Luzon): 500 MW; 250 MW minimum block; delivery from 2027; fixed 10-year supply period; 37%–42% capacity factor.</w:t>
      </w:r>
    </w:p>
    <w:p w14:paraId="7EA860B3" w14:textId="77777777" w:rsidR="0008735A" w:rsidRDefault="00000000">
      <w:pPr>
        <w:pStyle w:val="CommentText"/>
      </w:pPr>
      <w:r>
        <w:t>New-build facilities: Luzon 1,000 MW (delivery 2031); Visayas, specifically Cebu and/or Panay, 440 MW (2028) and 500 MW (2031); 20 MW minimum block; fixed 20-year supply period; 37%–42% capacity factor. Total for the round: 3,840 MW.</w:t>
      </w:r>
    </w:p>
    <w:p w14:paraId="1C92B8B4" w14:textId="77777777" w:rsidR="0008735A" w:rsidRDefault="00000000">
      <w:pPr>
        <w:pStyle w:val="CommentText"/>
      </w:pPr>
      <w:r>
        <w:t>The TOR therefore distinguishes three facility groups with different supply periods (5+5, 10 and 20 years) and capacity-factor bands. Those differences feed straight into the DCF inputs of Section 8 (operating period and Reference Net Capacity Factor), which supports a separate GAT Price per TOR lot as well as per Facility Type. A note circulated with these Rules (changelog entry 39) described Lot 1 as having a “24% minimum” capacity factor. That is incorrect: 22%–24% applies only to Lot 1's Non-Mid-Merit Operating Period.</w:t>
      </w:r>
    </w:p>
    <w:p w14:paraId="43C486AA" w14:textId="77777777" w:rsidR="0008735A" w:rsidRDefault="00000000">
      <w:pPr>
        <w:pStyle w:val="CommentText"/>
      </w:pPr>
      <w:r>
        <w:t>Proposed by: Commission-initiated (alignment with DOE TOR, Annex B, Sections 1.1, 1.2, 4.2 and 18.3).</w:t>
      </w:r>
    </w:p>
    <w:p w14:paraId="656F0737" w14:textId="77777777" w:rsidR="0008735A" w:rsidRDefault="00000000">
      <w:pPr>
        <w:pStyle w:val="CommentText"/>
      </w:pPr>
      <w:r>
        <w:t>ELI15: The DOE has already said how much gas capacity it is buying, where, for how long and how many hours a day. The GAT Price should be worked out using those same numbers, and they differ by lot.</w:t>
      </w:r>
    </w:p>
  </w:comment>
  <w:comment w:id="274" w:author="Franz" w:date="2026-08-25T14:10:00Z" w:initials="F">
    <w:p w14:paraId="6F74B28D" w14:textId="77777777" w:rsidR="0008735A" w:rsidRDefault="00000000">
      <w:pPr>
        <w:pStyle w:val="CommentText"/>
      </w:pPr>
      <w:r>
        <w:rPr>
          <w:rStyle w:val="CommentReference"/>
        </w:rPr>
        <w:annotationRef/>
      </w:r>
      <w:r>
        <w:t xml:space="preserve">Comment from </w:t>
      </w:r>
      <w:r>
        <w:rPr>
          <w:b/>
          <w:bCs/>
        </w:rPr>
        <w:t>Philippine Movement for Climate Justice (PMCJ)</w:t>
      </w:r>
      <w:r>
        <w:t>: warned that differentiated GAT Prices by Facility Type could still let the Commission impose a uniform rate without being indexed to actual fuel/technology, historically leading to rate increases. ERC's recorded response committed to including a provision addressing this concern; the corresponding rule text was later found never to have been written -- see Section 6's disclosure requirement, added belatedly to close this gap (Comment No. 77).</w:t>
      </w:r>
    </w:p>
    <w:p w14:paraId="6AF2C8CD" w14:textId="77777777" w:rsidR="0008735A" w:rsidRDefault="00000000">
      <w:pPr>
        <w:pStyle w:val="CommentText"/>
      </w:pPr>
      <w:r>
        <w:t xml:space="preserve">Proposed by: </w:t>
      </w:r>
      <w:r>
        <w:rPr>
          <w:b/>
          <w:bCs/>
        </w:rPr>
        <w:t>Philippine Movement for Climate Justice (PMCJ)</w:t>
      </w:r>
      <w:r>
        <w:t>.</w:t>
      </w:r>
    </w:p>
    <w:p w14:paraId="7F0E4ACB" w14:textId="77777777" w:rsidR="0008735A" w:rsidRDefault="00000000">
      <w:pPr>
        <w:pStyle w:val="CommentText"/>
      </w:pPr>
      <w:r>
        <w:rPr>
          <w:i/>
        </w:rPr>
        <w:t xml:space="preserve">ELI15: </w:t>
      </w:r>
      <w:r>
        <w:rPr>
          <w:b/>
          <w:bCs/>
          <w:i/>
        </w:rPr>
        <w:t>PMCJ</w:t>
      </w:r>
      <w:r>
        <w:rPr>
          <w:i/>
        </w:rPr>
        <w:t xml:space="preserve"> was worried the Commission could quietly pick one "average" price for every type of plant without showing its work, which has led to higher bills in the past. The fix (Comment No. 77) requires the Commission to publish the actual cost data behind that kind of decision, so it can't be done in the dark.</w:t>
      </w:r>
    </w:p>
  </w:comment>
  <w:comment w:id="273" w:author="Franz" w:date="2026-08-25T14:10:00Z" w:initials="F">
    <w:p w14:paraId="6258445B" w14:textId="77777777" w:rsidR="0008735A" w:rsidRDefault="00000000">
      <w:pPr>
        <w:pStyle w:val="CommentText"/>
      </w:pPr>
      <w:r>
        <w:rPr>
          <w:rStyle w:val="CommentReference"/>
        </w:rPr>
        <w:annotationRef/>
      </w:r>
      <w:r>
        <w:t xml:space="preserve">Comment from </w:t>
      </w:r>
      <w:r>
        <w:rPr>
          <w:b/>
          <w:bCs/>
        </w:rPr>
        <w:t>South Premiere Power Corp. (SPPC) and Excellent Energy Resources Inc. (EERI)</w:t>
      </w:r>
      <w:r>
        <w:t>: sought clarification on Section 6's differentiated GAT Price per Facility Type. ERC adopted with modification: a facility's Certificate of Award and GAP are tied to the Facility Type evaluated at the Auction Proper; a post-award technology shift (e.g., OCGT to CCGT) is a material change requiring Commission approval and re-computation of the applicable GAT Price/GAP before any Facility Type reclassification.</w:t>
      </w:r>
    </w:p>
    <w:p w14:paraId="6F434593" w14:textId="77777777" w:rsidR="0008735A" w:rsidRDefault="00000000">
      <w:pPr>
        <w:pStyle w:val="CommentText"/>
      </w:pPr>
      <w:r>
        <w:t xml:space="preserve">Proposed by: </w:t>
      </w:r>
      <w:r>
        <w:rPr>
          <w:b/>
          <w:bCs/>
        </w:rPr>
        <w:t>South Premiere Power Corp. (SPPC) and Excellent Energy Resources Inc. (EERI)</w:t>
      </w:r>
      <w:r>
        <w:t>.</w:t>
      </w:r>
    </w:p>
    <w:p w14:paraId="02D11589" w14:textId="77777777" w:rsidR="0008735A" w:rsidRDefault="00000000">
      <w:pPr>
        <w:pStyle w:val="CommentText"/>
      </w:pPr>
      <w:r>
        <w:rPr>
          <w:i/>
        </w:rPr>
        <w:t>ELI15: Different plant technologies (like a simple gas turbine vs. a combined-cycle plant) get different price ceilings because they cost different amounts to build. This rule stops a company from winning at one technology's price and then quietly switching to a different, pricier technology without the Commission re-checking the numbers first.</w:t>
      </w:r>
    </w:p>
  </w:comment>
  <w:comment w:id="276" w:author="Franz" w:date="2026-08-25T23:48:00Z" w:initials="F">
    <w:p w14:paraId="2A33E949" w14:textId="77777777" w:rsidR="0008735A" w:rsidRDefault="00000000">
      <w:pPr>
        <w:pStyle w:val="CommentText"/>
      </w:pPr>
      <w:r>
        <w:rPr>
          <w:rStyle w:val="CommentReference"/>
        </w:rPr>
        <w:annotationRef/>
      </w:r>
      <w:r>
        <w:t xml:space="preserve">Belated implementation: </w:t>
      </w:r>
      <w:r>
        <w:rPr>
          <w:b/>
          <w:bCs/>
        </w:rPr>
        <w:t>Philippine Movement for Climate Justice (PMCJ)</w:t>
      </w:r>
      <w:r>
        <w:t xml:space="preserve"> objected that the Commission's discretion to adopt a single unified GAT Price, or to approximate the Facility Type where the TOR is silent, was unchecked and not indexed to actual fuel/technology data -- the ERC Remarks said a provision would be added to counter this, but the rule text was never actually amended (the discretionary language </w:t>
      </w:r>
      <w:r>
        <w:rPr>
          <w:b/>
          <w:bCs/>
        </w:rPr>
        <w:t>PMCJ</w:t>
      </w:r>
      <w:r>
        <w:t xml:space="preserve"> objected to is identical to what shipped). Identified in the review of pending, unactioned comments. Added a constraint requiring the Commission to disclose the technology- and fuel-specific cost data underlying any unification or approximation decision alongside the GAT Price issuance, rather than exercising this discretion on an undisclosed basis.</w:t>
      </w:r>
    </w:p>
    <w:p w14:paraId="2489580F" w14:textId="77777777" w:rsidR="0008735A" w:rsidRDefault="00000000">
      <w:pPr>
        <w:pStyle w:val="CommentText"/>
      </w:pPr>
      <w:r>
        <w:t xml:space="preserve">Proposed by: </w:t>
      </w:r>
      <w:r>
        <w:rPr>
          <w:b/>
          <w:bCs/>
        </w:rPr>
        <w:t>Philippine Movement for Climate Justice (PMCJ)</w:t>
      </w:r>
      <w:r>
        <w:t>. Status: belated implementation of a commitment made in the comments matrix (see also Comment No. 7) but never carried into the rule text until this round.</w:t>
      </w:r>
    </w:p>
    <w:p w14:paraId="44040D51" w14:textId="77777777" w:rsidR="0008735A" w:rsidRDefault="00000000">
      <w:pPr>
        <w:pStyle w:val="CommentText"/>
      </w:pPr>
      <w:r>
        <w:rPr>
          <w:i/>
        </w:rPr>
        <w:t xml:space="preserve">ELI15: </w:t>
      </w:r>
      <w:r>
        <w:rPr>
          <w:b/>
          <w:bCs/>
          <w:i/>
        </w:rPr>
        <w:t>PMCJ</w:t>
      </w:r>
      <w:r>
        <w:rPr>
          <w:i/>
        </w:rPr>
        <w:t>'s underlying worry (also flagged as Comment No. 7) was that the Commission could pick one price for multiple different plant types without showing its reasoning. This adds a real requirement: whenever the Commission does that, it has to publish the actual cost data behind the decision at the same time, so the reasoning is out in the open, not just taken on faith.</w:t>
      </w:r>
    </w:p>
  </w:comment>
  <w:comment w:id="277" w:author="Franz" w:date="2026-08-31T16:01:00Z" w:initials="F">
    <w:p w14:paraId="6A7FBC68" w14:textId="77777777" w:rsidR="0008735A" w:rsidRDefault="00042F1D">
      <w:pPr>
        <w:pStyle w:val="CommentText"/>
      </w:pPr>
      <w:r>
        <w:rPr>
          <w:rStyle w:val="CommentReference"/>
        </w:rPr>
        <w:annotationRef/>
      </w:r>
      <w:r>
        <w:t xml:space="preserve">White-paper-driven addition: </w:t>
      </w:r>
      <w:r>
        <w:rPr>
          <w:b/>
          <w:bCs/>
        </w:rPr>
        <w:t>ClientEarth</w:t>
      </w:r>
      <w:r>
        <w:t>'s white paper observed that the Draft Resolution allows separate GAT Prices for CCGT, OCGT, and gas-reciprocating engine facilities, and warned that where the DOE does not specify the technology for an Auction Round, the Commission should default to the most cost-efficient technology so the framework does not inadvertently incentivize higher-cost generation. This Section already provides a fallback for that scenario (approximating cost using upcoming Service-Contracted projects); this addition adds an explicit cost-efficiency preference to that existing fallback, confirmed as directly relevant since the actual Terms of Reference for this Auction Round does not designate a technology for any Lot -- Section 2.6 of Annex B sets flexibility requirements for CCGT, OCGT, and Reciprocating Engine side by side, leaving the choice to the bidder.</w:t>
      </w:r>
    </w:p>
    <w:p w14:paraId="416BD5C5" w14:textId="77777777" w:rsidR="0008735A" w:rsidRDefault="00000000">
      <w:pPr>
        <w:pStyle w:val="CommentText"/>
      </w:pPr>
      <w:r>
        <w:t xml:space="preserve">Proposed by: Commission-initiated (adopted from a </w:t>
      </w:r>
      <w:r>
        <w:rPr>
          <w:b/>
          <w:bCs/>
        </w:rPr>
        <w:t>ClientEarth</w:t>
      </w:r>
      <w:r>
        <w:t xml:space="preserve"> white paper comment on the draft Rules, after regulatory-perspective review).</w:t>
      </w:r>
    </w:p>
    <w:p w14:paraId="60F4C74C" w14:textId="77777777" w:rsidR="0008735A" w:rsidRDefault="00000000">
      <w:pPr>
        <w:pStyle w:val="CommentText"/>
      </w:pPr>
      <w:r>
        <w:t>ELI15: There are three gas-plant technology types with three different price tracks. If DOE runs an auction round without saying which type it wants -- as it has for this Round -- this rule says the Commission should default to pricing it as the cheapest, most efficient type, so nobody can quietly angle for a pricier track just because DOE left it unspecified.</w:t>
      </w:r>
    </w:p>
  </w:comment>
  <w:comment w:id="280" w:author="Sharon O. Montaner" w:date="2026-10-17T22:51:00Z" w:initials="SOM">
    <w:p w14:paraId="6BF68849" w14:textId="77777777" w:rsidR="00397FA4" w:rsidRDefault="00397FA4" w:rsidP="00397FA4">
      <w:r>
        <w:rPr>
          <w:rStyle w:val="CommentReference"/>
        </w:rPr>
        <w:annotationRef/>
      </w:r>
      <w:r>
        <w:rPr>
          <w:sz w:val="20"/>
          <w:szCs w:val="20"/>
        </w:rPr>
        <w:t>This can be deleted.</w:t>
      </w:r>
    </w:p>
  </w:comment>
  <w:comment w:id="2495" w:author="Franz" w:date="2026-10-19T09:00:00Z" w:initials="F">
    <w:p w14:paraId="0C6E9932" w14:textId="77777777">
      <w:pPr>
        <w:pStyle w:val="CommentText"/>
      </w:pPr>
      <w:r>
        <w:rPr>
          <w:rStyle w:val="CommentReference"/>
        </w:rPr>
        <w:annotationRef/>
      </w:r>
      <w:r>
        <w:t xml:space="preserve">Done. The sentence requiring technology- and fuel-specific cost data is deleted. ELI15: One less paperwork step.</w:t>
      </w:r>
    </w:p>
  </w:comment>
  <w:comment w:id="285" w:author="Sharon O. Montaner" w:date="2026-10-17T22:54:00Z" w:initials="SOM">
    <w:p w14:paraId="45AAD876" w14:textId="77777777" w:rsidR="00397FA4" w:rsidRDefault="00397FA4" w:rsidP="00397FA4">
      <w:r>
        <w:rPr>
          <w:rStyle w:val="CommentReference"/>
        </w:rPr>
        <w:annotationRef/>
      </w:r>
      <w:r>
        <w:rPr>
          <w:sz w:val="20"/>
          <w:szCs w:val="20"/>
        </w:rPr>
        <w:t>Placeholder in case there is a need to differentiate by Lots.</w:t>
      </w:r>
    </w:p>
  </w:comment>
  <w:comment w:id="2496" w:author="Franz" w:date="2026-10-19T09:00:00Z" w:initials="F">
    <w:p w14:paraId="443C9492" w14:textId="77777777">
      <w:pPr>
        <w:pStyle w:val="CommentText"/>
      </w:pPr>
      <w:r>
        <w:rPr>
          <w:rStyle w:val="CommentReference"/>
        </w:rPr>
        <w:annotationRef/>
      </w:r>
      <w:r>
        <w:t xml:space="preserve">Kept. The Commission issues a separate GAT Price per Lot, or for Existing and New-Build, where the TOR differentiates. Your edit is in yellow. ELI15: Different lots can get different ceilings.</w:t>
      </w:r>
    </w:p>
  </w:comment>
  <w:comment w:id="282" w:author="Franz" w:date="2026-09-01T09:02:00Z" w:initials="F">
    <w:p w14:paraId="298E9B8F" w14:textId="77777777" w:rsidR="0008735A" w:rsidRDefault="00042F1D">
      <w:pPr>
        <w:pStyle w:val="CommentText"/>
      </w:pPr>
      <w:r>
        <w:rPr>
          <w:rStyle w:val="CommentReference"/>
        </w:rPr>
        <w:annotationRef/>
      </w:r>
      <w:r>
        <w:t xml:space="preserve">New-comment-driven addition: </w:t>
      </w:r>
      <w:r>
        <w:rPr>
          <w:b/>
          <w:bCs/>
        </w:rPr>
        <w:t>Quezon Power Philippines, Inc.</w:t>
      </w:r>
      <w:r>
        <w:t xml:space="preserve"> asked whether separate GAT Prices would be issued for Existing versus New-Build capacity in this bid round, noting that the Terms of Reference already differentiates the two given current market pricing for new equipment (e.g., gas turbines, transformers), while Section 6 as drafted differentiates only by technology-based Facility Type. This addition confirms that the GAT Price differentiation already contemplated by this Section extends to any Existing/New-Build distinction the DOE draws in the Terms of Reference, closing that gap.</w:t>
      </w:r>
    </w:p>
    <w:p w14:paraId="5EF27478" w14:textId="77777777" w:rsidR="0008735A" w:rsidRDefault="00000000">
      <w:pPr>
        <w:pStyle w:val="CommentText"/>
      </w:pPr>
      <w:r>
        <w:t xml:space="preserve">Proposed by: </w:t>
      </w:r>
      <w:r>
        <w:rPr>
          <w:b/>
          <w:bCs/>
        </w:rPr>
        <w:t>Quezon Power Philippines, Inc.</w:t>
      </w:r>
      <w:r>
        <w:t xml:space="preserve"> (comment dated 2026-08-28, “Question to Annex A Draft GAIR,” Section 6).</w:t>
      </w:r>
    </w:p>
    <w:p w14:paraId="166B104A" w14:textId="77777777" w:rsidR="0008735A" w:rsidRDefault="00000000">
      <w:pPr>
        <w:pStyle w:val="CommentText"/>
      </w:pPr>
      <w:r>
        <w:t>ELI15: The rules split pricing by plant technology but didn't clearly say they also split by whether a plant is an old facility being upgraded or a brand-new one being built from scratch -- and those cost very differently. This spells that out.</w:t>
      </w:r>
    </w:p>
  </w:comment>
  <w:comment w:id="290" w:author="Franz" w:date="2026-09-24T15:00:00Z" w:initials="F">
    <w:p w14:paraId="245CA18E" w14:textId="77777777" w:rsidR="0008735A" w:rsidRDefault="00042F1D">
      <w:pPr>
        <w:pStyle w:val="CommentText"/>
      </w:pPr>
      <w:r>
        <w:rPr>
          <w:rStyle w:val="CommentReference"/>
        </w:rPr>
        <w:annotationRef/>
      </w:r>
      <w:r>
        <w:t xml:space="preserve">New Section 6.5 (Minimum Flexibility Requirements), adopted from </w:t>
      </w:r>
      <w:r>
        <w:rPr>
          <w:b/>
          <w:bCs/>
        </w:rPr>
        <w:t>Wärtsilä Philippines, Inc.</w:t>
      </w:r>
      <w:r>
        <w:t xml:space="preserve"> (GAIR Comments Matrix, Row 124), which found that the draft set no minimum operational flexibility standard for the Facility Types, so plants with very different capabilities would be priced as equivalent. The matrix disposition (“Adopted with modification … Section 6 will be supplemented”) had not yet been carried into the text. The DOE has since fixed these standards in the Terms of Reference, so the Rules cross-refer to the TOR rather than restating them.</w:t>
      </w:r>
    </w:p>
    <w:p w14:paraId="10AE80AF" w14:textId="77777777" w:rsidR="0008735A" w:rsidRDefault="00000000">
      <w:pPr>
        <w:pStyle w:val="CommentText"/>
      </w:pPr>
      <w:r>
        <w:t>TOR values (DOE Terms of Reference, 24 August 2026, Section 2.6, new-build facilities; existing capacity must meet the CCGT values before availing of the Lot 1 five-year extension):</w:t>
      </w:r>
    </w:p>
    <w:p w14:paraId="118B609D" w14:textId="77777777" w:rsidR="0008735A" w:rsidRDefault="00000000">
      <w:pPr>
        <w:pStyle w:val="CommentText"/>
      </w:pPr>
      <w:r>
        <w:t>• CCGT: minimum stable load ≤40% of rated capacity; ramp rate ≥5% of rated capacity per minute; hot/warm/cold start ≤60/120/240 minutes.</w:t>
      </w:r>
    </w:p>
    <w:p w14:paraId="2B0632DD" w14:textId="77777777" w:rsidR="0008735A" w:rsidRDefault="00000000">
      <w:pPr>
        <w:pStyle w:val="CommentText"/>
      </w:pPr>
      <w:r>
        <w:t>• OCGT: minimum stable load ≤30%; ramp rate ≥8% per minute; hot/warm/cold start ≤20/30/60 minutes.</w:t>
      </w:r>
    </w:p>
    <w:p w14:paraId="27DA1B3C" w14:textId="77777777" w:rsidR="0008735A" w:rsidRDefault="00000000">
      <w:pPr>
        <w:pStyle w:val="CommentText"/>
      </w:pPr>
      <w:r>
        <w:t>• Gas-reciprocating engine: minimum stable load ≤10%; ramp rate ≥50% per minute; hot/warm/cold start ≤5/10/15 minutes.</w:t>
      </w:r>
    </w:p>
    <w:p w14:paraId="75538331" w14:textId="77777777" w:rsidR="0008735A" w:rsidRDefault="00000000">
      <w:pPr>
        <w:pStyle w:val="CommentText"/>
      </w:pPr>
      <w:r>
        <w:t>• All types: continuous load following (modular unit-by-unit for engines), AGC capability, primary frequency response, reactive power 0.85 lag to 0.90 lead.</w:t>
      </w:r>
    </w:p>
    <w:p w14:paraId="1FDCEA0F" w14:textId="77777777" w:rsidR="0008735A" w:rsidRDefault="00000000">
      <w:pPr>
        <w:pStyle w:val="CommentText"/>
      </w:pPr>
      <w:r>
        <w:t>These values belong in the Reference Parameters Resolution's statement of the reference project, not in these Rules.</w:t>
      </w:r>
    </w:p>
    <w:p w14:paraId="790C13A4" w14:textId="77777777" w:rsidR="0008735A" w:rsidRDefault="00000000">
      <w:pPr>
        <w:pStyle w:val="CommentText"/>
      </w:pPr>
      <w:r>
        <w:t xml:space="preserve">Proposed by: </w:t>
      </w:r>
      <w:r>
        <w:rPr>
          <w:b/>
          <w:bCs/>
        </w:rPr>
        <w:t>Wärtsilä Philippines, Inc.</w:t>
      </w:r>
      <w:r>
        <w:t>; DOE Policy Mandate (TOR, 24 August 2026, Section 2.6).</w:t>
      </w:r>
    </w:p>
    <w:p w14:paraId="5F5A84BF" w14:textId="77777777" w:rsidR="0008735A" w:rsidRDefault="00000000">
      <w:pPr>
        <w:pStyle w:val="CommentText"/>
      </w:pPr>
      <w:r>
        <w:t>ELI15: The DOE requires plants to start fast and change output quickly. The price ceiling is now based on a plant that can actually do that.</w:t>
      </w:r>
    </w:p>
  </w:comment>
  <w:comment w:id="289" w:author="Sharon O. Montaner" w:date="2026-10-17T23:01:00Z" w:initials="SOM">
    <w:p w14:paraId="48A4EBF9" w14:textId="77777777" w:rsidR="00BF3B75" w:rsidRDefault="00BF3B75" w:rsidP="00BF3B75">
      <w:r>
        <w:rPr>
          <w:rStyle w:val="CommentReference"/>
        </w:rPr>
        <w:annotationRef/>
      </w:r>
      <w:r>
        <w:rPr>
          <w:sz w:val="20"/>
          <w:szCs w:val="20"/>
        </w:rPr>
        <w:t>I think no need to be very specific in the Rules on the flexibility requirements as we do this per auction round based on the TOR, as already mentioned in the previous paragraph. Again, the issue in defining the capacity factor will entail higher rate recovery due to additional cost.</w:t>
      </w:r>
    </w:p>
  </w:comment>
  <w:comment w:id="2497" w:author="Franz" w:date="2026-10-19T09:00:00Z" w:initials="F">
    <w:p w14:paraId="209B4ABF" w14:textId="77777777">
      <w:pPr>
        <w:pStyle w:val="CommentText"/>
      </w:pPr>
      <w:r>
        <w:rPr>
          <w:rStyle w:val="CommentReference"/>
        </w:rPr>
        <w:annotationRef/>
      </w:r>
      <w:r>
        <w:t xml:space="preserve">Done. Sec. 6.5 is now one line pointing to the TOR flexibility requirements of each round. ELI15: The TOR already sets these, so the Rules just refer to it.</w:t>
      </w:r>
    </w:p>
  </w:comment>
  <w:comment w:id="293" w:author="Franz" w:date="2026-08-25T14:10:00Z" w:initials="F">
    <w:p w14:paraId="2EA36B21" w14:textId="77777777" w:rsidR="0008735A" w:rsidRDefault="00000000">
      <w:pPr>
        <w:pStyle w:val="CommentText"/>
      </w:pPr>
      <w:r>
        <w:rPr>
          <w:rStyle w:val="CommentReference"/>
        </w:rPr>
        <w:annotationRef/>
      </w:r>
      <w:r>
        <w:t xml:space="preserve">Comment from </w:t>
      </w:r>
      <w:r>
        <w:rPr>
          <w:b/>
          <w:bCs/>
        </w:rPr>
        <w:t>South Premiere Power Corp. (SPPC) and Excellent Energy Resources Inc. (EERI)</w:t>
      </w:r>
      <w:r>
        <w:t>: sought clarification on the disjunctive "or" in Section 7.1(a)-(b). ERC adopted: revised to "and," since DC2026-06-0013 Sec. 9.3 requires the ERC to issue both the methodology and the GAT Price together within the prescribed timeline; the draft's "or" was inconsistent with the DOE's mandate.</w:t>
      </w:r>
    </w:p>
    <w:p w14:paraId="4E519F5D" w14:textId="77777777" w:rsidR="0008735A" w:rsidRDefault="00000000">
      <w:pPr>
        <w:pStyle w:val="CommentText"/>
      </w:pPr>
      <w:r>
        <w:t xml:space="preserve">Proposed by: </w:t>
      </w:r>
      <w:r>
        <w:rPr>
          <w:b/>
          <w:bCs/>
        </w:rPr>
        <w:t>South Premiere Power Corp. (SPPC) and Excellent Energy Resources Inc. (EERI)</w:t>
      </w:r>
      <w:r>
        <w:t>.</w:t>
      </w:r>
    </w:p>
    <w:p w14:paraId="2C5B8C7A" w14:textId="77777777" w:rsidR="0008735A" w:rsidRDefault="00000000">
      <w:pPr>
        <w:pStyle w:val="CommentText"/>
      </w:pPr>
      <w:r>
        <w:rPr>
          <w:i/>
        </w:rPr>
        <w:t>ELI15: The word "or" in a list can accidentally mean "pick just one," when what was really meant was "do both." The source regulation requires the Commission to issue both the pricing method and the actual price together, so we fixed the word to say "and" instead.</w:t>
      </w:r>
    </w:p>
  </w:comment>
  <w:comment w:id="294" w:author="Franz" w:date="2026-08-25T23:53:00Z" w:initials="F">
    <w:p w14:paraId="4F28E80E"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(caught while checking pending/unactioned comments): </w:t>
      </w:r>
      <w:r>
        <w:rPr>
          <w:b/>
          <w:bCs/>
        </w:rPr>
        <w:t>South Premiere Power Corp. (SPPC) and Excellent Energy Resources Inc. (EERI)</w:t>
      </w:r>
      <w:r>
        <w:t xml:space="preserve"> pointed out the disjunctive "or" was inconsistent with DC2026-06-0013 Section 9.3's requirement that the ERC issue methodology and price together; ERC agreed, but "or" was never corrected. Fixed now.</w:t>
      </w:r>
    </w:p>
    <w:p w14:paraId="6F5B42B7" w14:textId="77777777" w:rsidR="0008735A" w:rsidRDefault="00000000">
      <w:pPr>
        <w:pStyle w:val="CommentText"/>
      </w:pPr>
      <w:r>
        <w:t xml:space="preserve">Proposed by: </w:t>
      </w:r>
      <w:r>
        <w:rPr>
          <w:b/>
          <w:bCs/>
        </w:rPr>
        <w:t>South Premiere Power Corp. (SPPC) and Excellent Energy Resources Inc. (EERI)</w:t>
      </w:r>
      <w:r>
        <w:t>. Status: belated implementation of a commitment already agreed to (see also Comment No. 8) but not carried into the rule text until this round.</w:t>
      </w:r>
    </w:p>
    <w:p w14:paraId="1B1B5A52" w14:textId="77777777" w:rsidR="0008735A" w:rsidRDefault="00000000">
      <w:pPr>
        <w:pStyle w:val="CommentText"/>
      </w:pPr>
      <w:r>
        <w:rPr>
          <w:i/>
        </w:rPr>
        <w:t>ELI15: Same fix as Comment No. 8 (changing "or" to "and") -- this documents that the agreement to fix it existed before the word was actually corrected.</w:t>
      </w:r>
    </w:p>
  </w:comment>
  <w:comment w:id="295" w:author="Sharon O. Montaner" w:date="2026-10-17T23:05:00Z" w:initials="SOM">
    <w:p w14:paraId="06438FFE" w14:textId="77777777" w:rsidR="00BF3B75" w:rsidRDefault="00BF3B75" w:rsidP="00BF3B75">
      <w:r>
        <w:rPr>
          <w:rStyle w:val="CommentReference"/>
        </w:rPr>
        <w:annotationRef/>
      </w:r>
      <w:r>
        <w:rPr>
          <w:sz w:val="20"/>
          <w:szCs w:val="20"/>
        </w:rPr>
        <w:t>Can we remove already this PDM? The methodology is already detailed in these Rules. The next issuance will already be the GAT Price.</w:t>
      </w:r>
    </w:p>
  </w:comment>
  <w:comment w:id="2498" w:author="Franz" w:date="2026-10-19T09:00:00Z" w:initials="F">
    <w:p w14:paraId="4BA6EC88" w14:textId="77777777">
      <w:pPr>
        <w:pStyle w:val="CommentText"/>
      </w:pPr>
      <w:r>
        <w:rPr>
          <w:rStyle w:val="CommentReference"/>
        </w:rPr>
        <w:annotationRef/>
      </w:r>
      <w:r>
        <w:t xml:space="preserve">Done. Sec. 7.1 now requires only the initial GAT Price within 60 days of the ITB; these Rules are the methodology. ELI15: The method is already here, so only the price is issued.</w:t>
      </w:r>
    </w:p>
  </w:comment>
  <w:comment w:id="298" w:author="Franz" w:date="2026-09-24T15:00:00Z" w:initials="F">
    <w:p w14:paraId="0364CE97" w14:textId="77777777" w:rsidR="0008735A" w:rsidRDefault="00042F1D">
      <w:pPr>
        <w:pStyle w:val="CommentText"/>
      </w:pPr>
      <w:r>
        <w:rPr>
          <w:rStyle w:val="CommentReference"/>
        </w:rPr>
        <w:annotationRef/>
      </w:r>
      <w:r>
        <w:t>Cross-reference fix: Section 7.2 said the key parameters are revised “pursuant to Section 16”, but Section 16 sets the Reference Gas Price for Blended Natural Gas and has nothing to do with DCF parameters. The key parameters are fixed and updated before each Auction Round under Section 8.7, so the reference now points there.</w:t>
      </w:r>
    </w:p>
    <w:p w14:paraId="4D561F51" w14:textId="77777777" w:rsidR="0008735A" w:rsidRDefault="00000000">
      <w:pPr>
        <w:pStyle w:val="CommentText"/>
      </w:pPr>
      <w:r>
        <w:t>Proposed by: Commission-Initiated Legal Harmonization (internal cross-reference check).</w:t>
      </w:r>
    </w:p>
    <w:p w14:paraId="7BFC438F" w14:textId="77777777" w:rsidR="0008735A" w:rsidRDefault="00000000">
      <w:pPr>
        <w:pStyle w:val="CommentText"/>
      </w:pPr>
      <w:r>
        <w:t>ELI15: The rule pointed to the wrong section. It now points to the right one.</w:t>
      </w:r>
    </w:p>
  </w:comment>
  <w:comment w:id="301" w:author="Sharon O. Montaner" w:date="2026-10-17T23:03:00Z" w:initials="SOM">
    <w:p w14:paraId="43A001BE" w14:textId="77777777" w:rsidR="00BF3B75" w:rsidRDefault="00BF3B75" w:rsidP="00BF3B75">
      <w:r>
        <w:rPr>
          <w:rStyle w:val="CommentReference"/>
        </w:rPr>
        <w:annotationRef/>
      </w:r>
      <w:r>
        <w:rPr>
          <w:sz w:val="20"/>
          <w:szCs w:val="20"/>
        </w:rPr>
        <w:t>We can actually delete this as our issuance will be published anyway and, a letter to DOE will suffice.</w:t>
      </w:r>
    </w:p>
    <w:p w14:paraId="5890CEBD" w14:textId="77777777" w:rsidR="00BF3B75" w:rsidRDefault="00BF3B75" w:rsidP="00BF3B75"/>
  </w:comment>
  <w:comment w:id="2499" w:author="Franz" w:date="2026-10-19T09:00:00Z" w:initials="F">
    <w:p w14:paraId="6703453C" w14:textId="77777777">
      <w:pPr>
        <w:pStyle w:val="CommentText"/>
      </w:pPr>
      <w:r>
        <w:rPr>
          <w:rStyle w:val="CommentReference"/>
        </w:rPr>
        <w:annotationRef/>
      </w:r>
      <w:r>
        <w:t xml:space="preserve">Done. Sec. 7.3 is deleted; the GAT Price is published and a letter to the DOE suffices. ELI15: Publishing it is enough.</w:t>
      </w:r>
    </w:p>
  </w:comment>
  <w:comment w:id="303" w:author="Franz" w:date="2026-09-24T00:00:00Z" w:initials="F">
    <w:p w14:paraId="17B8BCB0" w14:textId="77777777" w:rsidR="0008735A" w:rsidRDefault="00042F1D">
      <w:pPr>
        <w:pStyle w:val="CommentText"/>
      </w:pPr>
      <w:r>
        <w:rPr>
          <w:rStyle w:val="CommentReference"/>
        </w:rPr>
        <w:annotationRef/>
      </w:r>
      <w:r>
        <w:t>Candidate DCF inputs for the Reference Parameters Resolution. These are not Rules text, and each is shown with its source.</w:t>
      </w:r>
    </w:p>
    <w:p w14:paraId="252B6975" w14:textId="77777777" w:rsidR="0008735A" w:rsidRDefault="00000000">
      <w:pPr>
        <w:pStyle w:val="CommentText"/>
      </w:pPr>
      <w:r>
        <w:t xml:space="preserve">(1) </w:t>
      </w:r>
      <w:r>
        <w:rPr>
          <w:b/>
          <w:bCs/>
        </w:rPr>
        <w:t>White Paper on the Mid-Merit Gas Auction</w:t>
      </w:r>
      <w:r>
        <w:t xml:space="preserve"> (Alex Teicher, submitted 28 August 2026; reference plant based on SMC's Batangas CCGT): capacity 1,313 MW; capacity factor 45%; economic life 30 years (new) / 27.4 years (existing); heat rate 5,900 BTU/kWh; gearing 70% debt; pre-tax cost of debt 8%; WACC 10%; overnight capex US$900/kW; Fixed O&amp;M US$13.71/kW-yr; Variable O&amp;M US$2.00/MWh; G&amp;A 6% of Fixed plus Variable O&amp;M; corporate income tax the higher of 25% regular CIT or 2% MCIT from year 4 (CREATE Act).</w:t>
      </w:r>
    </w:p>
    <w:p w14:paraId="0D7965DA" w14:textId="77777777" w:rsidR="0008735A" w:rsidRDefault="00000000">
      <w:pPr>
        <w:pStyle w:val="CommentText"/>
      </w:pPr>
      <w:r>
        <w:t xml:space="preserve">(2) </w:t>
      </w:r>
      <w:r>
        <w:rPr>
          <w:b/>
          <w:bCs/>
        </w:rPr>
        <w:t>Wärtsilä Philippines, Inc.</w:t>
      </w:r>
      <w:r>
        <w:t xml:space="preserve"> (public consultation): the draft's reference assumed about US$600/kW for CCGT, with 50% of that value for OCGT and 70% for gas-reciprocating engines. </w:t>
      </w:r>
      <w:r>
        <w:rPr>
          <w:b/>
          <w:bCs/>
        </w:rPr>
        <w:t>Wärtsilä</w:t>
      </w:r>
      <w:r>
        <w:t xml:space="preserve"> said this is “substantially below current market prices” and does not reflect present-day EPC, financing, equipment, interconnection and inflation costs, and asked that it be updated using current market data.</w:t>
      </w:r>
    </w:p>
    <w:p w14:paraId="05452674" w14:textId="77777777" w:rsidR="0008735A" w:rsidRDefault="00000000">
      <w:pPr>
        <w:pStyle w:val="CommentText"/>
      </w:pPr>
      <w:r>
        <w:t xml:space="preserve">(3) </w:t>
      </w:r>
      <w:r>
        <w:rPr>
          <w:b/>
          <w:bCs/>
        </w:rPr>
        <w:t>Prime CoreGen Inc.</w:t>
      </w:r>
      <w:r>
        <w:t>: objected to a flat 7.5% G&amp;A rate and proposed basing G&amp;A on historical data (for example, about 5% of revenues). The 7.5% formula has since been removed (Comment 111).</w:t>
      </w:r>
    </w:p>
    <w:p w14:paraId="48E0E3D7" w14:textId="77777777" w:rsidR="0008735A" w:rsidRDefault="00000000">
      <w:pPr>
        <w:pStyle w:val="CommentText"/>
      </w:pPr>
      <w:r>
        <w:t>(4) Staff working figures (staff working file; source not independently verified): brownfield/greenfield capex of US$600/US$900 per kW for CCGT, US$450/US$520 for OCGT and US$750/US$850 for gas-reciprocating engines; 15-year debt tenor. The US$600/kW brownfield figure was earlier described as an average of two plants' costs (US$640 and US$588/kW), but the case citations behind those two figures could not be verified and were removed (CSW, Sixth item).</w:t>
      </w:r>
    </w:p>
    <w:p w14:paraId="769195AE" w14:textId="77777777" w:rsidR="0008735A" w:rsidRDefault="00000000">
      <w:pPr>
        <w:pStyle w:val="CommentText"/>
      </w:pPr>
      <w:r>
        <w:t>The capacity factor must also be reconciled with the TOR: 45% sits above the TOR's 37%–42% band for Lot 2 and new-build plants (see comment on Section 6).</w:t>
      </w:r>
    </w:p>
    <w:p w14:paraId="4A28279A" w14:textId="77777777" w:rsidR="0008735A" w:rsidRDefault="00000000">
      <w:pPr>
        <w:pStyle w:val="CommentText"/>
      </w:pPr>
      <w:r>
        <w:t xml:space="preserve">Proposed by: </w:t>
      </w:r>
      <w:r>
        <w:rPr>
          <w:b/>
          <w:bCs/>
        </w:rPr>
        <w:t>White Paper (A. Teicher)</w:t>
      </w:r>
      <w:r>
        <w:t xml:space="preserve">; </w:t>
      </w:r>
      <w:r>
        <w:rPr>
          <w:b/>
          <w:bCs/>
        </w:rPr>
        <w:t>Wärtsilä Philippines, Inc.</w:t>
      </w:r>
      <w:r>
        <w:t xml:space="preserve">; </w:t>
      </w:r>
      <w:r>
        <w:rPr>
          <w:b/>
          <w:bCs/>
        </w:rPr>
        <w:t>Prime CoreGen Inc.</w:t>
      </w:r>
      <w:r>
        <w:t>; Commission staff working file.</w:t>
      </w:r>
    </w:p>
    <w:p w14:paraId="01840E4C" w14:textId="77777777" w:rsidR="0008735A" w:rsidRDefault="00000000">
      <w:pPr>
        <w:pStyle w:val="CommentText"/>
      </w:pPr>
      <w:r>
        <w:t>ELI15: These are the candidate numbers for building the price model, with where each came from. Some come from submitted papers and some are staff estimates that still need checking.</w:t>
      </w:r>
    </w:p>
  </w:comment>
  <w:comment w:id="302" w:author="Franz" w:date="2026-08-25T14:10:00Z" w:initials="F">
    <w:p w14:paraId="42253ACC" w14:textId="77777777" w:rsidR="0008735A" w:rsidRDefault="00000000">
      <w:pPr>
        <w:pStyle w:val="CommentText"/>
      </w:pPr>
      <w:r>
        <w:rPr>
          <w:rStyle w:val="CommentReference"/>
        </w:rPr>
        <w:annotationRef/>
      </w:r>
      <w:r>
        <w:t xml:space="preserve">Comment from </w:t>
      </w:r>
      <w:r>
        <w:rPr>
          <w:b/>
          <w:bCs/>
        </w:rPr>
        <w:t>Manila Electric Company (MERALCO)</w:t>
      </w:r>
      <w:r>
        <w:t>: requested a worked explanation of how GAP is determined relative to the Winning Bidder's offer and logistics cost caps. ERC adopted with modification: committed to adding an explanatory note/illustrative example to Rule 2 clarifying that GAP is the bidder's own winning Price Offer (inclusive of the Section 8.6 Capped Landed Logistics Cost, subject to Section 17/Annex A caps), market-determined at or below the GAT Price.</w:t>
      </w:r>
    </w:p>
    <w:p w14:paraId="294D7F00" w14:textId="77777777" w:rsidR="0008735A" w:rsidRDefault="00000000">
      <w:pPr>
        <w:pStyle w:val="CommentText"/>
      </w:pPr>
      <w:r>
        <w:t xml:space="preserve">Proposed by: </w:t>
      </w:r>
      <w:r>
        <w:rPr>
          <w:b/>
          <w:bCs/>
        </w:rPr>
        <w:t>Manila Electric Company (MERALCO)</w:t>
      </w:r>
      <w:r>
        <w:t>.</w:t>
      </w:r>
    </w:p>
    <w:p w14:paraId="1D0DEE9B" w14:textId="77777777" w:rsidR="0008735A" w:rsidRDefault="00000000">
      <w:pPr>
        <w:pStyle w:val="CommentText"/>
      </w:pPr>
      <w:r>
        <w:rPr>
          <w:i/>
        </w:rPr>
        <w:t xml:space="preserve">ELI15: This is the same underlying question as Comment No. 4 -- </w:t>
      </w:r>
      <w:r>
        <w:rPr>
          <w:b/>
          <w:bCs/>
          <w:i/>
        </w:rPr>
        <w:t>MERALCO</w:t>
      </w:r>
      <w:r>
        <w:rPr>
          <w:i/>
        </w:rPr>
        <w:t xml:space="preserve"> wanted a clearer, step-by-step explanation of how the winning price is actually set, rather than just a definition. The clarification added to Rule 2 spells out that GAP is simply the bidder's own winning bid, capped at the ceiling the Commission publishes.</w:t>
      </w:r>
      <w:r>
        <w:t xml:space="preserve"> [Superseded 19 Oct 2026: the GAP no longer includes the CLLC; it covers CRF + OM.]</w:t>
      </w:r>
    </w:p>
  </w:comment>
  <w:comment w:id="304" w:author="Franz" w:date="2026-08-25T14:10:00Z" w:initials="F">
    <w:p w14:paraId="3A876E5A" w14:textId="77777777" w:rsidR="0008735A" w:rsidRDefault="00000000">
      <w:pPr>
        <w:pStyle w:val="CommentText"/>
      </w:pPr>
      <w:r>
        <w:rPr>
          <w:rStyle w:val="CommentReference"/>
        </w:rPr>
        <w:annotationRef/>
      </w:r>
      <w:r>
        <w:t xml:space="preserve">Comment from </w:t>
      </w:r>
      <w:r>
        <w:rPr>
          <w:b/>
          <w:bCs/>
        </w:rPr>
        <w:t>Prime CoreGen Inc.</w:t>
      </w:r>
      <w:r>
        <w:t>: the DCF Model's single Year-0 CAPEX treatment ignores interest-during-construction for multi-year builds, and the Operating Period may exceed the actual firm award term. ERC adopted in part: the Operating Period (Annex “A” Item A.8) will be conformed to the actual firm Certificate of Award term, not a longer projected plant life. The Year-0 CAPEX simplification itself was NOT adopted -- it is a deliberate reference-project modeling convention, with interest-during-construction implicitly reflected in the Reference Cost of Debt and Debt:Equity Ratio parameters (Items A.9-A.10) instead.</w:t>
      </w:r>
    </w:p>
    <w:p w14:paraId="78A13574" w14:textId="77777777" w:rsidR="0008735A" w:rsidRDefault="00000000">
      <w:pPr>
        <w:pStyle w:val="CommentText"/>
      </w:pPr>
      <w:r>
        <w:t xml:space="preserve">Proposed by: </w:t>
      </w:r>
      <w:r>
        <w:rPr>
          <w:b/>
          <w:bCs/>
        </w:rPr>
        <w:t>Prime CoreGen Inc.</w:t>
      </w:r>
    </w:p>
    <w:p w14:paraId="5B8C9D46" w14:textId="77777777" w:rsidR="0008735A" w:rsidRDefault="00000000">
      <w:pPr>
        <w:pStyle w:val="CommentText"/>
      </w:pPr>
      <w:r>
        <w:t>Commission defense (partial rejection): treating construction costs as a single lump-sum, Day-1 outlay is a standard, deliberate simplification used in reference-project financial modeling; splitting it across multiple years would add modeling complexity without changing the result, since the cost of financing construction is already captured through the debt and equity return assumptions. The Commission agreed only with the narrower, valid point about aligning the modeled plant life to the actual contract term.</w:t>
      </w:r>
    </w:p>
    <w:p w14:paraId="3C7A631E" w14:textId="77777777" w:rsidR="0008735A" w:rsidRDefault="00000000">
      <w:pPr>
        <w:pStyle w:val="CommentText"/>
      </w:pPr>
      <w:r>
        <w:rPr>
          <w:i/>
        </w:rPr>
        <w:t xml:space="preserve">ELI15: </w:t>
      </w:r>
      <w:r>
        <w:rPr>
          <w:b/>
          <w:bCs/>
          <w:i/>
        </w:rPr>
        <w:t>Prime CoreGen</w:t>
      </w:r>
      <w:r>
        <w:rPr>
          <w:i/>
        </w:rPr>
        <w:t xml:space="preserve"> made two separate points. One -- that the model should only assume the plant runs as long as its actual contract, not some longer theoretical lifespan -- was a fair catch and got fixed. The other -- that construction costs should be spread over several years instead of counted all at once -- was not adopted, because that's just a modeling shortcut that doesn't actually change the final price; the cost of borrowing during construction is already built into the interest-rate assumptions elsewhere.</w:t>
      </w:r>
    </w:p>
  </w:comment>
  <w:comment w:id="306" w:author="Franz" w:date="2026-09-01T09:00:00Z" w:initials="F">
    <w:p w14:paraId="3E3943D3" w14:textId="77777777" w:rsidR="0008735A" w:rsidRDefault="00042F1D">
      <w:pPr>
        <w:pStyle w:val="CommentText"/>
      </w:pPr>
      <w:r>
        <w:rPr>
          <w:rStyle w:val="CommentReference"/>
        </w:rPr>
        <w:annotationRef/>
      </w:r>
      <w:r>
        <w:t xml:space="preserve">New-comment-driven addition: </w:t>
      </w:r>
      <w:r>
        <w:rPr>
          <w:b/>
          <w:bCs/>
        </w:rPr>
        <w:t>Quezon Power Philippines, Inc.</w:t>
      </w:r>
      <w:r>
        <w:t xml:space="preserve"> (“Project San Francisco”) asked whether the bottom of the Reference Net Capacity Factor range functions as a guaranteed minimum dispatch or offtake for the contract year, noting that long-term gas contracting usually requires a minimum offtake. This addition resolves that ambiguity directly: the Reference Net Capacity Factor is a DCF pricing input only, with no dispatch or offtake guarantee attached, consistent with the existing energy-only Settlement Mechanism under Rule 5 (Sections 29-31), which pays strictly on Energy Delivered. This also forecloses, without need for separate action, a related but more far-reaching request from </w:t>
      </w:r>
      <w:r>
        <w:rPr>
          <w:b/>
          <w:bCs/>
        </w:rPr>
        <w:t>NAC Energy, Inc.</w:t>
      </w:r>
      <w:r>
        <w:t xml:space="preserve"> (“PH Hub”/Subic Bay LNG proposal) to convert this figure into a 60% Minimum Mid-Merit Dispatch Quantity guarantee -- an ask that was not adopted, as it would require restructuring the MMSA formula in Section 29 from an energy-only to a deemed-delivery basis.</w:t>
      </w:r>
    </w:p>
    <w:p w14:paraId="35EBCBE5" w14:textId="77777777" w:rsidR="0008735A" w:rsidRDefault="00000000">
      <w:pPr>
        <w:pStyle w:val="CommentText"/>
      </w:pPr>
      <w:r>
        <w:t xml:space="preserve">Proposed by: </w:t>
      </w:r>
      <w:r>
        <w:rPr>
          <w:b/>
          <w:bCs/>
        </w:rPr>
        <w:t>Quezon Power Philippines, Inc.</w:t>
      </w:r>
      <w:r>
        <w:t xml:space="preserve"> (comment dated 2026-08-28, “Question to Annex A Draft GAIR,” Section 30/Annex A.2).</w:t>
      </w:r>
    </w:p>
    <w:p w14:paraId="31F9ECA7" w14:textId="77777777" w:rsidR="0008735A" w:rsidRDefault="00000000">
      <w:pPr>
        <w:pStyle w:val="CommentText"/>
      </w:pPr>
      <w:r>
        <w:t>ELI15: It wasn't clear whether the “capacity factor” number used to price the plant also means the plant is promised that much running time every year. This says no -- it's just a math input for setting the price. The plant still only gets paid for power it actually delivers.</w:t>
      </w:r>
    </w:p>
  </w:comment>
  <w:comment w:id="311" w:author="Franz" w:date="2026-10-13T09:00:00Z" w:initials="F">
    <w:p w14:paraId="5BF8A20D" w14:textId="77777777" w:rsidR="0008735A" w:rsidRDefault="00000000">
      <w:pPr>
        <w:pStyle w:val="CommentText"/>
      </w:pPr>
      <w:r>
        <w:rPr>
          <w:rStyle w:val="CommentReference"/>
        </w:rPr>
        <w:annotationRef/>
      </w:r>
      <w:r>
        <w:rPr>
          <w:b/>
          <w:bCs/>
          <w:highlight w:val="cyan"/>
        </w:rPr>
        <w:t>Section 8.1.</w:t>
      </w:r>
      <w:r>
        <w:rPr>
          <w:highlight w:val="cyan"/>
        </w:rPr>
        <w:t xml:space="preserve"> "For further avoidance of doubt," replaced with "In addition,", following jayson.docx. The paragraph just before it already begins "For the avoidance of doubt", so a second "for further avoidance of doubt" read as repetition.</w:t>
      </w:r>
    </w:p>
    <w:p w14:paraId="6C6DAF53" w14:textId="77777777" w:rsidR="0008735A" w:rsidRDefault="00000000">
      <w:pPr>
        <w:pStyle w:val="CommentText"/>
      </w:pPr>
      <w:r>
        <w:rPr>
          <w:highlight w:val="cyan"/>
        </w:rPr>
        <w:t>Proposed by: Jayson (the boss), in jayson.docx; adopted by Franz.</w:t>
      </w:r>
    </w:p>
    <w:p w14:paraId="46EC04DA" w14:textId="77777777" w:rsidR="0008735A" w:rsidRDefault="00000000">
      <w:pPr>
        <w:pStyle w:val="CommentText"/>
      </w:pPr>
      <w:r>
        <w:rPr>
          <w:highlight w:val="cyan"/>
        </w:rPr>
        <w:t>ELI15: Same meaning, simpler words.</w:t>
      </w:r>
    </w:p>
  </w:comment>
  <w:comment w:id="308" w:author="Franz" w:date="2026-09-01T09:01:00Z" w:initials="F">
    <w:p w14:paraId="67830937" w14:textId="77777777" w:rsidR="0008735A" w:rsidRDefault="00042F1D">
      <w:pPr>
        <w:pStyle w:val="CommentText"/>
      </w:pPr>
      <w:r>
        <w:rPr>
          <w:rStyle w:val="CommentReference"/>
        </w:rPr>
        <w:annotationRef/>
      </w:r>
      <w:r>
        <w:t xml:space="preserve">New-comment-driven addition: </w:t>
      </w:r>
      <w:r>
        <w:rPr>
          <w:b/>
          <w:bCs/>
        </w:rPr>
        <w:t>Quezon Power Philippines, Inc.</w:t>
      </w:r>
      <w:r>
        <w:t xml:space="preserve"> noted that Annex A.3's Reference All-In Project Cost benchmark (drawn from the FNPC San Gabriel and EERI reference plants, averaged to a brownfield figure) reflects a brownfield expansion of an existing site, and asked how a greenfield project would achieve appropriate cost recovery. This addition confirms, as a matter of methodology, that the Commission may adopt separate brownfield and greenfield cost bases where warranted, and requires disclosure where it does not, so a genuine new-site developer is not priced as if it were expanding an existing facility.</w:t>
      </w:r>
    </w:p>
    <w:p w14:paraId="29058402" w14:textId="77777777" w:rsidR="0008735A" w:rsidRDefault="00000000">
      <w:pPr>
        <w:pStyle w:val="CommentText"/>
      </w:pPr>
      <w:r>
        <w:t xml:space="preserve">Proposed by: </w:t>
      </w:r>
      <w:r>
        <w:rPr>
          <w:b/>
          <w:bCs/>
        </w:rPr>
        <w:t>Quezon Power Philippines, Inc.</w:t>
      </w:r>
      <w:r>
        <w:t xml:space="preserve"> (comment dated 2026-08-28, “Question to Annex A Draft GAIR,” Annex A.3).</w:t>
      </w:r>
    </w:p>
    <w:p w14:paraId="53A61253" w14:textId="77777777" w:rsidR="0008735A" w:rsidRDefault="00000000">
      <w:pPr>
        <w:pStyle w:val="CommentText"/>
      </w:pPr>
      <w:r>
        <w:t>ELI15: The reference cost used to set prices was based on companies expanding existing plants, which is usually cheaper than building on a brand-new site. This says the Commission can use a different, higher cost figure for genuinely new-site projects, and must explain itself if it doesn't.</w:t>
      </w:r>
    </w:p>
  </w:comment>
  <w:comment w:id="314" w:author="Franz" w:date="2026-08-25T14:10:00Z" w:initials="F">
    <w:p w14:paraId="2519CC93" w14:textId="77777777" w:rsidR="0008735A" w:rsidRDefault="00000000">
      <w:pPr>
        <w:pStyle w:val="CommentText"/>
      </w:pPr>
      <w:r>
        <w:rPr>
          <w:rStyle w:val="CommentReference"/>
        </w:rPr>
        <w:annotationRef/>
      </w:r>
      <w:r>
        <w:t xml:space="preserve">Comment from </w:t>
      </w:r>
      <w:r>
        <w:rPr>
          <w:b/>
          <w:bCs/>
        </w:rPr>
        <w:t>Aboitiz Power Corporation</w:t>
      </w:r>
      <w:r>
        <w:t>: recommended that the Reference Cost of Debt and Required Equity Return be expressed in nominal (not real) terms, for comparability with nominal-peso project cash flows. ERC adopted: these rates and the resulting WACC will be expressed and applied on a nominal basis, consistent with the Section 8.3 Annual Cash-Flow Projection.</w:t>
      </w:r>
    </w:p>
    <w:p w14:paraId="69C9F5BF" w14:textId="77777777" w:rsidR="0008735A" w:rsidRDefault="00000000">
      <w:pPr>
        <w:pStyle w:val="CommentText"/>
      </w:pPr>
      <w:r>
        <w:t xml:space="preserve">Proposed by: </w:t>
      </w:r>
      <w:r>
        <w:rPr>
          <w:b/>
          <w:bCs/>
        </w:rPr>
        <w:t>Aboitiz Power Corporation</w:t>
      </w:r>
      <w:r>
        <w:t>.</w:t>
      </w:r>
    </w:p>
    <w:p w14:paraId="03E59222" w14:textId="77777777" w:rsidR="0008735A" w:rsidRDefault="00000000">
      <w:pPr>
        <w:pStyle w:val="CommentText"/>
      </w:pPr>
      <w:r>
        <w:rPr>
          <w:i/>
        </w:rPr>
        <w:t>ELI15: "Nominal" interest rates already include inflation; "real" rates strip it out. Since the rest of the financial model uses plain peso amounts that already include inflation, the interest and return-on-equity assumptions need to match that same basis, or the math won't line up.</w:t>
      </w:r>
    </w:p>
  </w:comment>
  <w:comment w:id="317" w:author="Franz" w:date="2026-10-08T09:00:00Z" w:initials="F">
    <w:p w14:paraId="1923CB7D" w14:textId="77777777" w:rsidR="0008735A" w:rsidRDefault="00000000">
      <w:pPr>
        <w:pStyle w:val="CommentText"/>
      </w:pPr>
      <w:r>
        <w:rPr>
          <w:rStyle w:val="CommentReference"/>
        </w:rPr>
        <w:annotationRef/>
      </w:r>
      <w:r>
        <w:t>Internal inconsistency fixed: Section 8.2 said the WACC is "used to discount the reference project's cash flows", while Sections 8.4 and 8.8.8 (formerly 8.9.8) and Figure 1 discount equity cash flows at Re and use the WACC only as a cross-check. A bidder could cite Section 8.2 to argue for a WACC-discounted (project) computation, which gives a different GAT Price.</w:t>
      </w:r>
    </w:p>
    <w:p w14:paraId="0D42498A" w14:textId="77777777" w:rsidR="0008735A" w:rsidRDefault="00000000">
      <w:pPr>
        <w:pStyle w:val="CommentText"/>
      </w:pPr>
      <w:r>
        <w:t>Proposed by: Commission-initiated (MOS-RED adversarial review).</w:t>
      </w:r>
    </w:p>
    <w:p w14:paraId="430BDF6A" w14:textId="77777777" w:rsidR="0008735A" w:rsidRDefault="00000000">
      <w:pPr>
        <w:pStyle w:val="CommentText"/>
      </w:pPr>
      <w:r>
        <w:t>ELI15: Two sections described two different discount rates. Now both say the same thing: the equity return is the one that counts, and the WACC is only a check.</w:t>
      </w:r>
    </w:p>
  </w:comment>
  <w:comment w:id="320" w:author="Franz" w:date="2026-08-25T16:16:00Z" w:initials="F">
    <w:p w14:paraId="3986CCC2" w14:textId="77777777" w:rsidR="0008735A" w:rsidRDefault="00000000">
      <w:pPr>
        <w:pStyle w:val="CommentText"/>
      </w:pPr>
      <w:r>
        <w:rPr>
          <w:rStyle w:val="CommentReference"/>
        </w:rPr>
        <w:annotationRef/>
      </w:r>
      <w:r>
        <w:t xml:space="preserve">The annual escalation of Fixed O&amp;M/Variable Non-Fuel O&amp;M/G&amp;A costs at a "Reference Cost Escalation Rate" (originally added in an earlier revision from the ADV-Natgas project finance model) has been removed, and the corresponding Key Parameter and Annex "A"/OCGT/Gas-Reciprocating item deleted. On re-review of the Commission's comments-and-dispositions matrix, ERC already ruled on this exact proposal from </w:t>
      </w:r>
      <w:r>
        <w:rPr>
          <w:b/>
          <w:bCs/>
        </w:rPr>
        <w:t>South Premiere Power Corp. (SPPC) and Excellent Energy Resources Inc. (EERI)</w:t>
      </w:r>
      <w:r>
        <w:t xml:space="preserve"> -- an identical request for annual CPI escalation within the DCF projection -- and rejected it: Annex "A" O&amp;M/G&amp;A reference values are fixed in nominal terms across the Reference Operating Period, with inflation captured only once, at the point those reference values are first calibrated/re-based, not as an ongoing year-by-year escalator inside a single DCF run. Reverting to that established position rather than maintaining a conflicting addition.</w:t>
      </w:r>
    </w:p>
    <w:p w14:paraId="036A13DC" w14:textId="77777777" w:rsidR="0008735A" w:rsidRDefault="00000000">
      <w:pPr>
        <w:pStyle w:val="CommentText"/>
      </w:pPr>
      <w:r>
        <w:t xml:space="preserve">Proposed by (the position ultimately reaffirmed): </w:t>
      </w:r>
      <w:r>
        <w:rPr>
          <w:b/>
          <w:bCs/>
        </w:rPr>
        <w:t>South Premiere Power Corp. (SPPC) and Excellent Energy Resources Inc. (EERI)</w:t>
      </w:r>
      <w:r>
        <w:t xml:space="preserve"> had asked for annual CPI escalation and were already told no; a Commission-initiated addition in an earlier revision accidentally reopened that same question, and was reverted once the conflict was caught.</w:t>
      </w:r>
    </w:p>
    <w:p w14:paraId="1788892F" w14:textId="77777777" w:rsidR="0008735A" w:rsidRDefault="00000000">
      <w:pPr>
        <w:pStyle w:val="CommentText"/>
      </w:pPr>
      <w:r>
        <w:rPr>
          <w:i/>
        </w:rPr>
        <w:t>ELI15: Two companies had already asked "can our operating costs go up every year with inflation inside the financial model," and the Commission had already said no -- costs get reset periodically instead, not escalated every single year. A later addition in an earlier revision accidentally re-introduced that same year-by-year escalation without realizing it conflicted with the earlier decision. Once caught, it was removed to stay consistent.</w:t>
      </w:r>
    </w:p>
  </w:comment>
  <w:comment w:id="319" w:author="Franz" w:date="2026-08-25T14:26:00Z" w:initials="F">
    <w:p w14:paraId="6C0394A2" w14:textId="77777777" w:rsidR="0008735A" w:rsidRDefault="00000000">
      <w:pPr>
        <w:pStyle w:val="CommentText"/>
      </w:pPr>
      <w:r>
        <w:rPr>
          <w:rStyle w:val="CommentReference"/>
        </w:rPr>
        <w:annotationRef/>
      </w:r>
      <w:r>
        <w:t>Added: a methodology clause addressing (a) plant capacity/efficiency degradation, and (b) periodic major-maintenance capital expenditure and terminal-year salvage value -- none of which the DCF Model described in Section 8 previously addressed explicitly. Source: the ADV Natural Gas Combined-Cycle project finance model (Model 4) used by Commission staff as the reference DCF workbook. These four items are standard line items in project-finance DCF/LCOE models generally (not unique to the cited template) and are needed for the DCF Model in Section 8 to be run to completion; no numeric values are introduced here, consistent with these Rules' methodology-only scope.</w:t>
      </w:r>
    </w:p>
    <w:p w14:paraId="6069EC68" w14:textId="77777777" w:rsidR="0008735A" w:rsidRDefault="00000000">
      <w:pPr>
        <w:pStyle w:val="CommentText"/>
      </w:pPr>
      <w:r>
        <w:t>Proposed by: Commission-initiated (Commission staff drafting review, not a specific stakeholder comment). Defense: a Discounted Cash Flow model cannot be run to completion without accounting for how a plant's output declines over time, its periodic major-overhaul costs, and its equipment's end-of-life value -- these are standard components of any project-finance model, not a novel or contested addition, so leaving them out would have made the DCF Model structurally incomplete regardless of what any one stakeholder proposed.</w:t>
      </w:r>
    </w:p>
    <w:p w14:paraId="5A9F3EA7" w14:textId="77777777" w:rsidR="0008735A" w:rsidRDefault="00000000">
      <w:pPr>
        <w:pStyle w:val="CommentText"/>
      </w:pPr>
      <w:r>
        <w:rPr>
          <w:i/>
        </w:rPr>
        <w:t>ELI15: A financial model that predicts a power plant's costs and revenue over 20+ years needs to account for the fact that machines wear out a little each year, need big repairs periodically, and are worth something for scrap/resale at the very end. Those weren't in the model before, which would have made its 20-year math incomplete. No dollar figures were added -- just the categories the Commission will later fill in.</w:t>
      </w:r>
    </w:p>
  </w:comment>
  <w:comment w:id="326" w:author="Franz" w:date="2026-08-25T23:23:00Z" w:initials="F">
    <w:p w14:paraId="2A336396" w14:textId="77777777" w:rsidR="0008735A" w:rsidRDefault="00000000">
      <w:pPr>
        <w:pStyle w:val="CommentText"/>
      </w:pPr>
      <w:r>
        <w:rPr>
          <w:rStyle w:val="CommentReference"/>
        </w:rPr>
        <w:annotationRef/>
      </w:r>
      <w:r>
        <w:t>Adopted from the Commission's comments-and-dispositions matrix (row 111) (</w:t>
      </w:r>
      <w:r>
        <w:rPr>
          <w:b/>
          <w:bCs/>
        </w:rPr>
        <w:t>Prime CoreGen Inc.</w:t>
      </w:r>
      <w:r>
        <w:t>): the DCF Model computed an after-tax EQUITY cash flow (net of debt service) but discounted it at the blended WACC -- an internal mismatch between an unlevered (WACC) and a levered (equity) valuation approach that biases the solved GAT Price. ERC's own recorded disposition on this comment already committed to fixing it: "the Commission will revise... to apply one consistent valuation framework -- anchored on the levered equity cash flow discounted at Re, since the model's cash flows... are already computed net of debt service and tax." Implementing that here: Section 8.4 now discounts the equity cash flow at the Reference Equity Required Rate of Return (Re, Annex "A" Item A.12) instead of WACC. WACC (Section 8.2) remains defined and used elsewhere as the blended cost of capital concept, but is no longer the discount rate in this specific solve.</w:t>
      </w:r>
    </w:p>
    <w:p w14:paraId="10803FF2" w14:textId="77777777" w:rsidR="0008735A" w:rsidRDefault="00000000">
      <w:pPr>
        <w:pStyle w:val="CommentText"/>
      </w:pPr>
      <w:r>
        <w:t xml:space="preserve">Proposed by: </w:t>
      </w:r>
      <w:r>
        <w:rPr>
          <w:b/>
          <w:bCs/>
        </w:rPr>
        <w:t>Prime CoreGen Inc.</w:t>
      </w:r>
      <w:r>
        <w:t xml:space="preserve"> (originally flagged as Comment No. 12 by </w:t>
      </w:r>
      <w:r>
        <w:rPr>
          <w:b/>
          <w:bCs/>
        </w:rPr>
        <w:t>Aboitiz Power Corporation</w:t>
      </w:r>
      <w:r>
        <w:t xml:space="preserve"> as well; both companies independently caught the same modeling inconsistency).</w:t>
      </w:r>
    </w:p>
    <w:p w14:paraId="2321E136" w14:textId="77777777" w:rsidR="0008735A" w:rsidRDefault="00000000">
      <w:pPr>
        <w:pStyle w:val="CommentText"/>
      </w:pPr>
      <w:r>
        <w:rPr>
          <w:i/>
        </w:rPr>
        <w:t>ELI15: This is a finance-math bug fix. The model was calculating cash flow left over after paying lenders back, but then discounting it using a rate meant for cash flow BEFORE paying lenders back -- like measuring your take-home pay but taxing it at the rate for your gross salary. This fixes the mismatch so the math is internally consistent.</w:t>
      </w:r>
    </w:p>
  </w:comment>
  <w:comment w:id="325" w:author="Franz" w:date="2026-08-25T14:10:00Z" w:initials="F">
    <w:p w14:paraId="65C9943B" w14:textId="77777777" w:rsidR="0008735A" w:rsidRDefault="00000000">
      <w:pPr>
        <w:pStyle w:val="CommentText"/>
      </w:pPr>
      <w:r>
        <w:rPr>
          <w:rStyle w:val="CommentReference"/>
        </w:rPr>
        <w:annotationRef/>
      </w:r>
      <w:r>
        <w:t xml:space="preserve">Comment from </w:t>
      </w:r>
      <w:r>
        <w:rPr>
          <w:b/>
          <w:bCs/>
        </w:rPr>
        <w:t>Aboitiz Power Corporation</w:t>
      </w:r>
      <w:r>
        <w:t>: discounting levered equity cash flows at the blended WACC understates the risk borne by residual equity claimants; proposed using the Reference Equity Required Rate of Return instead. ERC adopted: the Section 8.4 discounting mechanics will substitute the Reference Equity Required Rate of Return (Annex “A” Item A.12) for WACC.</w:t>
      </w:r>
    </w:p>
    <w:p w14:paraId="01487D72" w14:textId="77777777" w:rsidR="0008735A" w:rsidRDefault="00000000">
      <w:pPr>
        <w:pStyle w:val="CommentText"/>
      </w:pPr>
      <w:r>
        <w:t xml:space="preserve">Proposed by: </w:t>
      </w:r>
      <w:r>
        <w:rPr>
          <w:b/>
          <w:bCs/>
        </w:rPr>
        <w:t>Aboitiz Power Corporation</w:t>
      </w:r>
      <w:r>
        <w:t>.</w:t>
      </w:r>
    </w:p>
    <w:p w14:paraId="55012201" w14:textId="77777777" w:rsidR="0008735A" w:rsidRDefault="00000000">
      <w:pPr>
        <w:pStyle w:val="CommentText"/>
      </w:pPr>
      <w:r>
        <w:rPr>
          <w:i/>
        </w:rPr>
        <w:t>ELI15: This is a finance technicality: once debt repayments are already subtracted from a project's cash flow, what's left over belongs only to the equity investors, who take on more risk than lenders. Discounting that leftover cash at a blended (part-debt, part-equity) rate understates that extra risk. This comment is what led to the WACC/equity fix (Comment No. 68) carried through in this round.</w:t>
      </w:r>
    </w:p>
  </w:comment>
  <w:comment w:id="331" w:author="Franz" w:date="2026-08-25T14:10:00Z" w:initials="F">
    <w:p w14:paraId="278264EC" w14:textId="77777777" w:rsidR="0008735A" w:rsidRDefault="00000000">
      <w:pPr>
        <w:pStyle w:val="CommentText"/>
      </w:pPr>
      <w:r>
        <w:rPr>
          <w:rStyle w:val="CommentReference"/>
        </w:rPr>
        <w:annotationRef/>
      </w:r>
      <w:r>
        <w:t xml:space="preserve">Comment from </w:t>
      </w:r>
      <w:r>
        <w:rPr>
          <w:b/>
          <w:bCs/>
        </w:rPr>
        <w:t>Manila Electric Company (MERALCO)</w:t>
      </w:r>
      <w:r>
        <w:t>: asked whether the Capped Landed Logistics Cost (CLLC) embedded in the GAT Price/GAP is fixed for the delivery period or subject to adjustment, given Section 17's above-cap exception. ERC adopted with modification: CLLC is fixed once embedded in the winning GAP (subject only to the one-time indexation), and where bidders submit their own CLLC values, the applicable cap for policing the offer is the lower of the Commission's Section 17/Annex A maximum and the bidder-submitted value.</w:t>
      </w:r>
    </w:p>
    <w:p w14:paraId="50666788" w14:textId="77777777" w:rsidR="0008735A" w:rsidRDefault="00000000">
      <w:pPr>
        <w:pStyle w:val="CommentText"/>
      </w:pPr>
      <w:r>
        <w:t xml:space="preserve">Proposed by: </w:t>
      </w:r>
      <w:r>
        <w:rPr>
          <w:b/>
          <w:bCs/>
        </w:rPr>
        <w:t>Manila Electric Company (MERALCO)</w:t>
      </w:r>
      <w:r>
        <w:t>.</w:t>
      </w:r>
    </w:p>
    <w:p w14:paraId="039EB649" w14:textId="77777777" w:rsidR="0008735A" w:rsidRDefault="00000000">
      <w:pPr>
        <w:pStyle w:val="CommentText"/>
      </w:pPr>
      <w:r>
        <w:rPr>
          <w:i/>
        </w:rPr>
        <w:t>ELI15: Once a company locks in its price at auction, can it later come back and ask for more money for logistics costs? Mostly no -- it's fixed. And if a company bid using a lower logistics cost than the general cap, it's held to that lower number, not allowed to quietly slide up to the full cap later.</w:t>
      </w:r>
      <w:r>
        <w:t xml:space="preserve"> [Superseded 19 Oct 2026: the CLLC is no longer fixed in the GAP; it is billed monthly at the lesser of actual cost and cap. The lower-of rule for a disclosed CLLC value stays (Sec. 17).]</w:t>
      </w:r>
    </w:p>
  </w:comment>
  <w:comment w:id="333" w:author="Franz" w:date="2026-10-08T09:00:00Z" w:initials="F">
    <w:p w14:paraId="7AC3B4E1" w14:textId="77777777" w:rsidR="0008735A" w:rsidRDefault="00000000">
      <w:pPr>
        <w:pStyle w:val="CommentText"/>
      </w:pPr>
      <w:r>
        <w:rPr>
          <w:rStyle w:val="CommentReference"/>
        </w:rPr>
        <w:annotationRef/>
      </w:r>
      <w:r>
        <w:t>Gap fixed: Section 8.6 and Section 13.4 listed only three of the seven add-on components in Table 2 of Section 17 (regasification/terminal, pipeline, BOG). The other four (marine/trucking, LNG storage, gas processing/conditioning, metering) were then neither in the CLLC embedded in the GAT Price nor in the Fuel Cost (Section 13.4 excludes add-ons from the Fuel Cost). Both Sections now cover every Table 2 component.</w:t>
      </w:r>
    </w:p>
    <w:p w14:paraId="40FF1BF1" w14:textId="77777777" w:rsidR="0008735A" w:rsidRDefault="00000000">
      <w:pPr>
        <w:pStyle w:val="CommentText"/>
      </w:pPr>
      <w:r>
        <w:t>Proposed by: Commission-initiated (MOS-RED adversarial review).</w:t>
      </w:r>
    </w:p>
    <w:p w14:paraId="15DFBE4D" w14:textId="77777777" w:rsidR="0008735A" w:rsidRDefault="00000000">
      <w:pPr>
        <w:pStyle w:val="CommentText"/>
      </w:pPr>
      <w:r>
        <w:t>ELI15: Section 17 lists seven kinds of delivery costs, but two other sections only named three. The other four had no home. Now all seven are treated the same way.</w:t>
      </w:r>
      <w:r>
        <w:t xml:space="preserve"> [Superseded 19 Oct 2026: all Table 2 components are now in the CLLC component of the Fuel Cost, not the GAT Price.]</w:t>
      </w:r>
    </w:p>
  </w:comment>
  <w:comment w:id="338" w:author="Franz" w:date="2026-10-08T09:00:00Z" w:initials="F">
    <w:p w14:paraId="439449F8" w14:textId="77777777" w:rsidR="0008735A" w:rsidRDefault="00000000">
      <w:pPr>
        <w:pStyle w:val="CommentText"/>
      </w:pPr>
      <w:r>
        <w:rPr>
          <w:rStyle w:val="CommentReference"/>
        </w:rPr>
        <w:annotationRef/>
      </w:r>
      <w:r>
        <w:t>Two problems fixed. (1) "Capacity Recovery Fee" sits badly with the Section 28 proviso, which prohibits any "capacity fee or similar fixed charge"; a bidder or the MO could read the label as authority for a fixed capacity payment. The component is renamed and expressly stated to be per-kWh. (2) As a residual (GAT Price net of OM and CLLC), CRF also contains G&amp;A, land lease and taxes, which the old definition did not say.</w:t>
      </w:r>
    </w:p>
    <w:p w14:paraId="2AE67933" w14:textId="77777777" w:rsidR="0008735A" w:rsidRDefault="00000000">
      <w:pPr>
        <w:pStyle w:val="CommentText"/>
      </w:pPr>
      <w:r>
        <w:t>Proposed by: Commission-initiated (MOS-RED adversarial review; consistency with DOE DC2026-06-0013 Section 7.2, under which Winning Bidders are paid the GAP on actual energy delivered).</w:t>
      </w:r>
    </w:p>
    <w:p w14:paraId="66C465A7" w14:textId="77777777" w:rsidR="0008735A" w:rsidRDefault="00000000">
      <w:pPr>
        <w:pStyle w:val="CommentText"/>
      </w:pPr>
      <w:r>
        <w:t>ELI15: The formula called one part a "capacity fee", but the Rules ban capacity fees. It is only a per-kWh slice of the price, so it is now described that way.</w:t>
      </w:r>
      <w:r>
        <w:t xml:space="preserve"> [Superseded 19 Oct 2026: CRF is now the residual net of OM only, since the CLLC left the GAT Price.]</w:t>
      </w:r>
    </w:p>
  </w:comment>
  <w:comment w:id="335" w:author="Franz" w:date="2026-09-17T00:00:00Z" w:initials="F">
    <w:p w14:paraId="177CA67D" w14:textId="77777777" w:rsidR="0008735A" w:rsidRDefault="00042F1D">
      <w:pPr>
        <w:pStyle w:val="CommentText"/>
      </w:pPr>
      <w:r>
        <w:rPr>
          <w:rStyle w:val="CommentReference"/>
        </w:rPr>
        <w:annotationRef/>
      </w:r>
      <w:r>
        <w:t>Consistency fix: the GAT Price decomposition formula above (GATP = CRF + OM + CLLC) used the abbreviation “CRF” without ever defining it anywhere in these Rules, and used “CLLC” before that term is spelled out later in Section 22(f). This adds the missing definitions: CRF is identified as the Capacity Recovery Fee (the capital-recovery component of the levelized GAT Price solved under Section 8.4), OM as the levelized Fixed and Variable O&amp;M cost components, and CLLC as the Capped Landed Logistics Cost component already described in the preceding paragraph of this Section.</w:t>
      </w:r>
    </w:p>
    <w:p w14:paraId="240BD5B0" w14:textId="77777777" w:rsidR="0008735A" w:rsidRDefault="00000000">
      <w:pPr>
        <w:pStyle w:val="CommentText"/>
      </w:pPr>
      <w:r>
        <w:t>Proposed by: Commission-initiated (internal consistency fix; found during a document-wide check for undefined formula variables).</w:t>
      </w:r>
    </w:p>
    <w:p w14:paraId="75119754" w14:textId="77777777" w:rsidR="0008735A" w:rsidRDefault="00000000">
      <w:pPr>
        <w:pStyle w:val="CommentText"/>
      </w:pPr>
      <w:r>
        <w:t>ELI15: The GAT Price formula used a label (“CRF”) that was never explained anywhere in the document. This adds the missing explanation so the formula is self-contained.</w:t>
      </w:r>
      <w:r>
        <w:t xml:space="preserve"> [Superseded 19 Oct 2026: the formula is now GATP = CRF + OM; the CLLC is in the Fuel Cost (Sec. 18).]</w:t>
      </w:r>
    </w:p>
  </w:comment>
  <w:comment w:id="342" w:author="Franz" w:date="2026-09-24T12:00:00Z" w:initials="F">
    <w:p w14:paraId="3EE75BEA" w14:textId="77777777" w:rsidR="0008735A" w:rsidRDefault="00042F1D">
      <w:pPr>
        <w:pStyle w:val="CommentText"/>
      </w:pPr>
      <w:r>
        <w:rPr>
          <w:rStyle w:val="CommentReference"/>
        </w:rPr>
        <w:annotationRef/>
      </w:r>
      <w:r>
        <w:t>Figure 1 redrawn to match the current text of Sections 5, 8 and 9. Corrections: (1) the operating-expenditure box now lists every item Sections 8.3 and 8.8.3 require (G&amp;A, land/site lease, local business and real property taxes, major maintenance, degradation and salvage), not just Fixed and Variable O&amp;M; (2) the inputs box refers to Annex “A” Items A.1–A.27 fixed through the Reference Parameters Resolution; the old version listed “WACC”, which is only a cross-check under Section 8.8.8; (3) the ceiling box cited “Sections 5, 6.1”, but Section 6.1 of these Rules defines CCGT facilities, so it now cites Section 5 only; (4) the fuel box no longer has an arrow into the ceiling box, which wrongly suggested Fuel Cost is added to the ceiling; it now says Fuel Cost is added at settlement under Section 29; (5) the GAT Price box notes the Section 9.3 exclusion of transmission assets. The figure contains no numerical values.</w:t>
      </w:r>
    </w:p>
    <w:p w14:paraId="4CBDF726" w14:textId="77777777" w:rsidR="0008735A" w:rsidRDefault="00000000">
      <w:pPr>
        <w:pStyle w:val="CommentText"/>
      </w:pPr>
      <w:r>
        <w:t>Proposed by: Commission-initiated (figure-to-text consistency check).</w:t>
      </w:r>
    </w:p>
    <w:p w14:paraId="2EBF5029" w14:textId="77777777" w:rsidR="0008735A" w:rsidRDefault="00000000">
      <w:pPr>
        <w:pStyle w:val="CommentText"/>
      </w:pPr>
      <w:r>
        <w:t>ELI15: The diagram of how the ceiling price is worked out had left out several costs and pointed to the wrong section. It now matches the text.</w:t>
      </w:r>
    </w:p>
  </w:comment>
  <w:comment w:id="341" w:author="Franz" w:date="2026-08-26T03:08:00Z" w:initials="FX">
    <w:p w14:paraId="7C73092F" w14:textId="77777777" w:rsidR="0008735A" w:rsidRDefault="00000000">
      <w:pPr>
        <w:pStyle w:val="CommentText"/>
      </w:pPr>
      <w:r>
        <w:rPr>
          <w:rStyle w:val="CommentReference"/>
        </w:rPr>
        <w:annotationRef/>
      </w:r>
      <w:r>
        <w:t>Corrected: Figure 1's flowchart previously labeled the DCF solve step as "Discount at WACC (Section 8.4)", but Section 8.4 and Section 8.8.8's own text (as aligned to the ADV-Natgas reference model this revision) both discount the equity cash flows at the Reference Equity Required Rate of Return (Re) to solve NPV of Equity Cash Flow = 0 -- WACC is used only for an optional pre-tax reasonableness cross-check under Section 8.8.8 that does not displace the equity solve. The figure has been redrawn to show the correct discount rate (Re) as the operative mechanism, with the WACC cross-check shown as a separate, non-displacing side note.</w:t>
      </w:r>
    </w:p>
    <w:p w14:paraId="64345D89" w14:textId="77777777" w:rsidR="0008735A" w:rsidRDefault="0008735A">
      <w:pPr>
        <w:pStyle w:val="CommentText"/>
      </w:pPr>
    </w:p>
    <w:p w14:paraId="47F54E93" w14:textId="77777777" w:rsidR="0008735A" w:rsidRDefault="00000000">
      <w:pPr>
        <w:pStyle w:val="CommentText"/>
      </w:pPr>
      <w:r>
        <w:t>Proposed by: Commission-initiated (Commission staff drafting review). Defense: the figure and the operative Rules text must describe the same computation; leaving the figure showing WACC as the primary discount rate would contradict Section 8.4's own express text and could mislead a reader implementing the DCF Model.</w:t>
      </w:r>
    </w:p>
    <w:p w14:paraId="28D43645" w14:textId="77777777" w:rsidR="0008735A" w:rsidRDefault="0008735A">
      <w:pPr>
        <w:pStyle w:val="CommentText"/>
      </w:pPr>
    </w:p>
    <w:p w14:paraId="7032B8E0" w14:textId="77777777" w:rsidR="0008735A" w:rsidRDefault="00000000">
      <w:pPr>
        <w:pStyle w:val="CommentText"/>
      </w:pPr>
      <w:r>
        <w:t>ELI15: The diagram said the math uses one interest rate (WACC) to find the price, but the actual rule text says to use a different rate (the equity return rate, Re) instead, and only uses WACC as an optional sanity check on the side. The picture didn't match the words, so the picture was fixed to match.</w:t>
      </w:r>
    </w:p>
  </w:comment>
  <w:comment w:id="344" w:author="Franz" w:date="2026-10-08T09:00:00Z" w:initials="F">
    <w:p w14:paraId="64EB51F9" w14:textId="77777777" w:rsidR="0008735A" w:rsidRDefault="00000000">
      <w:pPr>
        <w:pStyle w:val="CommentText"/>
      </w:pPr>
      <w:r>
        <w:rPr>
          <w:rStyle w:val="CommentReference"/>
        </w:rPr>
        <w:annotationRef/>
      </w:r>
      <w:r>
        <w:t>Deleted as a duplicate: the same statement (the Reference GATP for the initial CCGT Auction Round is determined by the Commission and set out at Annex "A" Item A.19) appears at the end of Section 8.7. This copy also sat in Section 8.6 and referred to Annex items "above" and "below" in a way that did not match their position.</w:t>
      </w:r>
    </w:p>
    <w:p w14:paraId="32B4AD2D" w14:textId="77777777" w:rsidR="0008735A" w:rsidRDefault="00000000">
      <w:pPr>
        <w:pStyle w:val="CommentText"/>
      </w:pPr>
      <w:r>
        <w:t>Proposed by: Commission-initiated (MOS-RED adversarial review).</w:t>
      </w:r>
    </w:p>
    <w:p w14:paraId="58646A84" w14:textId="77777777" w:rsidR="0008735A" w:rsidRDefault="00000000">
      <w:pPr>
        <w:pStyle w:val="CommentText"/>
      </w:pPr>
      <w:r>
        <w:t>ELI15: The same sentence appeared twice. The extra copy is removed.</w:t>
      </w:r>
    </w:p>
  </w:comment>
  <w:comment w:id="362" w:author="Franz" w:date="2026-08-25T14:10:00Z" w:initials="F">
    <w:p w14:paraId="1F573B9F" w14:textId="77777777" w:rsidR="0008735A" w:rsidRDefault="00000000">
      <w:pPr>
        <w:pStyle w:val="CommentText"/>
      </w:pPr>
      <w:r>
        <w:rPr>
          <w:rStyle w:val="CommentReference"/>
        </w:rPr>
        <w:annotationRef/>
      </w:r>
      <w:r>
        <w:t xml:space="preserve">Comment from </w:t>
      </w:r>
      <w:r>
        <w:rPr>
          <w:b/>
          <w:bCs/>
        </w:rPr>
        <w:t>Aboitiz Power Corporation</w:t>
      </w:r>
      <w:r>
        <w:t>: pairing gross "Nameplate Capacity" with "Net Capacity Factor" without qualification is imprecise. ERC adopted: the Net Capacity Factor definition under Section 8.7 will clarify that nameplate capacity sets the denominator's ceiling, while numerator generation is measured net of station/auxiliary load.</w:t>
      </w:r>
    </w:p>
    <w:p w14:paraId="70970B4A" w14:textId="77777777" w:rsidR="0008735A" w:rsidRDefault="00000000">
      <w:pPr>
        <w:pStyle w:val="CommentText"/>
      </w:pPr>
      <w:r>
        <w:t xml:space="preserve">Proposed by: </w:t>
      </w:r>
      <w:r>
        <w:rPr>
          <w:b/>
          <w:bCs/>
        </w:rPr>
        <w:t>Aboitiz Power Corporation</w:t>
      </w:r>
      <w:r>
        <w:t>.</w:t>
      </w:r>
    </w:p>
    <w:p w14:paraId="6D990F7D" w14:textId="77777777" w:rsidR="0008735A" w:rsidRDefault="00000000">
      <w:pPr>
        <w:pStyle w:val="CommentText"/>
      </w:pPr>
      <w:r>
        <w:rPr>
          <w:i/>
        </w:rPr>
        <w:t xml:space="preserve">ELI15: Capacity Factor is a fraction: actual electricity produced divided by the maximum theoretically possible. </w:t>
      </w:r>
      <w:r>
        <w:rPr>
          <w:b/>
          <w:bCs/>
          <w:i/>
        </w:rPr>
        <w:t>Aboitiz</w:t>
      </w:r>
      <w:r>
        <w:rPr>
          <w:i/>
        </w:rPr>
        <w:t xml:space="preserve"> pointed out the definition wasn't clear about which "actual" and which "maximum" it meant. This spells it out precisely so everyone computes the fraction the same way.</w:t>
      </w:r>
    </w:p>
  </w:comment>
  <w:comment w:id="361" w:author="Franz" w:date="2026-08-25T14:10:00Z" w:initials="F">
    <w:p w14:paraId="23F4271F" w14:textId="77777777" w:rsidR="0008735A" w:rsidRDefault="00000000">
      <w:pPr>
        <w:pStyle w:val="CommentText"/>
      </w:pPr>
      <w:r>
        <w:rPr>
          <w:rStyle w:val="CommentReference"/>
        </w:rPr>
        <w:annotationRef/>
      </w:r>
      <w:r>
        <w:t xml:space="preserve">Comment from </w:t>
      </w:r>
      <w:r>
        <w:rPr>
          <w:b/>
          <w:bCs/>
        </w:rPr>
        <w:t>Panasia Energy Inc. (PEI) and Strategic Energy Development Inc. (SEDI)</w:t>
      </w:r>
      <w:r>
        <w:t>: original nameplate gross capacity may overstate actual deliverable capacity for existing/repowered facilities under DC2026-06-0013 Sec. 10.3. ERC adopted: Annex A Item A.1 and the Section 8.7 Key Parameters will reference dependable (net, age- and ambient-derated) capacity instead of original nameplate gross capacity for such facilities.</w:t>
      </w:r>
    </w:p>
    <w:p w14:paraId="688D9BB6" w14:textId="77777777" w:rsidR="0008735A" w:rsidRDefault="00000000">
      <w:pPr>
        <w:pStyle w:val="CommentText"/>
      </w:pPr>
      <w:r>
        <w:t xml:space="preserve">Proposed by: </w:t>
      </w:r>
      <w:r>
        <w:rPr>
          <w:b/>
          <w:bCs/>
        </w:rPr>
        <w:t>Panasia Energy Inc. (PEI) and Strategic Energy Development Inc. (SEDI)</w:t>
      </w:r>
      <w:r>
        <w:t>.</w:t>
      </w:r>
    </w:p>
    <w:p w14:paraId="1B9B91F3" w14:textId="77777777" w:rsidR="0008735A" w:rsidRDefault="00000000">
      <w:pPr>
        <w:pStyle w:val="CommentText"/>
      </w:pPr>
      <w:r>
        <w:rPr>
          <w:i/>
        </w:rPr>
        <w:t>ELI15: A plant's factory-rated ("nameplate") capacity is often higher than what it can actually, reliably deliver once it's older or running in hot weather. For older or converted plants, this rule uses the realistic, de-rated number instead of the optimistic factory number, so the price math isn't based on capacity the plant can't actually produce.</w:t>
      </w:r>
    </w:p>
  </w:comment>
  <w:comment w:id="363" w:author="Franz" w:date="2026-09-24T15:00:00Z" w:initials="F">
    <w:p w14:paraId="3A3AE248" w14:textId="77777777" w:rsidR="0008735A" w:rsidRDefault="00042F1D">
      <w:pPr>
        <w:pStyle w:val="CommentText"/>
      </w:pPr>
      <w:r>
        <w:rPr>
          <w:rStyle w:val="CommentReference"/>
        </w:rPr>
        <w:annotationRef/>
      </w:r>
      <w:r>
        <w:t>Adopted: disclosure of the basis of every Key Parameter. Several commenters asked how particular values were derived and could not assess them without that information:</w:t>
      </w:r>
    </w:p>
    <w:p w14:paraId="0007B72E" w14:textId="77777777" w:rsidR="0008735A" w:rsidRDefault="00000000">
      <w:pPr>
        <w:pStyle w:val="CommentText"/>
      </w:pPr>
      <w:r>
        <w:t xml:space="preserve">• </w:t>
      </w:r>
      <w:r>
        <w:rPr>
          <w:b/>
          <w:bCs/>
        </w:rPr>
        <w:t>Siemens Energy, Inc.</w:t>
      </w:r>
      <w:r>
        <w:t>: ISO vs site conditions (Row 272), capacity-factor range (Row 410), O&amp;M benchmark applicability (Row 415), start-up fuel and cycling assumptions (Row 417), heat-rate references (Row 427), OCGT scaling ratios (Row 441).</w:t>
      </w:r>
    </w:p>
    <w:p w14:paraId="430B1D14" w14:textId="77777777" w:rsidR="0008735A" w:rsidRDefault="00000000">
      <w:pPr>
        <w:pStyle w:val="CommentText"/>
      </w:pPr>
      <w:r>
        <w:t xml:space="preserve">• </w:t>
      </w:r>
      <w:r>
        <w:rPr>
          <w:b/>
          <w:bCs/>
        </w:rPr>
        <w:t>Aboitiz Power Corporation</w:t>
      </w:r>
      <w:r>
        <w:t>: reference project selection (Row 146).</w:t>
      </w:r>
    </w:p>
    <w:p w14:paraId="1C67590B" w14:textId="77777777" w:rsidR="0008735A" w:rsidRDefault="00000000">
      <w:pPr>
        <w:pStyle w:val="CommentText"/>
      </w:pPr>
      <w:r>
        <w:t xml:space="preserve">• </w:t>
      </w:r>
      <w:r>
        <w:rPr>
          <w:b/>
          <w:bCs/>
        </w:rPr>
        <w:t>South Premiere Power Corp. (SPPC) and Excellent Energy Resources Inc. (EERI)</w:t>
      </w:r>
      <w:r>
        <w:t>: the “financial and technical assumptions” in Section 5 (Row 113).</w:t>
      </w:r>
    </w:p>
    <w:p w14:paraId="43CFB4C4" w14:textId="77777777" w:rsidR="0008735A" w:rsidRDefault="00000000">
      <w:pPr>
        <w:pStyle w:val="CommentText"/>
      </w:pPr>
      <w:r>
        <w:t xml:space="preserve">• </w:t>
      </w:r>
      <w:r>
        <w:rPr>
          <w:b/>
          <w:bCs/>
        </w:rPr>
        <w:t>Prime CoreGen Inc.</w:t>
      </w:r>
      <w:r>
        <w:t>: the unverifiable G&amp;A rate (Row 418).</w:t>
      </w:r>
    </w:p>
    <w:p w14:paraId="12569EC5" w14:textId="77777777" w:rsidR="0008735A" w:rsidRDefault="00000000">
      <w:pPr>
        <w:pStyle w:val="CommentText"/>
      </w:pPr>
      <w:r>
        <w:t xml:space="preserve">• </w:t>
      </w:r>
      <w:r>
        <w:rPr>
          <w:b/>
          <w:bCs/>
        </w:rPr>
        <w:t>White Paper on the Mid-Merit Gas Auction</w:t>
      </w:r>
      <w:r>
        <w:t xml:space="preserve"> (A. Teicher): publish the data, benchmarks and assumptions behind each parameter (Row 120).</w:t>
      </w:r>
    </w:p>
    <w:p w14:paraId="20159DB2" w14:textId="77777777" w:rsidR="0008735A" w:rsidRDefault="00000000">
      <w:pPr>
        <w:pStyle w:val="CommentText"/>
      </w:pPr>
      <w:r>
        <w:t>The Rules still contain no values; the new sentence requires the Reference Parameters Resolution to state the source and derivation of each one. Candidate values and their sources are recorded in Comments 162–166. The staff working figures there (for example US$600/US$900 per kW brownfield/greenfield CCGT capex and US$13.71/kW-yr Fixed O&amp;M) are exactly the kind of values this sentence will require to be sourced.</w:t>
      </w:r>
    </w:p>
    <w:p w14:paraId="784F7CFE" w14:textId="77777777" w:rsidR="0008735A" w:rsidRDefault="00000000">
      <w:pPr>
        <w:pStyle w:val="CommentText"/>
      </w:pPr>
      <w:r>
        <w:t xml:space="preserve">Proposed by: </w:t>
      </w:r>
      <w:r>
        <w:rPr>
          <w:b/>
          <w:bCs/>
        </w:rPr>
        <w:t>Siemens Energy, Inc.</w:t>
      </w:r>
      <w:r>
        <w:t xml:space="preserve">; </w:t>
      </w:r>
      <w:r>
        <w:rPr>
          <w:b/>
          <w:bCs/>
        </w:rPr>
        <w:t>Aboitiz Power Corporation</w:t>
      </w:r>
      <w:r>
        <w:t xml:space="preserve">; </w:t>
      </w:r>
      <w:r>
        <w:rPr>
          <w:b/>
          <w:bCs/>
        </w:rPr>
        <w:t>South Premiere Power Corp. (SPPC) and Excellent Energy Resources Inc. (EERI)</w:t>
      </w:r>
      <w:r>
        <w:t xml:space="preserve">; </w:t>
      </w:r>
      <w:r>
        <w:rPr>
          <w:b/>
          <w:bCs/>
        </w:rPr>
        <w:t>Prime CoreGen Inc.</w:t>
      </w:r>
      <w:r>
        <w:t xml:space="preserve">; </w:t>
      </w:r>
      <w:r>
        <w:rPr>
          <w:b/>
          <w:bCs/>
        </w:rPr>
        <w:t>White Paper (A. Teicher)</w:t>
      </w:r>
      <w:r>
        <w:t>.</w:t>
      </w:r>
    </w:p>
    <w:p w14:paraId="1C7B197B" w14:textId="77777777" w:rsidR="0008735A" w:rsidRDefault="00000000">
      <w:pPr>
        <w:pStyle w:val="CommentText"/>
      </w:pPr>
      <w:r>
        <w:t>ELI15: When the Commission sets each number, it must also say where the number came from, so bidders can check it.</w:t>
      </w:r>
    </w:p>
  </w:comment>
  <w:comment w:id="367" w:author="Franz" w:date="2026-08-25T23:55:00Z" w:initials="F">
    <w:p w14:paraId="398D4B3E"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Panasia Energy Inc. (PEI) and Strategic Energy Development Inc. (SEDI)</w:t>
      </w:r>
      <w:r>
        <w:t xml:space="preserve"> noted that original nameplate capacity overstates deliverable capacity for aged/repowered plants; ERC agreed to reference dependable derated capacity for those cases, but the Key Parameters table was left unrevised. Fixed now.</w:t>
      </w:r>
    </w:p>
    <w:p w14:paraId="7C8C4EE7" w14:textId="77777777" w:rsidR="0008735A" w:rsidRDefault="00000000">
      <w:pPr>
        <w:pStyle w:val="CommentText"/>
      </w:pPr>
      <w:r>
        <w:t xml:space="preserve">Proposed by: </w:t>
      </w:r>
      <w:r>
        <w:rPr>
          <w:b/>
          <w:bCs/>
        </w:rPr>
        <w:t>Panasia Energy Inc. (PEI) and Strategic Energy Development Inc. (SEDI)</w:t>
      </w:r>
      <w:r>
        <w:t>. Status: belated implementation of a commitment already agreed to (see also Comment No. 14) but not carried into the rule text until this round.</w:t>
      </w:r>
    </w:p>
    <w:p w14:paraId="2DBBFBC4" w14:textId="77777777" w:rsidR="0008735A" w:rsidRDefault="00000000">
      <w:pPr>
        <w:pStyle w:val="CommentText"/>
      </w:pPr>
      <w:r>
        <w:rPr>
          <w:i/>
        </w:rPr>
        <w:t>ELI15: Same fix as Comment No. 14 (using realistic, de-rated capacity instead of the optimistic factory number for older plants) -- this documents that the agreement to fix it existed before the table itself was actually updated.</w:t>
      </w:r>
    </w:p>
  </w:comment>
  <w:comment w:id="369" w:author="Sharon O. Montaner" w:date="2026-10-17T23:15:00Z" w:initials="SOM">
    <w:p w14:paraId="2EA344E0" w14:textId="77777777" w:rsidR="004A1889" w:rsidRDefault="004A1889" w:rsidP="004A1889">
      <w:r>
        <w:rPr>
          <w:rStyle w:val="CommentReference"/>
        </w:rPr>
        <w:annotationRef/>
      </w:r>
      <w:r>
        <w:rPr>
          <w:sz w:val="20"/>
          <w:szCs w:val="20"/>
        </w:rPr>
        <w:t>Should be based on testing.</w:t>
      </w:r>
    </w:p>
  </w:comment>
  <w:comment w:id="2500" w:author="Franz" w:date="2026-10-19T09:00:00Z" w:initials="F">
    <w:p w14:paraId="0479268B" w14:textId="77777777">
      <w:pPr>
        <w:pStyle w:val="CommentText"/>
      </w:pPr>
      <w:r>
        <w:rPr>
          <w:rStyle w:val="CommentReference"/>
        </w:rPr>
        <w:annotationRef/>
      </w:r>
      <w:r>
        <w:t xml:space="preserve">Done. Existing plants use the dependable capacity from the latest Capability Test Certificate (ERC Res. No. 27, s. 2026). ELI15: We use what the plant proved in a test.</w:t>
      </w:r>
    </w:p>
  </w:comment>
  <w:comment w:id="373" w:author="Franz" w:date="2026-10-08T09:00:00Z" w:initials="F">
    <w:p w14:paraId="1FB64DD2" w14:textId="77777777" w:rsidR="0008735A" w:rsidRDefault="00000000">
      <w:pPr>
        <w:pStyle w:val="CommentText"/>
      </w:pPr>
      <w:r>
        <w:rPr>
          <w:rStyle w:val="CommentReference"/>
        </w:rPr>
        <w:annotationRef/>
      </w:r>
      <w:r>
        <w:t>Consistency with the DOE Terms of Reference: TOR Sections 4.1 and 4.2 express the Capacity Factor (37%/38%–42%) as a share of the Awarded Gas Capacity, which is the Net Export Capacity (installed capacity less station use). The old wording measured net energy against gross nameplate capacity, which mixes bases and overstates the GAT Price denominator. Section 8.8.2 is aligned accordingly.</w:t>
      </w:r>
    </w:p>
    <w:p w14:paraId="2FD42CEF" w14:textId="77777777" w:rsidR="0008735A" w:rsidRDefault="00000000">
      <w:pPr>
        <w:pStyle w:val="CommentText"/>
      </w:pPr>
      <w:r>
        <w:t>Proposed by: Commission-initiated (MOS-RED adversarial review; DOE TOR Annex B Sections 4.1–4.2).</w:t>
      </w:r>
    </w:p>
    <w:p w14:paraId="79CC96C6" w14:textId="77777777" w:rsidR="0008735A" w:rsidRDefault="00000000">
      <w:pPr>
        <w:pStyle w:val="CommentText"/>
      </w:pPr>
      <w:r>
        <w:t>ELI15: The DOE measures the capacity factor against the plant's net output. The Rules now use the same yardstick, so the price is computed on the energy the plant can actually sell.</w:t>
      </w:r>
    </w:p>
  </w:comment>
  <w:comment w:id="375" w:author="Franz" w:date="2026-08-25T23:55:00Z" w:initials="F">
    <w:p w14:paraId="38C134D9"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Aboitiz Power Corporation</w:t>
      </w:r>
      <w:r>
        <w:t xml:space="preserve"> pointed out that pairing gross nameplate capacity with Net Capacity Factor, without qualifying the numerator, was imprecise; ERC agreed to clarify that nameplate sets the denominator while actual generation is measured net of station/auxiliary load, but the table text was left unrevised. Fixed now.</w:t>
      </w:r>
    </w:p>
    <w:p w14:paraId="67153987" w14:textId="77777777" w:rsidR="0008735A" w:rsidRDefault="00000000">
      <w:pPr>
        <w:pStyle w:val="CommentText"/>
      </w:pPr>
      <w:r>
        <w:t xml:space="preserve">Proposed by: </w:t>
      </w:r>
      <w:r>
        <w:rPr>
          <w:b/>
          <w:bCs/>
        </w:rPr>
        <w:t>Aboitiz Power Corporation</w:t>
      </w:r>
      <w:r>
        <w:t>. Status: belated implementation of a commitment already agreed to (see also Comment No. 15) but not carried into the rule text until this round.</w:t>
      </w:r>
    </w:p>
    <w:p w14:paraId="344CE1EF" w14:textId="77777777" w:rsidR="0008735A" w:rsidRDefault="00000000">
      <w:pPr>
        <w:pStyle w:val="CommentText"/>
      </w:pPr>
      <w:r>
        <w:rPr>
          <w:i/>
        </w:rPr>
        <w:t>ELI15: Same fix as Comment No. 15 (clarifying exactly what's on the top and bottom of the Capacity Factor fraction) -- this documents that the agreement to fix it existed before the table itself was actually updated.</w:t>
      </w:r>
    </w:p>
  </w:comment>
  <w:comment w:id="376" w:author="Franz" w:date="2026-08-25T23:53:00Z" w:initials="F">
    <w:p w14:paraId="04846B44"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(caught while checking pending/unactioned comments): </w:t>
      </w:r>
      <w:r>
        <w:rPr>
          <w:b/>
          <w:bCs/>
        </w:rPr>
        <w:t>Aboitiz Power Corporation</w:t>
      </w:r>
      <w:r>
        <w:t xml:space="preserve"> asked that Cost of Debt and Required Equity Return be expressly stated as nominal rates, consistent with the DCF Model's nominal-terms cash-flow projection; ERC agreed, but Annex "A" Items A.10/A.12 (and this Table) were left unrevised. Fixed now.</w:t>
      </w:r>
    </w:p>
    <w:p w14:paraId="6713B038" w14:textId="77777777" w:rsidR="0008735A" w:rsidRDefault="00000000">
      <w:pPr>
        <w:pStyle w:val="CommentText"/>
      </w:pPr>
      <w:r>
        <w:t xml:space="preserve">Proposed by: </w:t>
      </w:r>
      <w:r>
        <w:rPr>
          <w:b/>
          <w:bCs/>
        </w:rPr>
        <w:t>Aboitiz Power Corporation</w:t>
      </w:r>
      <w:r>
        <w:t>. Status: belated implementation of a commitment already agreed to (see also Comment No. 11) but not carried into the rule text until this round.</w:t>
      </w:r>
    </w:p>
    <w:p w14:paraId="795C4E19" w14:textId="77777777" w:rsidR="0008735A" w:rsidRDefault="00000000">
      <w:pPr>
        <w:pStyle w:val="CommentText"/>
      </w:pPr>
      <w:r>
        <w:rPr>
          <w:i/>
        </w:rPr>
        <w:t>ELI15: Same fix as Comment No. 11 (labeling interest and return-on-equity rates as "nominal") -- this documents that the agreement to fix it existed well before the label was actually added to the table.</w:t>
      </w:r>
    </w:p>
  </w:comment>
  <w:comment w:id="385" w:author="Franz" w:date="2026-08-25T14:10:00Z" w:initials="F">
    <w:p w14:paraId="652D1BA7" w14:textId="77777777" w:rsidR="0008735A" w:rsidRDefault="00000000">
      <w:pPr>
        <w:pStyle w:val="CommentText"/>
      </w:pPr>
      <w:r>
        <w:rPr>
          <w:rStyle w:val="CommentReference"/>
        </w:rPr>
        <w:annotationRef/>
      </w:r>
      <w:r>
        <w:t xml:space="preserve">Comment from </w:t>
      </w:r>
      <w:r>
        <w:rPr>
          <w:b/>
          <w:bCs/>
        </w:rPr>
        <w:t>Aboitiz Power Corporation</w:t>
      </w:r>
      <w:r>
        <w:t>: recommended including land acquisition cost in the transmission interconnection line cost computation. ERC adopted: land acquisition for the interconnection line/substation right-of-way is a legitimate capital cost properly includible here, consistent with AIPC's existing land-acquisition treatment -- subject to the same DC2026-06-0013 Sec. 11.3 exclusion for facilities turned over to the TNP.</w:t>
      </w:r>
    </w:p>
    <w:p w14:paraId="0E8AB834" w14:textId="77777777" w:rsidR="0008735A" w:rsidRDefault="00000000">
      <w:pPr>
        <w:pStyle w:val="CommentText"/>
      </w:pPr>
      <w:r>
        <w:t xml:space="preserve">Proposed by: </w:t>
      </w:r>
      <w:r>
        <w:rPr>
          <w:b/>
          <w:bCs/>
        </w:rPr>
        <w:t>Aboitiz Power Corporation</w:t>
      </w:r>
      <w:r>
        <w:t>.</w:t>
      </w:r>
    </w:p>
    <w:p w14:paraId="7AC950E5" w14:textId="77777777" w:rsidR="0008735A" w:rsidRDefault="00000000">
      <w:pPr>
        <w:pStyle w:val="CommentText"/>
      </w:pPr>
      <w:r>
        <w:rPr>
          <w:i/>
        </w:rPr>
        <w:t>ELI15: Building a power line sometimes means buying land or right-of-way for it, and that land cost was missing from the cost list. Since buying land for the rest of the plant is already an allowed cost, it makes sense to allow it here too, for consistency -- as long as it's not one of the lines that gets handed over to the grid company instead.</w:t>
      </w:r>
    </w:p>
  </w:comment>
  <w:comment w:id="386" w:author="Franz" w:date="2026-08-26T05:00:00Z" w:initials="FX">
    <w:p w14:paraId="18314F44" w14:textId="77777777" w:rsidR="0008735A" w:rsidRDefault="00000000">
      <w:pPr>
        <w:pStyle w:val="CommentText"/>
      </w:pPr>
      <w:r>
        <w:rPr>
          <w:rStyle w:val="CommentReference"/>
        </w:rPr>
        <w:annotationRef/>
      </w:r>
      <w:r>
        <w:t>Added: clarifying sentences to Table 1's Local Business Tax (LBT), Real Property Tax (RPT), and Interconnection/Transmission Cost rows, and to Annex "A"/"O"/"G" Item .3 (Reference All-In Project Cost), explaining why LBT, the RPT rate, and Interconnection/Transmission Cost each lack a dedicated Annex item of their own, resolving the two remaining gaps from the Section 8-vs-Annex "A" consistency check.</w:t>
      </w:r>
    </w:p>
    <w:p w14:paraId="36BA90BC" w14:textId="77777777" w:rsidR="0008735A" w:rsidRDefault="00000000">
      <w:pPr>
        <w:pStyle w:val="CommentText"/>
      </w:pPr>
      <w:r>
        <w:t>Proposed by: Commission-initiated (Commission staff drafting review, following up on the Section 8/Annex "A" consistency check). Defense: LBT and the RPT rate are prevailing rates set by the relevant local government unit's own revenue ordinance under the Local Government Code -- they are exogenous, publicly-verifiable local figures the Commission does not set a Reference default for, unlike the RPT Assessment Level (Annex "A" Item A.26 and counterparts), which is a genuinely Commission-determined input feeding into the RPT computation under Section 8.8.3. Interconnection/Transmission Cost, by contrast, is a real project-specific cost that does need a numeric value, but it was already meant to be captured as a location/distance-differentiating factor within the single Reference All-In Project Cost figure (Item .3) rather than as its own line -- consistent with how the reference project-finance model (ADV-Natgas-Combined-Cycle-Model4-USD-v3-demo) treats transmission-line and switchyard costs as components of overall EPC/All-in cost rather than a standalone reported figure. Making this linkage explicit, in both directions, closes the ambiguity without requiring a new item number in any of the three Annex tables.</w:t>
      </w:r>
    </w:p>
    <w:p w14:paraId="2E4F5C82" w14:textId="77777777" w:rsidR="0008735A" w:rsidRDefault="00000000">
      <w:pPr>
        <w:pStyle w:val="CommentText"/>
      </w:pPr>
      <w:r>
        <w:rPr>
          <w:i/>
        </w:rPr>
        <w:t>ELI15: Two different reasons explain why three cost items don't have their own line in the big reference-numbers table. Local business tax and property tax rates are just whatever the local city or municipality charges -- the Commission doesn't get to set those, so there's nothing for it to pre-decide. The interconnection/transmission line cost, on the other hand, DOES need a number, but it was always meant to be bundled into the single "total project cost" figure (which already varies by how far the plant is from the substation) rather than broken out on its own. This just says that out loud in both places so nobody wonders if something got left out by accident.</w:t>
      </w:r>
    </w:p>
  </w:comment>
  <w:comment w:id="399" w:author="Franz" w:date="2026-08-25T14:26:00Z" w:initials="F">
    <w:p w14:paraId="359CA365" w14:textId="77777777" w:rsidR="0008735A" w:rsidRDefault="00000000">
      <w:pPr>
        <w:pStyle w:val="CommentText"/>
      </w:pPr>
      <w:r>
        <w:rPr>
          <w:rStyle w:val="CommentReference"/>
        </w:rPr>
        <w:annotationRef/>
      </w:r>
      <w:r>
        <w:t>New Key Parameter: annual decline in capacity/efficiency over the Reference Operating Period, previously unaddressed by these Rules' DCF Model. Source: the ADV Natural Gas Combined-Cycle project finance model (Model 4) used by Commission staff as the reference DCF workbook.</w:t>
      </w:r>
    </w:p>
    <w:p w14:paraId="55352E0F" w14:textId="77777777" w:rsidR="0008735A" w:rsidRDefault="00000000">
      <w:pPr>
        <w:pStyle w:val="CommentText"/>
      </w:pPr>
      <w:r>
        <w:t>Proposed by: Commission-initiated (Commission staff drafting review). Defense: see Comment No. 47 -- plant degradation is a standard, physically-grounded input to any multi-decade generation financial model.</w:t>
      </w:r>
    </w:p>
    <w:p w14:paraId="7434E384" w14:textId="77777777" w:rsidR="0008735A" w:rsidRDefault="00000000">
      <w:pPr>
        <w:pStyle w:val="CommentText"/>
      </w:pPr>
      <w:r>
        <w:rPr>
          <w:i/>
        </w:rPr>
        <w:t>ELI15: Power plants naturally get a little less efficient each year as parts wear down. This adds a specific place in the model to account for that instead of pretending the plant performs exactly the same in year 20 as it did in year 1.</w:t>
      </w:r>
    </w:p>
  </w:comment>
  <w:comment w:id="405" w:author="Franz" w:date="2026-08-25T14:26:00Z" w:initials="F">
    <w:p w14:paraId="2C0938A3" w14:textId="77777777" w:rsidR="0008735A" w:rsidRDefault="00000000">
      <w:pPr>
        <w:pStyle w:val="CommentText"/>
      </w:pPr>
      <w:r>
        <w:rPr>
          <w:rStyle w:val="CommentReference"/>
        </w:rPr>
        <w:annotationRef/>
      </w:r>
      <w:r>
        <w:t>New Key Parameter: periodic major-overhaul capital expenditure as a distinct DCF cash-flow line item, previously folded into (and understating) Fixed O&amp;M Costs. Source: the ADV Natural Gas Combined-Cycle project finance model (Model 4) used by Commission staff as the reference DCF workbook.</w:t>
      </w:r>
    </w:p>
    <w:p w14:paraId="78CE9E74" w14:textId="77777777" w:rsidR="0008735A" w:rsidRDefault="00000000">
      <w:pPr>
        <w:pStyle w:val="CommentText"/>
      </w:pPr>
      <w:r>
        <w:t>Proposed by: Commission-initiated (Commission staff drafting review). Defense: see Comment No. 47 -- major overhauls (e.g., a turbine's hot-gas-path replacement) are large, periodic, and lumpy costs that are poorly represented if silently averaged into a plant's routine annual maintenance budget.</w:t>
      </w:r>
    </w:p>
    <w:p w14:paraId="29A1AECB" w14:textId="77777777" w:rsidR="0008735A" w:rsidRDefault="00000000">
      <w:pPr>
        <w:pStyle w:val="CommentText"/>
      </w:pPr>
      <w:r>
        <w:rPr>
          <w:i/>
        </w:rPr>
        <w:t>ELI15: Big machines like gas turbines need a major, expensive overhaul every several years -- not every year. Lumping that occasional big expense into the same bucket as everyday maintenance understates both numbers. This gives the big, occasional expense its own separate line.</w:t>
      </w:r>
    </w:p>
  </w:comment>
  <w:comment w:id="411" w:author="Franz" w:date="2026-08-25T14:26:00Z" w:initials="F">
    <w:p w14:paraId="3ABB75BE" w14:textId="77777777" w:rsidR="0008735A" w:rsidRDefault="00000000">
      <w:pPr>
        <w:pStyle w:val="CommentText"/>
      </w:pPr>
      <w:r>
        <w:rPr>
          <w:rStyle w:val="CommentReference"/>
        </w:rPr>
        <w:annotationRef/>
      </w:r>
      <w:r>
        <w:t>New Key Parameter: VAT/customs duty treatment for imported capital equipment, distinct from the existing Fuel VAT Rate (Section 18(d)/Annex "A" Item A.18), which applies only to the fuel commodity component. Source: the ADV Natural Gas Combined-Cycle project finance model (Model 4) used by Commission staff as the reference DCF workbook.</w:t>
      </w:r>
    </w:p>
    <w:p w14:paraId="44A0C540" w14:textId="77777777" w:rsidR="0008735A" w:rsidRDefault="00000000">
      <w:pPr>
        <w:pStyle w:val="CommentText"/>
      </w:pPr>
      <w:r>
        <w:t>Proposed by: Commission-initiated (Commission staff drafting review). Defense: imported turbines and major equipment can be subject to VAT and customs duties, which is a materially different tax question from the VAT on the ongoing fuel commodity already addressed elsewhere -- leaving it unaddressed would create ambiguity about how those upfront import taxes are treated in the capital-cost model.</w:t>
      </w:r>
    </w:p>
    <w:p w14:paraId="66BC102C" w14:textId="77777777" w:rsidR="0008735A" w:rsidRDefault="00000000">
      <w:pPr>
        <w:pStyle w:val="CommentText"/>
      </w:pPr>
      <w:r>
        <w:rPr>
          <w:i/>
        </w:rPr>
        <w:t>ELI15: Buying imported equipment (like turbines) can come with import taxes, and that's a totally different tax question from the tax on the gas fuel itself, which was already covered elsewhere. This adds a specific spot in the model for the equipment-import tax question.</w:t>
      </w:r>
    </w:p>
  </w:comment>
  <w:comment w:id="417" w:author="Franz" w:date="2026-08-25T15:49:00Z" w:initials="F">
    <w:p w14:paraId="57C565B7" w14:textId="77777777" w:rsidR="0008735A" w:rsidRDefault="00000000">
      <w:pPr>
        <w:pStyle w:val="CommentText"/>
      </w:pPr>
      <w:r>
        <w:rPr>
          <w:rStyle w:val="CommentReference"/>
        </w:rPr>
        <w:annotationRef/>
      </w:r>
      <w:r>
        <w:t>Added on re-checking the ADV Natural Gas Combined-Cycle project finance model (Model 4) for line-item costs to include. The model treats Salvage Value (% of All-In Project Cost) as an explicit, distinct input (a terminal-year cash inflow). This was previously addressed only in narrative form in the Section 8.3 escalation clause; it is now given its own Key Parameter and Annex "A"/OCGT/Gas-Reciprocating item (A.23/O.23/G.23), consistent with how the other two DCF additions (Plant Degradation Rate, Major Maintenance/Refurbishment Capex) were structured. No figure is introduced -- "to be determined by the Commission," per these Rules' methodology-only scope.</w:t>
      </w:r>
    </w:p>
    <w:p w14:paraId="4ADBEF60" w14:textId="77777777" w:rsidR="0008735A" w:rsidRDefault="00000000">
      <w:pPr>
        <w:pStyle w:val="CommentText"/>
      </w:pPr>
      <w:r>
        <w:t>Proposed by: Commission-initiated (Commission staff drafting review). Defense: this simply gives an already-mentioned concept (salvage value) its own clearly labeled, trackable parameter row instead of leaving it buried inside another clause's prose -- a formatting/completeness improvement, not a new substantive policy.</w:t>
      </w:r>
    </w:p>
    <w:p w14:paraId="727B242B" w14:textId="77777777" w:rsidR="0008735A" w:rsidRDefault="00000000">
      <w:pPr>
        <w:pStyle w:val="CommentText"/>
      </w:pPr>
      <w:r>
        <w:rPr>
          <w:i/>
        </w:rPr>
        <w:t>ELI15: The idea that old equipment is worth something for scrap or resale at the end of the contract was already mentioned in the rules, just buried in a paragraph about something else. This gives it its own clear, labeled line item so it's easier to find and track.</w:t>
      </w:r>
    </w:p>
  </w:comment>
  <w:comment w:id="423" w:author="Franz" w:date="2026-08-25T15:49:00Z" w:initials="F">
    <w:p w14:paraId="79276DD8" w14:textId="77777777" w:rsidR="0008735A" w:rsidRDefault="00000000">
      <w:pPr>
        <w:pStyle w:val="CommentText"/>
      </w:pPr>
      <w:r>
        <w:rPr>
          <w:rStyle w:val="CommentReference"/>
        </w:rPr>
        <w:annotationRef/>
      </w:r>
      <w:r>
        <w:t>Added upon the same re-check of the ADV Natural Gas Combined-Cycle project finance model (Model 4), which includes an explicit Initial Working Capital line item (funding for receivables/payables/inventory float at financial close) as part of its Sources and Uses of Funds. This was a genuine gap: neither the existing All-In Project Cost definition nor any other Key Parameter in these Rules addressed working capital funding at all. Added as a new Key Parameter and Annex "A"/OCGT/Gas-Reciprocating item (A.24/O.24/G.24), "to be determined by the Commission," consistent with these Rules' methodology-only scope.</w:t>
      </w:r>
    </w:p>
    <w:p w14:paraId="78ADEAC8" w14:textId="77777777" w:rsidR="0008735A" w:rsidRDefault="00000000">
      <w:pPr>
        <w:pStyle w:val="CommentText"/>
      </w:pPr>
      <w:r>
        <w:t>Proposed by: Commission-initiated (Commission staff drafting review). Defense: every real project needs upfront cash to cover day-to-day working capital (unpaid bills, inventory, etc.) at start-up, separate from its big-ticket construction costs -- omitting it from the DCF Model would understate the true upfront capital a project needs.</w:t>
      </w:r>
    </w:p>
    <w:p w14:paraId="4314E97A" w14:textId="77777777" w:rsidR="0008735A" w:rsidRDefault="00000000">
      <w:pPr>
        <w:pStyle w:val="CommentText"/>
      </w:pPr>
      <w:r>
        <w:rPr>
          <w:i/>
        </w:rPr>
        <w:t>ELI15: Besides the big cost of building a power plant, a company also needs a smaller pool of cash on hand at start-up to cover everyday things like unpaid bills and spare-parts inventory before revenue starts flowing in. That wasn't accounted for anywhere in the model, so it was added as its own item.</w:t>
      </w:r>
    </w:p>
  </w:comment>
  <w:comment w:id="429" w:author="Franz" w:date="2026-08-25T23:38:00Z" w:initials="F">
    <w:p w14:paraId="144DB9AD" w14:textId="77777777" w:rsidR="0008735A" w:rsidRDefault="00000000">
      <w:pPr>
        <w:pStyle w:val="CommentText"/>
      </w:pPr>
      <w:r>
        <w:rPr>
          <w:rStyle w:val="CommentReference"/>
        </w:rPr>
        <w:annotationRef/>
      </w:r>
      <w:r>
        <w:t>New Key Parameter: GEA4 Resolution ERC treats "Grace Period - Local and Foreign" as a distinct DCF input from the debt repayment/amortization period, since many project-finance facilities defer principal repayment for a period after commissioning. These Rules previously had only a "Reference Debt Repayment Period," with no way to specify whether that period includes or excludes an initial grace/deferral phase -- a real ambiguity for the debt-service schedule in the DCF Model. Added upon reviewing "GEA4 Resolution ERC" (a Commission resolution fixing DCF-model reference parameters for a Green Energy Auction round) for parameter-structure ideas to expand these Rules -- no values from that resolution are copied here, only the parameter category itself, adapted to methodology-only form.</w:t>
      </w:r>
    </w:p>
    <w:p w14:paraId="04D8D8D9" w14:textId="77777777" w:rsidR="0008735A" w:rsidRDefault="00000000">
      <w:pPr>
        <w:pStyle w:val="CommentText"/>
      </w:pPr>
      <w:r>
        <w:t>Proposed by: Commission-initiated (modeled on the structure of an existing ERC resolution for a different auction program, GEA4, not a specific stakeholder comment in this proceeding). Defense: this closes a genuine structural ambiguity -- without specifying whether a grace period exists and how long it is, the model cannot determine when debt principal payments actually begin, which affects every subsequent year's cash flow calculation.</w:t>
      </w:r>
    </w:p>
    <w:p w14:paraId="0E03BCC0" w14:textId="77777777" w:rsidR="0008735A" w:rsidRDefault="00000000">
      <w:pPr>
        <w:pStyle w:val="CommentText"/>
      </w:pPr>
      <w:r>
        <w:rPr>
          <w:i/>
        </w:rPr>
        <w:t>ELI15: Loans for big projects often let the borrower skip paying back the loan's principal for the first year or two while the project is still starting up (though interest may still accrue). The old rules never specified whether that kind of grace period exists or how long it is, which left a real gap in the debt math. This borrows the idea (not the numbers) from a similar ERC rule already used for a different power-auction program.</w:t>
      </w:r>
    </w:p>
  </w:comment>
  <w:comment w:id="435" w:author="Franz" w:date="2026-08-25T23:38:00Z" w:initials="F">
    <w:p w14:paraId="406CC2E7" w14:textId="77777777" w:rsidR="0008735A" w:rsidRDefault="00000000">
      <w:pPr>
        <w:pStyle w:val="CommentText"/>
      </w:pPr>
      <w:r>
        <w:rPr>
          <w:rStyle w:val="CommentReference"/>
        </w:rPr>
        <w:annotationRef/>
      </w:r>
      <w:r>
        <w:t>New Key Parameter: GEA4 Resolution ERC lists "Property Tax Valuation/Assessment Level" as a distinct input from the property tax rate itself, since actual real property tax payable is the assessed value (fair market value times the assessment level fixed by the local assessment ordinance) multiplied by the tax rate. These Rules' existing "Real Property Tax (RPT)" Key Parameter states only a rate, which is not by itself sufficient to compute the annual RPT cash outflow in the DCF Model without also fixing the assessment level. Added upon reviewing "GEA4 Resolution ERC" for parameter-structure ideas to expand these Rules -- no values from that resolution are copied here, only the parameter category itself, adapted to methodology-only form.</w:t>
      </w:r>
    </w:p>
    <w:p w14:paraId="277DF7C1" w14:textId="77777777" w:rsidR="0008735A" w:rsidRDefault="00000000">
      <w:pPr>
        <w:pStyle w:val="CommentText"/>
      </w:pPr>
      <w:r>
        <w:t>Proposed by: Commission-initiated (modeled on the structure of an existing ERC resolution for a different auction program, GEA4). Defense: a tax RATE alone cannot produce a tax AMOUNT without also knowing what value that rate is applied to -- omitting the assessment level left the model structurally unable to actually compute the real property tax cash outflow it claimed to include.</w:t>
      </w:r>
    </w:p>
    <w:p w14:paraId="269666CE" w14:textId="77777777" w:rsidR="0008735A" w:rsidRDefault="00000000">
      <w:pPr>
        <w:pStyle w:val="CommentText"/>
      </w:pPr>
      <w:r>
        <w:rPr>
          <w:i/>
        </w:rPr>
        <w:t>ELI15: Property tax isn't just "a percentage" -- it's a percentage OF something (the assessed value), and the rules never said what that assessed value actually is or how it's determined. Without that piece, you can't actually calculate the tax bill. This fills in that missing piece.</w:t>
      </w:r>
    </w:p>
  </w:comment>
  <w:comment w:id="442" w:author="Franz" w:date="2026-08-25T23:40:00Z" w:initials="F">
    <w:p w14:paraId="72F2AF72" w14:textId="77777777" w:rsidR="0008735A" w:rsidRDefault="00000000">
      <w:pPr>
        <w:pStyle w:val="CommentText"/>
      </w:pPr>
      <w:r>
        <w:rPr>
          <w:rStyle w:val="CommentReference"/>
        </w:rPr>
        <w:annotationRef/>
      </w:r>
      <w:r>
        <w:t>New Key Parameter, found on re-checking the ADV Natural Gas Combined-Cycle project finance model (Model 4). Its Tariff Breakdown sheet carries "Land Lease" as its own recurring operating cost line, separate from Fixed O&amp;M, Variable O&amp;M, and G&amp;A. These Rules had no equivalent -- a real gap if a reference project's site is leased rather than owned outright, since none of the existing OPEX Key Parameters would capture that cash outflow. Added as a new Key Parameter and Annex "A"/OCGT/Gas-Reciprocating item (A.27/O.27/G.27) and folded into the Section 8.3 Operating Expenditure formula. No figure is introduced -- "to be determined by the Commission."</w:t>
      </w:r>
    </w:p>
    <w:p w14:paraId="6341949C" w14:textId="77777777" w:rsidR="0008735A" w:rsidRDefault="00000000">
      <w:pPr>
        <w:pStyle w:val="CommentText"/>
      </w:pPr>
      <w:r>
        <w:t>Proposed by: Commission-initiated (Commission staff drafting review, based on re-examining a referenced project finance model, not a specific stakeholder comment). Defense: not every project owns its site outright -- where a site is leased, that ongoing lease payment is a real, recurring operating cost that the model must capture, or it will understate the project's true annual expenses whenever land is leased rather than purchased.</w:t>
      </w:r>
    </w:p>
    <w:p w14:paraId="65EF0999" w14:textId="77777777" w:rsidR="0008735A" w:rsidRDefault="00000000">
      <w:pPr>
        <w:pStyle w:val="CommentText"/>
      </w:pPr>
      <w:r>
        <w:rPr>
          <w:i/>
        </w:rPr>
        <w:t>ELI15: Some power plants sit on land the company owns; others sit on land the company only rents. For the ones that rent, that's a real monthly bill the old cost list never accounted for at all. This adds a place for that cost.</w:t>
      </w:r>
    </w:p>
  </w:comment>
  <w:comment w:id="441" w:author="Sharon O. Montaner" w:date="2026-10-17T23:21:00Z" w:initials="SOM">
    <w:p w14:paraId="1869A450" w14:textId="77777777" w:rsidR="001D1F8D" w:rsidRDefault="001D1F8D" w:rsidP="001D1F8D">
      <w:r>
        <w:rPr>
          <w:rStyle w:val="CommentReference"/>
        </w:rPr>
        <w:annotationRef/>
      </w:r>
      <w:r>
        <w:rPr>
          <w:sz w:val="20"/>
          <w:szCs w:val="20"/>
        </w:rPr>
        <w:t>I think we can remove this. In the All In Project Cost, we already included there land acquisition. If actual projects will decide to lease, then we leave it to them. But this will increase cost and rate.</w:t>
      </w:r>
    </w:p>
  </w:comment>
  <w:comment w:id="2501" w:author="Franz" w:date="2026-10-19T09:00:00Z" w:initials="F">
    <w:p w14:paraId="4F377FC1" w14:textId="77777777">
      <w:pPr>
        <w:pStyle w:val="CommentText"/>
      </w:pPr>
      <w:r>
        <w:rPr>
          <w:rStyle w:val="CommentReference"/>
        </w:rPr>
        <w:annotationRef/>
      </w:r>
      <w:r>
        <w:t xml:space="preserve">Done. Land lease is removed as a separate parameter; land stays in the All-In Project Cost. ELI15: Land is counted once, as a purchase.</w:t>
      </w:r>
    </w:p>
  </w:comment>
  <w:comment w:id="451" w:author="Franz" w:date="2026-08-26T01:09:00Z" w:initials="F">
    <w:p w14:paraId="1E502620" w14:textId="77777777" w:rsidR="0008735A" w:rsidRDefault="00000000">
      <w:pPr>
        <w:pStyle w:val="CommentText"/>
      </w:pPr>
      <w:r>
        <w:rPr>
          <w:rStyle w:val="CommentReference"/>
        </w:rPr>
        <w:annotationRef/>
      </w:r>
      <w:r>
        <w:t>Added: Section 8.8, a detailed technical/financial walkthrough of the DCF Model's annual cash-flow computation and its iterative solve for the GAT Price (debt amortization and grace period; revenue net of degradation; the full operating-expenditure stack; EBITDA and straight-line depreciation; interest, taxable income, and income tax; the full equity cash-flow waterfall including Year-0 equity funding and terminal-year salvage/working-capital recovery; and the goal-seek solve for a single levelized price at which equity NPV, discounted at Re, equals zero).</w:t>
      </w:r>
    </w:p>
    <w:p w14:paraId="03D3508D" w14:textId="77777777" w:rsidR="0008735A" w:rsidRDefault="00000000">
      <w:pPr>
        <w:pStyle w:val="CommentText"/>
      </w:pPr>
      <w:r>
        <w:t>Proposed by: Commission-initiated (Commission staff drafting review). Defense: Sections 8.1-8.8 already state the DCF Model's governing principles, but at a level too general to show the actual mechanics of the computation; a regulated methodology this consequential should be auditable and reproducible step-by-step by any interested party, not left to be inferred. As instructed, this Section adds only the computational mechanics (the formulas and their sequence) and introduces no numeric values, ranges, or figures -- every actual number remains reserved exclusively for the companion Reference Parameters Resolution, consistent with these Rules' methodology-only design.</w:t>
      </w:r>
    </w:p>
    <w:p w14:paraId="5CC5EA2B" w14:textId="77777777" w:rsidR="0008735A" w:rsidRDefault="00000000">
      <w:pPr>
        <w:pStyle w:val="CommentText"/>
      </w:pPr>
      <w:r>
        <w:t>Update: following the decision to use the ADV Natural Gas Combined-Cycle model (Model 4) for the GATP calculation in this Section, Section 8.8 was further revised to: (a) generalize debt sizing/amortization (8.9.1) and interest computation (8.9.5) to a multi-currency debt-tranche structure, matching that model's separate local-currency and foreign-currency debt schedules; (b) add lubricant/consumable costs to Operating Expenditure (8.9.3), a real O&amp;M cost item present in that model but previously omitted here; (c) add a new working-capital adjustment step (8.9.6), matching that model's receivables/payables/inventory and VAT-credit-timing mechanics; and (d) permit an asset-base weighted-average-cost-of-capital cross-check (8.9.8), matching that model's parallel "FiT Using Asset Base Methodology" worksheet. [Superseded in part, 8 October 2026: the ER 1-94 Contribution applies to all generation facilities and is now included in Section 8.8.3; see Comment 194.] Two of that model's line items -- Government Share and "ER 1-94 Contribution" -- were deliberately NOT imported: both are statutory contributions specific to indigenous-energy-resource development (e.g., geothermal, indigenous petroleum/coal service contracts) under distinct enabling law, with no evident statutory basis for a competitively-procured natural gas facility; importing them here would risk conflating this Section's DCF methodology with an inapplicable statutory regime, and Section 8.8.3 now says so expressly. As previously noted (see also Comment Nos. 47, 49, 50, 51), no company/vendor name behind the cited model's authorship could be independently verified from the workbook's own metadata; it is cited by its file name.</w:t>
      </w:r>
    </w:p>
    <w:p w14:paraId="2FB54F42" w14:textId="77777777" w:rsidR="0008735A" w:rsidRDefault="00000000">
      <w:pPr>
        <w:pStyle w:val="CommentText"/>
      </w:pPr>
      <w:r>
        <w:rPr>
          <w:i/>
        </w:rPr>
        <w:t>ELI15: The earlier sections said, in general terms, "the Commission builds a financial model and solves for a price." This spells out exactly how, step by step, like a recipe: how the loan(s) get sized and paid off (now handling loans in more than one currency separately, like the real example model does), how revenue and costs are calculated each year (now including lubricant costs), how day-to-day cash timing (unpaid bills, unsold inventory, tax refunds owed) affects the cash available, how taxes are computed, what counts as the leftover cash for investors, and how the Commission searches for the one price that makes the whole investment work out to exactly break-even for equity investors -- with an optional second math check using a different method as a sanity check. Two cost categories from the example model were deliberately left out because they only apply to a different kind of energy project (geothermal or locally-produced fuels), not to a competitively-bid gas plant. No actual dollar figures are in here -- those come later, in a separate resolution.</w:t>
      </w:r>
    </w:p>
  </w:comment>
  <w:comment w:id="450" w:author="Franz" w:date="2026-08-25T23:53:00Z" w:initials="F">
    <w:p w14:paraId="59AE766F" w14:textId="77777777" w:rsidR="0008735A" w:rsidRDefault="00000000">
      <w:pPr>
        <w:pStyle w:val="CommentText"/>
      </w:pPr>
      <w:r>
        <w:rPr>
          <w:rStyle w:val="CommentReference"/>
        </w:rPr>
        <w:annotationRef/>
      </w:r>
      <w:r>
        <w:t>The Section 8.8(b) public hearing is now mandatory in every case, rather than conditional on the volume/nature of comments or a stakeholder's written request.</w:t>
      </w:r>
    </w:p>
    <w:p w14:paraId="150269E7" w14:textId="77777777" w:rsidR="0008735A" w:rsidRDefault="00000000">
      <w:pPr>
        <w:pStyle w:val="CommentText"/>
      </w:pPr>
      <w:r>
        <w:t>Proposed by: Commission-initiated (Commission staff drafting review).</w:t>
      </w:r>
    </w:p>
    <w:p w14:paraId="18A573C6" w14:textId="77777777" w:rsidR="0008735A" w:rsidRDefault="00000000">
      <w:pPr>
        <w:pStyle w:val="CommentText"/>
      </w:pPr>
      <w:r>
        <w:rPr>
          <w:i/>
        </w:rPr>
        <w:t>ELI15: The earlier version of this new public-participation rule (Comment No. 58) only required a hearing sometimes, depending on how many comments came in. This makes the hearing required every single time, with no exceptions or judgment calls about whether enough people complained first.</w:t>
      </w:r>
    </w:p>
  </w:comment>
  <w:comment w:id="449" w:author="Franz" w:date="2026-08-25T15:31:00Z" w:initials="F">
    <w:p w14:paraId="1E5736E4" w14:textId="77777777" w:rsidR="0008735A" w:rsidRDefault="00000000">
      <w:pPr>
        <w:pStyle w:val="CommentText"/>
      </w:pPr>
      <w:r>
        <w:rPr>
          <w:rStyle w:val="CommentReference"/>
        </w:rPr>
        <w:annotationRef/>
      </w:r>
      <w:r>
        <w:t>Added in the Commission staff's consumer-protection review of the draft. The WHEREAS clauses state that the Reference Parameters Resolution's figures will be "informed by...the results of public consultation," but that commitment previously appeared only in the non-binding preamble -- no operative Section of these Rules actually required notice, a comment period, or a hearing before the Resolution (which will contain all of the auction's binding cost figures) is adopted. This new Section 8.8 makes that commitment enforceable, mirroring the public-notice practice already used for the annual Gas Price Benchmark update under Section 20.</w:t>
      </w:r>
    </w:p>
    <w:p w14:paraId="12E19901" w14:textId="77777777" w:rsidR="0008735A" w:rsidRDefault="00000000">
      <w:pPr>
        <w:pStyle w:val="CommentText"/>
      </w:pPr>
      <w:r>
        <w:t>Proposed by: Commission-initiated (Commission staff consumer-protection review, not a specific stakeholder comment). Defense: a WHEREAS clause is background/recital language and creates no binding legal obligation by itself; if the promise of public consultation on the document containing every binding cost figure existed only there, the Commission could adopt that Resolution without ever actually consulting the public, defeating the promise's purpose. Making it an operative Section closes that gap and brings this consultation requirement in line with the one GAIR already imposes for benchmark updates under Section 20.</w:t>
      </w:r>
    </w:p>
    <w:p w14:paraId="73B77C79" w14:textId="77777777" w:rsidR="0008735A" w:rsidRDefault="00000000">
      <w:pPr>
        <w:pStyle w:val="CommentText"/>
      </w:pPr>
      <w:r>
        <w:rPr>
          <w:i/>
        </w:rPr>
        <w:t>ELI15: The introduction to this resolution promised that big cost decisions would involve public input -- but a promise in the introduction isn't the same as an actual rule. This turns that promise into a real requirement: a comment period and a hearing before the big numbers get locked in, not just a courtesy mention.</w:t>
      </w:r>
    </w:p>
  </w:comment>
  <w:comment w:id="448" w:author="Franz" w:date="2026-08-26T03:00:00Z" w:initials="FX">
    <w:p w14:paraId="612F283D" w14:textId="77777777" w:rsidR="0008735A" w:rsidRDefault="00000000">
      <w:pPr>
        <w:pStyle w:val="CommentText"/>
      </w:pPr>
      <w:r>
        <w:rPr>
          <w:rStyle w:val="CommentReference"/>
        </w:rPr>
        <w:annotationRef/>
      </w:r>
      <w:r>
        <w:t>Deleted: Section 8.8 (Public Notice and Consultation for the Reference Parameters Resolution) and its cross-reference in Section 8.8.9. Section 8.8.9 now instead states that the Reference Parameters Resolution is fixed "consistent with the public consultation requirements generally applicable to Commission rulemaking," without prescribing the specific notice-period, hearing, and comment-disposition mechanics Section 8.8 had spelled out.</w:t>
      </w:r>
    </w:p>
    <w:p w14:paraId="692796C8" w14:textId="77777777" w:rsidR="0008735A" w:rsidRDefault="00000000">
      <w:pPr>
        <w:pStyle w:val="CommentText"/>
      </w:pPr>
      <w:r>
        <w:t>Proposed by: Commission-initiated (Commission staff drafting review). Defense/history: Section 8.8 was originally added in an earlier revision (see Comment No. 58) because the WHEREAS clauses' promise of public consultation was, at the time, non-binding recital language with no operative Section requiring it. That operative requirement is superseded on the basis that public consultation for Commission rulemaking, including the Reference Parameters Resolution, already applies generally and does not need GAIR-specific elaboration. For the avoidance of doubt, this is a decision to remove the GAIR-specific detail (the fifteen-day comment period, the mandatory hearing under Comment No. 84, and the comment-disposition summary requirement) as redundant with the generally applicable requirement, not a decision that the Reference Parameters Resolution is exempt from public consultation.</w:t>
      </w:r>
    </w:p>
    <w:p w14:paraId="2ED062B4" w14:textId="77777777" w:rsidR="0008735A" w:rsidRDefault="00000000">
      <w:pPr>
        <w:pStyle w:val="CommentText"/>
      </w:pPr>
      <w:r>
        <w:rPr>
          <w:i/>
        </w:rPr>
        <w:t>ELI15: An earlier round added a detailed "how to do public consultation" checklist for this one specific resolution, because at the time nothing else in the rules required it. Now the instruction is: don't bother spelling that out here, because the ERC already has to do public consultation for basically everything it makes rules about, so repeating the checklist in this document is unnecessary detail, not a loosening of the underlying consultation requirement.</w:t>
      </w:r>
    </w:p>
  </w:comment>
  <w:comment w:id="457" w:author="Franz" w:date="2026-10-08T09:00:00Z" w:initials="F">
    <w:p w14:paraId="0B676A63" w14:textId="77777777" w:rsidR="0008735A" w:rsidRDefault="00000000">
      <w:pPr>
        <w:pStyle w:val="CommentText"/>
      </w:pPr>
      <w:r>
        <w:rPr>
          <w:rStyle w:val="CommentReference"/>
        </w:rPr>
        <w:annotationRef/>
      </w:r>
      <w:r>
        <w:t>Renumbering. Sections 32 and 33 were vacant (removed with the PSPP-Based Auction Track) and Section 8.8 was vacant (removed with the stand-alone consultation clause), leaving gaps in the numbering. Sections are renumbered so the Rules run without gaps: 8.9 to 8.8 (with 8.9.1–8.9.9 to 8.8.1–8.8.9), 8.10 to 8.9; 34 to 32; 35 to 33 (35.1–35.3 to 33.1–33.3); 36 to 34; 37 to 35; 38 to 36; 38.a to 37; 38.b to 38. Sections 39–41 keep their numbers. Every internal cross-reference, Figures 1 and 3, and the comments in this document were updated. References to Section 38 of Republic Act No. 12120 (PNGIDA) are external and unchanged. Older comments, the comments matrix and the CSW that cite the old numbers should be read with this concordance.</w:t>
      </w:r>
    </w:p>
    <w:p w14:paraId="19690706" w14:textId="77777777" w:rsidR="0008735A" w:rsidRDefault="00000000">
      <w:pPr>
        <w:pStyle w:val="CommentText"/>
      </w:pPr>
      <w:r>
        <w:t>Proposed by: Commission-initiated (MOS-RED adversarial review).</w:t>
      </w:r>
    </w:p>
    <w:p w14:paraId="6D3F275A" w14:textId="77777777" w:rsidR="0008735A" w:rsidRDefault="00000000">
      <w:pPr>
        <w:pStyle w:val="CommentText"/>
      </w:pPr>
      <w:r>
        <w:t>ELI15: Some section numbers were skipped after earlier deletions. The numbers now run in order, and every reference was updated.</w:t>
      </w:r>
    </w:p>
  </w:comment>
  <w:comment w:id="464" w:author="Sharon O. Montaner" w:date="2026-10-17T23:23:00Z" w:initials="SOM">
    <w:p w14:paraId="47E802C9" w14:textId="77777777" w:rsidR="001D1F8D" w:rsidRDefault="001D1F8D" w:rsidP="001D1F8D">
      <w:r>
        <w:rPr>
          <w:rStyle w:val="CommentReference"/>
        </w:rPr>
        <w:annotationRef/>
      </w:r>
      <w:r>
        <w:rPr>
          <w:sz w:val="20"/>
          <w:szCs w:val="20"/>
        </w:rPr>
        <w:t>What do you mean by cash flow waterfall?</w:t>
      </w:r>
    </w:p>
  </w:comment>
  <w:comment w:id="2502" w:author="Franz" w:date="2026-10-19T09:00:00Z" w:initials="F">
    <w:p w14:paraId="0BF0201C" w14:textId="77777777">
      <w:pPr>
        <w:pStyle w:val="CommentText"/>
      </w:pPr>
      <w:r>
        <w:rPr>
          <w:rStyle w:val="CommentReference"/>
        </w:rPr>
        <w:annotationRef/>
      </w:r>
      <w:r>
        <w:t xml:space="preserve">It is the yearly order of cash: revenue, then costs, taxes and debt service, with the rest to equity. The GAT Price makes that remainder earn Re. ELI15: Pay the bills, then the lenders; owners get what is left.</w:t>
      </w:r>
    </w:p>
  </w:comment>
  <w:comment w:id="489" w:author="Franz" w:date="2026-10-08T15:00:00Z" w:initials="F">
    <w:p w14:paraId="2AD58E0D" w14:textId="77777777" w:rsidR="0008735A" w:rsidRDefault="00000000">
      <w:pPr>
        <w:pStyle w:val="CommentText"/>
      </w:pPr>
      <w:r>
        <w:rPr>
          <w:rStyle w:val="CommentReference"/>
        </w:rPr>
        <w:annotationRef/>
      </w:r>
      <w:r>
        <w:t xml:space="preserve">ER 1-94 update: DOE Department Circular No. DC2025-10-0023 (signed by Energy Secretary Sharon Garin in October 2025, effective January 2026) raised the financial benefit to host communities from PhP0.01 to </w:t>
      </w:r>
      <w:r>
        <w:rPr>
          <w:b/>
          <w:bCs/>
        </w:rPr>
        <w:t>PhP0.03 per kWh</w:t>
      </w:r>
      <w:r>
        <w:t xml:space="preserve"> of electricity generated and sold (about PhP0.025/kWh for community-driven programs such as livelihood, environmental protection, health, education, or an optional reduction of local electricity rates, and PhP0.005/kWh for electrification and, once full electrification is reached, rate reduction). Host LGUs and ICCs/IPs now choose the projects by council resolution, and allocations unused for two consecutive years are applied automatically to electricity rate reductions; neither changes the amount the generator pays. The Rules carry no figure; the DOE rate is applied directly in the DCF Model. Effect on the GAT Price, scaled from the ADV model run at PhP0.01/kWh (+PhP0.0102/kWh): about </w:t>
      </w:r>
      <w:r>
        <w:rPr>
          <w:b/>
          <w:bCs/>
        </w:rPr>
        <w:t>+PhP0.031/kWh</w:t>
      </w:r>
      <w:r>
        <w:t xml:space="preserve">, or about </w:t>
      </w:r>
      <w:r>
        <w:rPr>
          <w:b/>
          <w:bCs/>
        </w:rPr>
        <w:t>PhP5.4 billion</w:t>
      </w:r>
      <w:r>
        <w:t xml:space="preserve"> over the TOR Supply Delivery Periods if bids clear at the GAT Price (176,084 GWh of GAP-eligible energy). Cross-check against the DOE's own illustration: a 100-MW conventional plant pays about PhP21 million a year at the new rate, which implies about 700 GWh a year (an 80% capacity factor); at the TOR mid-merit capacity factor of about 40% the same plant would pay about PhP10.5 million a year.</w:t>
      </w:r>
    </w:p>
    <w:p w14:paraId="5DB740D8" w14:textId="77777777" w:rsidR="0008735A" w:rsidRDefault="00000000">
      <w:pPr>
        <w:pStyle w:val="CommentText"/>
      </w:pPr>
      <w:r>
        <w:t>Proposed by: Commission-initiated (MOS-RED update, 8 October 2026; rate, split, effectivity and DOE illustration from Power Philippines, "DOE triples ER 1-94 benefits for communities hosting energy projects", 14 January 2026; circular number DC2025-10-0023 and signatory from Context.ph, 22 October 2025, since the Power Philippines article does not cite the circular number).</w:t>
      </w:r>
    </w:p>
    <w:p w14:paraId="5A3F7A2E" w14:textId="77777777" w:rsidR="0008735A" w:rsidRDefault="00000000">
      <w:pPr>
        <w:pStyle w:val="CommentText"/>
      </w:pPr>
      <w:r>
        <w:t>ELI15: Host towns now get three centavos for every kWh a plant sells, up from one centavo. That cost is part of running a plant, so the price ceiling goes up by about three centavos.</w:t>
      </w:r>
    </w:p>
  </w:comment>
  <w:comment w:id="486" w:author="Franz" w:date="2026-10-08T09:00:00Z" w:initials="F">
    <w:p w14:paraId="503F1D23" w14:textId="77777777" w:rsidR="0008735A" w:rsidRDefault="00000000">
      <w:pPr>
        <w:pStyle w:val="CommentText"/>
      </w:pPr>
      <w:r>
        <w:rPr>
          <w:rStyle w:val="CommentReference"/>
        </w:rPr>
        <w:annotationRef/>
      </w:r>
      <w:r>
        <w:t>Gap fixed: the operating-expenditure stack omitted the financial benefit to host communities under DOE Energy Regulations No. 1-94 (PhP0.01 per kWh of electricity sales at the time of this comment; PhP0.03 per kWh from January 2026 under DOE DC2025-10-0023, see the later comment on this Section), a mandatory cost for generation facilities. The existing sentence excluding "statutory government-share or indigenous-energy-resource contributions" could have been read to exclude it. This reverses the exclusion recorded in Comment No. 100, which treated the ER 1-94 contribution as specific to indigenous energy-resource projects; under DOE rules ER 1-94 applies to the total electricity sales of all generation companies hosting facilities, including natural gas plants (Power Philippines, 14 January 2026: the benefit is paid to communities hosting power plants and energy development projects, with the DOE's own example being a 100-MW conventional plant). Effect on the GAT Price in the ADV model: about +PhP0.0102/kWh at PhP0.01/kWh, now about +PhP0.031/kWh at PhP0.03/kWh (about PhP5.4 billion over the TOR Supply Delivery Periods, if bids clear at the GAT Price). The rate is DOE-prescribed and applied directly, like LBT and RPT.</w:t>
      </w:r>
    </w:p>
    <w:p w14:paraId="204DAD2C" w14:textId="77777777" w:rsidR="0008735A" w:rsidRDefault="00000000">
      <w:pPr>
        <w:pStyle w:val="CommentText"/>
      </w:pPr>
      <w:r>
        <w:t>Proposed by: Commission-initiated (MOS-RED adversarial review; also recommended in the developer.docx review of the third-party Analyst Notes).</w:t>
      </w:r>
    </w:p>
    <w:p w14:paraId="5EF92236" w14:textId="77777777" w:rsidR="0008735A" w:rsidRDefault="00000000">
      <w:pPr>
        <w:pStyle w:val="CommentText"/>
      </w:pPr>
      <w:r>
        <w:t>ELI15: Power plants must pay host towns three centavos per kWh (one centavo before 2026). The cost list left it out, so the price would have been slightly too low. It is now included.</w:t>
      </w:r>
    </w:p>
  </w:comment>
  <w:comment w:id="547" w:author="Franz" w:date="2026-08-26T02:00:00Z" w:initials="FX">
    <w:p w14:paraId="16A2586C" w14:textId="77777777" w:rsidR="0008735A" w:rsidRDefault="00000000">
      <w:pPr>
        <w:pStyle w:val="CommentText"/>
      </w:pPr>
      <w:r>
        <w:rPr>
          <w:rStyle w:val="CommentReference"/>
        </w:rPr>
        <w:annotationRef/>
      </w:r>
      <w:r>
        <w:t>New: Section 8.9, an explicit provision -- building on the currency-fixing principle already established in Section 8.5 -- stating that the GAT Price, once fixed by the Commission for a given Facility Type and Auction Round, and the resulting GAP, are not indexed, escalated, or periodically adjusted for inflation, foreign exchange movement, or the passage of time, and remain constant in Philippine Peso terms for the entire term of the Certificate of Award -- expressly distinguished from the separately-governed GAP adjustment mechanism under Section 11 and the Fuel Cost Pass-Through mechanism under Rule 4, neither of which is an indexation of the GAT Price itself.</w:t>
      </w:r>
    </w:p>
    <w:p w14:paraId="6D26E2CD" w14:textId="77777777" w:rsidR="0008735A" w:rsidRDefault="00000000">
      <w:pPr>
        <w:pStyle w:val="CommentText"/>
      </w:pPr>
      <w:r>
        <w:t>Proposed by: Commission-initiated (Commission staff drafting review). Defense: an earlier capital-cost escalation mechanism (the "Reference Cost Escalation Rate") was removed from these Rules for being inconsistent with the DCF Model's "levelized," fixed-price design (see Comment No. 65); however, the Rules as they stood only implied non-escalation through the word "levelized" in Section 8.4, without saying so affirmatively in one place. An express no-indexation provision closes that gap and forecloses any future argument that a Winning Bidder is entitled to inflation- or foreign-exchange-based upward adjustment of its Price Offer or the GATP ceiling outside the narrow, separately-governed exceptions these Rules already provide.</w:t>
      </w:r>
    </w:p>
    <w:p w14:paraId="07D7BBD3" w14:textId="77777777" w:rsidR="0008735A" w:rsidRDefault="00000000">
      <w:pPr>
        <w:pStyle w:val="CommentText"/>
      </w:pPr>
      <w:r>
        <w:rPr>
          <w:i/>
        </w:rPr>
        <w:t>ELI15: Some things in these rules are allowed to move up and down over time -- like the actual cost of fuel, which is genuinely volatile and passed through separately. But the base price a plant is allowed to charge (the GAT Price/GAP) is meant to be locked in once it's set, not creep up every year just because of inflation or a weaker peso. This section says that out loud, in one clear place, instead of leaving people to guess from the word "levelized" used earlier.</w:t>
      </w:r>
    </w:p>
  </w:comment>
  <w:comment w:id="563" w:author="Franz" w:date="2026-10-08T15:00:00Z" w:initials="F">
    <w:p w14:paraId="7A4D4FF6" w14:textId="77777777" w:rsidR="0008735A" w:rsidRDefault="00000000">
      <w:pPr>
        <w:pStyle w:val="CommentText"/>
      </w:pPr>
      <w:r>
        <w:rPr>
          <w:rStyle w:val="CommentReference"/>
        </w:rPr>
        <w:annotationRef/>
      </w:r>
      <w:r>
        <w:t>ERC Resolution No. 18, Series of 2026 (Implementing Rules for point-to-point limited transmission facilities and non-TNP transmission projects) now implements DC2026-01-0001: Qualified Generation Companies need prior ERC authorization to build Associated Transmission Projects (Section 6); the TNP reimburses their fair market value at takeover, as optimized and approved by the Commission, finalized in the TNP's next rate reset (Section 10). Section 5 adds that a generator's dedicated point-to-point facility is transferred to TRANSCO, with fair-market-value reimbursement by the TNP, if it is later needed for competitive purposes or to connect another user. Because the dedicated facility is part of the GAT Price (Section 8.7), the last sentence added here prevents the Winning Bidder from being paid for it twice.</w:t>
      </w:r>
    </w:p>
    <w:p w14:paraId="0301870F" w14:textId="77777777" w:rsidR="0008735A" w:rsidRDefault="00000000">
      <w:pPr>
        <w:pStyle w:val="CommentText"/>
      </w:pPr>
      <w:r>
        <w:t>Proposed by: Commission-initiated (MOS-RED update, 8 October 2026; ERC Resolution No. 18, Series of 2026, Sections 4, 5, 6 and 10).</w:t>
      </w:r>
    </w:p>
    <w:p w14:paraId="6CA6F322" w14:textId="77777777" w:rsidR="0008735A" w:rsidRDefault="00000000">
      <w:pPr>
        <w:pStyle w:val="CommentText"/>
      </w:pPr>
      <w:r>
        <w:t>ELI15: If the grid company later buys a plant's private connection line, the plant should not be paid again for costs already in its auction price.</w:t>
      </w:r>
    </w:p>
  </w:comment>
  <w:comment w:id="568" w:author="Franz" w:date="2026-10-13T09:00:00Z" w:initials="F">
    <w:p w14:paraId="5BCA5165" w14:textId="77777777" w:rsidR="0008735A" w:rsidRDefault="00000000">
      <w:pPr>
        <w:pStyle w:val="CommentText"/>
      </w:pPr>
      <w:r>
        <w:rPr>
          <w:rStyle w:val="CommentReference"/>
        </w:rPr>
        <w:annotationRef/>
      </w:r>
      <w:r>
        <w:rPr>
          <w:b/>
          <w:bCs/>
          <w:highlight w:val="green"/>
        </w:rPr>
        <w:t>Section 9.3.</w:t>
      </w:r>
      <w:r>
        <w:rPr>
          <w:highlight w:val="green"/>
        </w:rPr>
        <w:t xml:space="preserve"> jayson.docx changed "TRANSCO" to "TransCo". Adopted, and spelled out on first (and only) use because neither form is defined in Section 4.</w:t>
      </w:r>
    </w:p>
    <w:p w14:paraId="7BA16BA0" w14:textId="77777777" w:rsidR="0008735A" w:rsidRDefault="00000000">
      <w:pPr>
        <w:pStyle w:val="CommentText"/>
      </w:pPr>
      <w:r>
        <w:rPr>
          <w:highlight w:val="green"/>
        </w:rPr>
        <w:t>Proposed by: Jayson (the boss), in jayson.docx; adopted by Franz. Expansion by Franz.</w:t>
      </w:r>
    </w:p>
    <w:p w14:paraId="7AAAD474" w14:textId="77777777" w:rsidR="0008735A" w:rsidRDefault="00000000">
      <w:pPr>
        <w:pStyle w:val="CommentText"/>
      </w:pPr>
      <w:r>
        <w:rPr>
          <w:highlight w:val="green"/>
        </w:rPr>
        <w:t>ELI15: Readers now see the full name of the government transmission company.</w:t>
      </w:r>
    </w:p>
  </w:comment>
  <w:comment w:id="571" w:author="Sharon O. Montaner" w:date="2026-10-17T23:27:00Z" w:initials="SOM">
    <w:p w14:paraId="0B4DC295" w14:textId="77777777" w:rsidR="001D1F8D" w:rsidRDefault="001D1F8D" w:rsidP="001D1F8D">
      <w:r>
        <w:rPr>
          <w:rStyle w:val="CommentReference"/>
        </w:rPr>
        <w:annotationRef/>
      </w:r>
      <w:r>
        <w:rPr>
          <w:sz w:val="20"/>
          <w:szCs w:val="20"/>
        </w:rPr>
        <w:t>How do we determine this? Why not assume in the representative project, because it is an efficient and ideal project, assume totally no transmission cost. Assume that it will be the NGCP who will build it.</w:t>
      </w:r>
    </w:p>
  </w:comment>
  <w:comment w:id="2503" w:author="Franz" w:date="2026-10-19T09:00:00Z" w:initials="F">
    <w:p w14:paraId="1167C8DF" w14:textId="77777777">
      <w:pPr>
        <w:pStyle w:val="CommentText"/>
      </w:pPr>
      <w:r>
        <w:rPr>
          <w:rStyle w:val="CommentReference"/>
        </w:rPr>
        <w:annotationRef/>
      </w:r>
      <w:r>
        <w:t xml:space="preserve">Done. The reference plant assumes NGCP builds all transmission, so no interconnection cost is in the GAT Price (Sec. 9.3). ELI15: The ideal plant does not pay for grid lines.</w:t>
      </w:r>
    </w:p>
  </w:comment>
  <w:comment w:id="573" w:author="Franz" w:date="2026-09-24T00:00:00Z" w:initials="F">
    <w:p w14:paraId="06A56599" w14:textId="77777777" w:rsidR="0008735A" w:rsidRDefault="00042F1D">
      <w:pPr>
        <w:pStyle w:val="CommentText"/>
      </w:pPr>
      <w:r>
        <w:rPr>
          <w:rStyle w:val="CommentReference"/>
        </w:rPr>
        <w:annotationRef/>
      </w:r>
      <w:r>
        <w:t>TOR check on fuel source: the TOR ranks bids first by declared Fuel Source Category, in this order: (i) Indigenous, (ii) Blended, (iii) Non-Indigenous (imported LNG). Only then are bids ranked from lowest to highest Price Offer within each category (TOR 10.2.1–10.2.2). A single GAT Price regardless of gas source, as this Section provides, is consistent with that ranking because fuel is kept out of the GAT Price. For Replacement Fuel, TOR 3.3.2 allows fuel cost pass-through at the lower of (a) the cost of the declared fuel source category under the submitted GSPA and (b) the actual prudent cost of the replacement fuel, unless a verified force majeure event applies. That matches the Replacement Fuel treatment already in these Rules.</w:t>
      </w:r>
    </w:p>
    <w:p w14:paraId="12375103" w14:textId="77777777" w:rsidR="0008735A" w:rsidRDefault="00000000">
      <w:pPr>
        <w:pStyle w:val="CommentText"/>
      </w:pPr>
      <w:r>
        <w:t>Proposed by: Commission-initiated (alignment with DOE TOR, Sections 3.3 and 10.2).</w:t>
      </w:r>
    </w:p>
    <w:p w14:paraId="6F2B9CEE" w14:textId="77777777" w:rsidR="0008735A" w:rsidRDefault="00000000">
      <w:pPr>
        <w:pStyle w:val="CommentText"/>
      </w:pPr>
      <w:r>
        <w:t>ELI15: The DOE picks domestic gas first, then mixed, then imported, and only then compares prices. These Rules keep fuel out of the ceiling price, so that ordering still works.</w:t>
      </w:r>
    </w:p>
  </w:comment>
  <w:comment w:id="572" w:author="Franz" w:date="2026-08-25T14:10:00Z" w:initials="F">
    <w:p w14:paraId="7730432E" w14:textId="77777777" w:rsidR="0008735A" w:rsidRDefault="00000000">
      <w:pPr>
        <w:pStyle w:val="CommentText"/>
      </w:pPr>
      <w:r>
        <w:rPr>
          <w:rStyle w:val="CommentReference"/>
        </w:rPr>
        <w:annotationRef/>
      </w:r>
      <w:r>
        <w:t xml:space="preserve">Comment from </w:t>
      </w:r>
      <w:r>
        <w:rPr>
          <w:b/>
          <w:bCs/>
        </w:rPr>
        <w:t>Aboitiz Power Corporation</w:t>
      </w:r>
      <w:r>
        <w:t>: for technology sub-categories with separate GAT Price determinations, all applicable prices should be disclosed to Bidders within the same timeframe. ERC adopted: all applicable GAT Prices for an Auction Round shall be disclosed to all Bidders concurrently, to avoid uneven/sequential disclosure distorting Price Offer ranking.</w:t>
      </w:r>
    </w:p>
    <w:p w14:paraId="118E2B22" w14:textId="77777777" w:rsidR="0008735A" w:rsidRDefault="00000000">
      <w:pPr>
        <w:pStyle w:val="CommentText"/>
      </w:pPr>
      <w:r>
        <w:t xml:space="preserve">Proposed by: </w:t>
      </w:r>
      <w:r>
        <w:rPr>
          <w:b/>
          <w:bCs/>
        </w:rPr>
        <w:t>Aboitiz Power Corporation</w:t>
      </w:r>
      <w:r>
        <w:t>.</w:t>
      </w:r>
    </w:p>
    <w:p w14:paraId="16196EBA" w14:textId="77777777" w:rsidR="0008735A" w:rsidRDefault="00000000">
      <w:pPr>
        <w:pStyle w:val="CommentText"/>
      </w:pPr>
      <w:r>
        <w:rPr>
          <w:i/>
        </w:rPr>
        <w:t>ELI15: If different plant types have different price ceilings, releasing those ceilings at different times could let one bidder see its number and adjust strategy before others even know theirs. Publishing them all on the same day keeps the competition fair.</w:t>
      </w:r>
    </w:p>
  </w:comment>
  <w:comment w:id="575" w:author="Franz" w:date="2026-08-26T04:06:00Z" w:initials="FX">
    <w:p w14:paraId="68B991F6" w14:textId="77777777" w:rsidR="0008735A" w:rsidRDefault="00000000">
      <w:pPr>
        <w:pStyle w:val="CommentText"/>
      </w:pPr>
      <w:r>
        <w:rPr>
          <w:rStyle w:val="CommentReference"/>
        </w:rPr>
        <w:annotationRef/>
      </w:r>
      <w:r>
        <w:t>Fixed: Section 11's entire paragraph (heading and full body text) was bold, when the document's consistent convention -- confirmed across all other 36 top-level Sections -- bolds only "Section N. Title." and leaves the operative body text in regular weight. Un-bolded everything after "Section 11. GAP Adjustment for Auction Round Extensions."</w:t>
      </w:r>
    </w:p>
    <w:p w14:paraId="322173A5" w14:textId="77777777" w:rsidR="0008735A" w:rsidRDefault="0008735A">
      <w:pPr>
        <w:pStyle w:val="CommentText"/>
      </w:pPr>
    </w:p>
    <w:p w14:paraId="485E3C49" w14:textId="77777777" w:rsidR="0008735A" w:rsidRDefault="00000000">
      <w:pPr>
        <w:pStyle w:val="CommentText"/>
      </w:pPr>
      <w:r>
        <w:t>Proposed by: Commission-initiated (Commission staff drafting review). Defense: comparing against every other Section heading in the document confirms the bold/regular split is meant to end right after the title's period; Section 11 and Section 29 were the only two exceptions where bold ran into the body text, and Section 41 was the only exception with no bold at all. Purely a formatting fix; no text content changed.</w:t>
      </w:r>
    </w:p>
    <w:p w14:paraId="623B90F6" w14:textId="77777777" w:rsidR="0008735A" w:rsidRDefault="0008735A">
      <w:pPr>
        <w:pStyle w:val="CommentText"/>
      </w:pPr>
    </w:p>
    <w:p w14:paraId="22352268" w14:textId="77777777" w:rsidR="0008735A" w:rsidRDefault="00000000">
      <w:pPr>
        <w:pStyle w:val="CommentText"/>
      </w:pPr>
      <w:r>
        <w:t>ELI15: Every section heading in this document bolds just its number and short title, then switches to normal text for the actual rule. This one had the whole paragraph in bold by mistake. Fixed to match everything else.</w:t>
      </w:r>
    </w:p>
  </w:comment>
  <w:comment w:id="574" w:author="Sharon O. Montaner" w:date="2026-10-17T23:30:00Z" w:initials="SOM">
    <w:p w14:paraId="70E51C8D" w14:textId="77777777" w:rsidR="00026532" w:rsidRDefault="00026532" w:rsidP="00026532">
      <w:r>
        <w:rPr>
          <w:rStyle w:val="CommentReference"/>
        </w:rPr>
        <w:annotationRef/>
      </w:r>
      <w:r>
        <w:rPr>
          <w:sz w:val="20"/>
          <w:szCs w:val="20"/>
        </w:rPr>
        <w:t>Do you mean extension from the initial 10 years under the TOR? This is not ideal given that the award was through bidding. If they extend, under this provision, they can submit cost breakdown and ERC will evaluate. So it will not be different cost parameters per project that will extend and this will be a deviation already from what was awarded rate by the DOE.</w:t>
      </w:r>
    </w:p>
  </w:comment>
  <w:comment w:id="2504" w:author="Franz" w:date="2026-10-19T09:00:00Z" w:initials="F">
    <w:p w14:paraId="75E9B72E" w14:textId="77777777">
      <w:pPr>
        <w:pStyle w:val="CommentText"/>
      </w:pPr>
      <w:r>
        <w:rPr>
          <w:rStyle w:val="CommentReference"/>
        </w:rPr>
        <w:annotationRef/>
      </w:r>
      <w:r>
        <w:t xml:space="preserve">Only the Lot 1 extension (TOR 1.2.1.1, 18.3), which the TOR makes subject to ERC approval. The adjusted GAP uses the latest round's parameters and cannot exceed that round's GAT Price. ELI15: An extension cannot get a better price than a new auction.</w:t>
      </w:r>
    </w:p>
  </w:comment>
  <w:comment w:id="586" w:author="Sharon O. Montaner" w:date="2026-10-17T23:31:00Z" w:initials="SOM">
    <w:p w14:paraId="17A4AE99" w14:textId="77777777" w:rsidR="00026532" w:rsidRDefault="00026532" w:rsidP="00026532">
      <w:r>
        <w:rPr>
          <w:rStyle w:val="CommentReference"/>
        </w:rPr>
        <w:annotationRef/>
      </w:r>
      <w:r>
        <w:rPr>
          <w:sz w:val="20"/>
          <w:szCs w:val="20"/>
        </w:rPr>
        <w:t>Is this a formal application?</w:t>
      </w:r>
    </w:p>
  </w:comment>
  <w:comment w:id="2505" w:author="Franz" w:date="2026-10-19T09:00:00Z" w:initials="F">
    <w:p w14:paraId="70104E59" w14:textId="77777777">
      <w:pPr>
        <w:pStyle w:val="CommentText"/>
      </w:pPr>
      <w:r>
        <w:rPr>
          <w:rStyle w:val="CommentReference"/>
        </w:rPr>
        <w:annotationRef/>
      </w:r>
      <w:r>
        <w:t xml:space="preserve">Yes. Sec. 11 now says it is a verified application under the ERC Rules of Practice. ELI15: They must file a proper case.</w:t>
      </w:r>
    </w:p>
  </w:comment>
  <w:comment w:id="608" w:author="Franz" w:date="2026-10-08T09:00:00Z" w:initials="F">
    <w:p w14:paraId="6B75BEFA" w14:textId="77777777" w:rsidR="0008735A" w:rsidRDefault="00000000">
      <w:pPr>
        <w:pStyle w:val="CommentText"/>
      </w:pPr>
      <w:r>
        <w:rPr>
          <w:rStyle w:val="CommentReference"/>
        </w:rPr>
        <w:annotationRef/>
      </w:r>
      <w:r>
        <w:t>Wrong cross-reference: the Fuel Cost Pass-Through is governed by Rule 4 (Sections 21–26). Section 17 is the Allowable Add-On Cost Caps.</w:t>
      </w:r>
    </w:p>
    <w:p w14:paraId="1F2C7CCD" w14:textId="77777777" w:rsidR="0008735A" w:rsidRDefault="00000000">
      <w:pPr>
        <w:pStyle w:val="CommentText"/>
      </w:pPr>
      <w:r>
        <w:t>Proposed by: Commission-initiated (MOS-RED adversarial review).</w:t>
      </w:r>
    </w:p>
    <w:p w14:paraId="08BC813E" w14:textId="77777777" w:rsidR="0008735A" w:rsidRDefault="00000000">
      <w:pPr>
        <w:pStyle w:val="CommentText"/>
      </w:pPr>
      <w:r>
        <w:t>ELI15: The sentence pointed to the wrong section.</w:t>
      </w:r>
    </w:p>
  </w:comment>
  <w:comment w:id="610" w:author="Sharon O. Montaner" w:date="2026-10-17T23:32:00Z" w:initials="SOM">
    <w:p w14:paraId="4D21193F" w14:textId="77777777" w:rsidR="00026532" w:rsidRDefault="00026532" w:rsidP="00026532">
      <w:r>
        <w:rPr>
          <w:rStyle w:val="CommentReference"/>
        </w:rPr>
        <w:annotationRef/>
      </w:r>
      <w:r>
        <w:rPr>
          <w:sz w:val="20"/>
          <w:szCs w:val="20"/>
        </w:rPr>
        <w:t>This is like the CLLC? Or on top of the CLLC?</w:t>
      </w:r>
    </w:p>
  </w:comment>
  <w:comment w:id="2506" w:author="Franz" w:date="2026-10-19T09:00:00Z" w:initials="F">
    <w:p w14:paraId="24453DE6" w14:textId="77777777">
      <w:pPr>
        <w:pStyle w:val="CommentText"/>
      </w:pPr>
      <w:r>
        <w:rPr>
          <w:rStyle w:val="CommentReference"/>
        </w:rPr>
        <w:annotationRef/>
      </w:r>
      <w:r>
        <w:t xml:space="preserve">Same thing, not on top: the Sec. 17 add-on costs make up the CLLC. Since 19 Oct the CLLC is paid through the Fuel Cost, not the GAT Price. ELI15: One delivery-cost bucket, now billed with the fuel.</w:t>
      </w:r>
    </w:p>
  </w:comment>
  <w:comment w:id="612" w:author="Franz" w:date="2026-10-08T17:00:00Z" w:initials="F">
    <w:p w14:paraId="42B6E6EA" w14:textId="77777777" w:rsidR="0008735A" w:rsidRDefault="00000000">
      <w:pPr>
        <w:pStyle w:val="CommentText"/>
      </w:pPr>
      <w:r>
        <w:rPr>
          <w:rStyle w:val="CommentReference"/>
        </w:rPr>
        <w:annotationRef/>
      </w:r>
      <w:r>
        <w:t>Citation corrected: the policy to "prioritize the use of indigenous over imported natural gas" is Section 2(f) of Republic Act No. 12120 (PNGIDA). Section 2(c) concerns promoting natural gas as an energy fuel and developing the Philippines as an LNG trading and transshipment hub. Section 23 (priority of indigenous natural gas in procurement and power) is correct.</w:t>
      </w:r>
    </w:p>
    <w:p w14:paraId="7DC56C1B" w14:textId="77777777" w:rsidR="0008735A" w:rsidRDefault="00000000">
      <w:pPr>
        <w:pStyle w:val="CommentText"/>
      </w:pPr>
      <w:r>
        <w:t>Proposed by: Commission-initiated (MOS-RED definitions source check, 8 October 2026; RA 12120 text, lawphil.net).</w:t>
      </w:r>
    </w:p>
    <w:p w14:paraId="19D1447E" w14:textId="77777777" w:rsidR="0008735A" w:rsidRDefault="00000000">
      <w:pPr>
        <w:pStyle w:val="CommentText"/>
      </w:pPr>
      <w:r>
        <w:t>ELI15: The Rules pointed to the wrong paragraph of the natural gas law. The right one is 2(f).</w:t>
      </w:r>
    </w:p>
  </w:comment>
  <w:comment w:id="614" w:author="Franz" w:date="2026-08-25T14:10:00Z" w:initials="F">
    <w:p w14:paraId="0C3D52D8" w14:textId="77777777" w:rsidR="0008735A" w:rsidRDefault="00000000">
      <w:pPr>
        <w:pStyle w:val="CommentText"/>
      </w:pPr>
      <w:r>
        <w:rPr>
          <w:rStyle w:val="CommentReference"/>
        </w:rPr>
        <w:annotationRef/>
      </w:r>
      <w:r>
        <w:t xml:space="preserve">Comment from </w:t>
      </w:r>
      <w:r>
        <w:rPr>
          <w:b/>
          <w:bCs/>
        </w:rPr>
        <w:t>South Premiere Power Corp. (SPPC) and Excellent Energy Resources Inc. (EERI)</w:t>
      </w:r>
      <w:r>
        <w:t>: sought clarification on the Section 13.4 CLLC embedding and the Section 17 above-cap exception. ERC adopted with modification: Section 17 will be amended to add an express review timeline and documentary standard for above-cap requests, while the default Section 17/Annex A caps remain the general market-based ceiling.</w:t>
      </w:r>
    </w:p>
    <w:p w14:paraId="279FDD5F" w14:textId="77777777" w:rsidR="0008735A" w:rsidRDefault="00000000">
      <w:pPr>
        <w:pStyle w:val="CommentText"/>
      </w:pPr>
      <w:r>
        <w:t xml:space="preserve">Proposed by: </w:t>
      </w:r>
      <w:r>
        <w:rPr>
          <w:b/>
          <w:bCs/>
        </w:rPr>
        <w:t>South Premiere Power Corp. (SPPC) and Excellent Energy Resources Inc. (EERI)</w:t>
      </w:r>
      <w:r>
        <w:t>.</w:t>
      </w:r>
    </w:p>
    <w:p w14:paraId="3AFC4221" w14:textId="77777777" w:rsidR="0008735A" w:rsidRDefault="00000000">
      <w:pPr>
        <w:pStyle w:val="CommentText"/>
      </w:pPr>
      <w:r>
        <w:rPr>
          <w:i/>
        </w:rPr>
        <w:t>ELI15: If a company thinks its actual logistics costs are higher than the general cap, how and how fast can it ask for an exception? This comment is what led to Section 17 getting a real process (deadline, required evidence) for that request, rather than leaving it open-ended.</w:t>
      </w:r>
      <w:r>
        <w:t xml:space="preserve"> [Superseded 19 Oct 2026: the CLLC is no longer embedded in the GAT Price; Sec. 13.4 now passes it through the Fuel Cost up to the caps.]</w:t>
      </w:r>
    </w:p>
  </w:comment>
  <w:comment w:id="617" w:author="Franz" w:date="2026-09-24T00:00:00Z" w:initials="F">
    <w:p w14:paraId="7A81C3CD" w14:textId="77777777" w:rsidR="0008735A" w:rsidRDefault="00042F1D">
      <w:pPr>
        <w:pStyle w:val="CommentText"/>
      </w:pPr>
      <w:r>
        <w:rPr>
          <w:rStyle w:val="CommentReference"/>
        </w:rPr>
        <w:annotationRef/>
      </w:r>
      <w:r>
        <w:t>Numbers raised by commenters for indigenous gas and blended supply (for the Reference Parameters Resolution and Commission benchmarking, not Rules text).</w:t>
      </w:r>
    </w:p>
    <w:p w14:paraId="5F418B2D" w14:textId="77777777" w:rsidR="0008735A" w:rsidRDefault="00000000">
      <w:pPr>
        <w:pStyle w:val="CommentText"/>
      </w:pPr>
      <w:r>
        <w:t xml:space="preserve">(1) </w:t>
      </w:r>
      <w:r>
        <w:rPr>
          <w:b/>
          <w:bCs/>
        </w:rPr>
        <w:t>White Paper (A. Teicher)</w:t>
      </w:r>
      <w:r>
        <w:t>: the indigenous (Malampaya) share of supply falls from 60% in 2026 to 0% by 2034, following the depletion timeline in the President's State of the Nation Address. It uses a prevailing indigenous fuel price of PHP 3.5788/kWh (DOE 2023 average, escalated at 1.60% a year in real terms) and a landed LNG fuel price of PHP 5.6894/kWh (World Bank Pink Sheet 2025 Japan LNG average, escalated at 1.13% a year in real terms). The 12% fuel VAT applies only to the LNG-sourced share (RA 12120 Sec. 38; BIR RR No. 2-2026).</w:t>
      </w:r>
    </w:p>
    <w:p w14:paraId="7085395A" w14:textId="77777777" w:rsidR="0008735A" w:rsidRDefault="00000000">
      <w:pPr>
        <w:pStyle w:val="CommentText"/>
      </w:pPr>
      <w:r>
        <w:t>(2) The White Paper also proposes ceilings on the indigenous Reference Gas Price. The first is an import-parity ceiling (not above the JKM-equivalent delivered LNG price, with a proviso for proven field costs). The second is an alternative-technology ceiling: certified Fuel Cost not above 150% of the levelized cost of a comparable alternative technology for indigenous gas, and 120% for imported LNG and blended gas. The paper itself calls these “indicative placeholders.”</w:t>
      </w:r>
    </w:p>
    <w:p w14:paraId="41F62323" w14:textId="77777777" w:rsidR="0008735A" w:rsidRDefault="00000000">
      <w:pPr>
        <w:pStyle w:val="CommentText"/>
      </w:pPr>
      <w:r>
        <w:t>(3) The White Paper also proposes that indigenous-gas bidders secure, within 180 calendar days from the Certificate of Award, a fixed-price or formula-priced GSPA of at least 10 years (or the remaining Operating Period, if shorter) covering at least [70%] of expected annual offtake. Section 15.4 already requires this for imported LNG, with the share to be set in Annex “A”.</w:t>
      </w:r>
    </w:p>
    <w:p w14:paraId="1AAECFB5" w14:textId="77777777" w:rsidR="0008735A" w:rsidRDefault="00000000">
      <w:pPr>
        <w:pStyle w:val="CommentText"/>
      </w:pPr>
      <w:r>
        <w:t xml:space="preserve">(4) </w:t>
      </w:r>
      <w:r>
        <w:rPr>
          <w:b/>
          <w:bCs/>
        </w:rPr>
        <w:t>IEMOP</w:t>
      </w:r>
      <w:r>
        <w:t xml:space="preserve"> asked that the Rules support BIR RR 002-2026 by requiring proof of WESM registration and the ability to report separate metered quantities for energy produced from indigenous and non-indigenous gas. This is now in Section 22(g).</w:t>
      </w:r>
    </w:p>
    <w:p w14:paraId="3F630C00" w14:textId="77777777" w:rsidR="0008735A" w:rsidRDefault="00000000">
      <w:pPr>
        <w:pStyle w:val="CommentText"/>
      </w:pPr>
      <w:r>
        <w:t xml:space="preserve">Proposed by: </w:t>
      </w:r>
      <w:r>
        <w:rPr>
          <w:b/>
          <w:bCs/>
        </w:rPr>
        <w:t>White Paper (A. Teicher)</w:t>
      </w:r>
      <w:r>
        <w:t xml:space="preserve">; </w:t>
      </w:r>
      <w:r>
        <w:rPr>
          <w:b/>
          <w:bCs/>
        </w:rPr>
        <w:t>IEMOP</w:t>
      </w:r>
      <w:r>
        <w:t>.</w:t>
      </w:r>
    </w:p>
    <w:p w14:paraId="55D02D25" w14:textId="77777777" w:rsidR="0008735A" w:rsidRDefault="00000000">
      <w:pPr>
        <w:pStyle w:val="CommentText"/>
      </w:pPr>
      <w:r>
        <w:t>ELI15: Domestic gas is running out and imported gas costs more, so the price benchmarks, tax treatment and hedging rules need to plan for that switch.</w:t>
      </w:r>
    </w:p>
  </w:comment>
  <w:comment w:id="618" w:author="Sharon O. Montaner" w:date="2026-10-17T23:36:00Z" w:initials="SOM">
    <w:p w14:paraId="6625F33E" w14:textId="77777777" w:rsidR="00026532" w:rsidRDefault="00026532" w:rsidP="00026532">
      <w:r>
        <w:rPr>
          <w:rStyle w:val="CommentReference"/>
        </w:rPr>
        <w:annotationRef/>
      </w:r>
      <w:r>
        <w:rPr>
          <w:sz w:val="20"/>
          <w:szCs w:val="20"/>
        </w:rPr>
        <w:t>Is the GSPA approved by any government entity? If yes, can we use already the GSPA?</w:t>
      </w:r>
    </w:p>
  </w:comment>
  <w:comment w:id="2507" w:author="Franz" w:date="2026-10-19T09:00:00Z" w:initials="F">
    <w:p w14:paraId="3C2D8BE0" w14:textId="77777777">
      <w:pPr>
        <w:pStyle w:val="CommentText"/>
      </w:pPr>
      <w:r>
        <w:rPr>
          <w:rStyle w:val="CommentReference"/>
        </w:rPr>
        <w:annotationRef/>
      </w:r>
      <w:r>
        <w:t xml:space="preserve">No government body approves GSPA prices; the DOE only verifies the fuel category (TOR 3.2). Sec. 14.2 lets the Commission use a DOE-verified GSPA price, subject to the import-parity cap. ELI15: We can use the contract price, but not above the import ceiling.</w:t>
      </w:r>
    </w:p>
  </w:comment>
  <w:comment w:id="621" w:author="Franz" w:date="2026-08-25T14:10:00Z" w:initials="F">
    <w:p w14:paraId="2E60D9C8" w14:textId="77777777" w:rsidR="0008735A" w:rsidRDefault="00000000">
      <w:pPr>
        <w:pStyle w:val="CommentText"/>
      </w:pPr>
      <w:r>
        <w:rPr>
          <w:rStyle w:val="CommentReference"/>
        </w:rPr>
        <w:annotationRef/>
      </w:r>
      <w:r>
        <w:t xml:space="preserve">Comment from </w:t>
      </w:r>
      <w:r>
        <w:rPr>
          <w:b/>
          <w:bCs/>
        </w:rPr>
        <w:t>Prime CoreGen Inc.</w:t>
      </w:r>
      <w:r>
        <w:t>: proposed removing the Reference Gas Price ceiling for indigenous gas priced under a transparent, competitively-awarded GSPA. ERC adopted in part: for competitively-awarded GSPAs, Section 14 review will focus on verifying the competitiveness of the procurement process, but the Section 14.3 JKM-equivalent ceiling remains as a backstop reasonableness check rather than being removed outright.</w:t>
      </w:r>
    </w:p>
    <w:p w14:paraId="548F925D" w14:textId="77777777" w:rsidR="0008735A" w:rsidRDefault="00000000">
      <w:pPr>
        <w:pStyle w:val="CommentText"/>
      </w:pPr>
      <w:r>
        <w:t xml:space="preserve">Proposed by: </w:t>
      </w:r>
      <w:r>
        <w:rPr>
          <w:b/>
          <w:bCs/>
        </w:rPr>
        <w:t>Prime CoreGen Inc.</w:t>
      </w:r>
    </w:p>
    <w:p w14:paraId="22EEE948" w14:textId="77777777" w:rsidR="0008735A" w:rsidRDefault="00000000">
      <w:pPr>
        <w:pStyle w:val="CommentText"/>
      </w:pPr>
      <w:r>
        <w:t>Commission defense (partial rejection): a competitive procurement process is a strong indicator of a fair price, but it is not, by itself, a guarantee -- removing the ceiling entirely would leave consumers without any backstop if a competitive process still produced an above-market result. Keeping the import-parity ceiling as a floor-level sanity check, while giving weight to genuinely competitive procurement, protects consumers without penalizing bidders who did everything right.</w:t>
      </w:r>
    </w:p>
    <w:p w14:paraId="42782D6C" w14:textId="77777777" w:rsidR="0008735A" w:rsidRDefault="00000000">
      <w:pPr>
        <w:pStyle w:val="CommentText"/>
      </w:pPr>
      <w:r>
        <w:rPr>
          <w:i/>
        </w:rPr>
        <w:t xml:space="preserve">ELI15: </w:t>
      </w:r>
      <w:r>
        <w:rPr>
          <w:b/>
          <w:bCs/>
          <w:i/>
        </w:rPr>
        <w:t>Prime CoreGen</w:t>
      </w:r>
      <w:r>
        <w:rPr>
          <w:i/>
        </w:rPr>
        <w:t xml:space="preserve"> argued that if a company won its gas supply contract through a fair, competitive process, the Commission shouldn't second-guess the price with a separate cap. The Commission partly agreed, but kept a backstop safety-net price ceiling anyway -- competitive bidding usually produces fair prices, but "usually" isn't "always," and consumers still need a worst-case protection.</w:t>
      </w:r>
    </w:p>
  </w:comment>
  <w:comment w:id="627" w:author="Franz" w:date="2026-10-08T09:00:00Z" w:initials="F">
    <w:p w14:paraId="17735FE7" w14:textId="77777777" w:rsidR="0008735A" w:rsidRDefault="00000000">
      <w:pPr>
        <w:pStyle w:val="CommentText"/>
      </w:pPr>
      <w:r>
        <w:rPr>
          <w:rStyle w:val="CommentReference"/>
        </w:rPr>
        <w:annotationRef/>
      </w:r>
      <w:r>
        <w:t>The supply-contract term was capped by the "remainder of the Operating Period", which is the DCF economic life (for example 30 years) and can run well beyond the Certificate of Award. The obligation should end with the DOE Supply Delivery Period (TOR Section 1.2: five years plus extension for Lot 1, ten years for Lot 2, twenty years for new-build). Same fix in Section 15.4.</w:t>
      </w:r>
    </w:p>
    <w:p w14:paraId="4032E853" w14:textId="77777777" w:rsidR="0008735A" w:rsidRDefault="00000000">
      <w:pPr>
        <w:pStyle w:val="CommentText"/>
      </w:pPr>
      <w:r>
        <w:t>Proposed by: Commission-initiated (MOS-RED adversarial review; DOE TOR Annex B Section 1.2).</w:t>
      </w:r>
    </w:p>
    <w:p w14:paraId="7C0795F6" w14:textId="77777777" w:rsidR="0008735A" w:rsidRDefault="00000000">
      <w:pPr>
        <w:pStyle w:val="CommentText"/>
      </w:pPr>
      <w:r>
        <w:t>ELI15: A plant should not have to sign fuel contracts that last longer than its DOE supply obligation.</w:t>
      </w:r>
    </w:p>
  </w:comment>
  <w:comment w:id="624" w:author="Franz" w:date="2026-08-31T15:05:00Z" w:initials="F">
    <w:p w14:paraId="4A10E817" w14:textId="77777777" w:rsidR="0008735A" w:rsidRDefault="00042F1D">
      <w:pPr>
        <w:pStyle w:val="CommentText"/>
      </w:pPr>
      <w:r>
        <w:rPr>
          <w:rStyle w:val="CommentReference"/>
        </w:rPr>
        <w:annotationRef/>
      </w:r>
      <w:r>
        <w:t xml:space="preserve">White-paper-driven addition: the same </w:t>
      </w:r>
      <w:r>
        <w:rPr>
          <w:b/>
          <w:bCs/>
        </w:rPr>
        <w:t>ClientEarth</w:t>
      </w:r>
      <w:r>
        <w:t xml:space="preserve"> white paper argued that Winning Bidders should be required to manage reasonably foreseeable fuel price risk through long-term contracting and hedging, rather than being able to pass fluctuating spot-linked costs straight through the FCPT. For Indigenous Natural Gas specifically, it proposed a concrete long-term-GSPA requirement (framed in </w:t>
      </w:r>
      <w:r>
        <w:rPr>
          <w:b/>
          <w:bCs/>
        </w:rPr>
        <w:t>ClientEarth</w:t>
      </w:r>
      <w:r>
        <w:t>’s paper as a fixed-or-formula price, secured within 180 days of the Certificate of Award, covering at least 70% of expected offtake for at least 10 years). Consistent with this document's established convention of keeping specific figures out of the Rules text and deferring them to Annex "A"/the Reference Parameters Resolution, this addition adopts the requirement methodology-only, with the coverage share, contracting window, and minimum term to be fixed by the Commission.</w:t>
      </w:r>
    </w:p>
    <w:p w14:paraId="05A49F96" w14:textId="77777777" w:rsidR="0008735A" w:rsidRDefault="00000000">
      <w:pPr>
        <w:pStyle w:val="CommentText"/>
      </w:pPr>
      <w:r>
        <w:t xml:space="preserve">Proposed by: Commission-initiated (adopted from a </w:t>
      </w:r>
      <w:r>
        <w:rPr>
          <w:b/>
          <w:bCs/>
        </w:rPr>
        <w:t>ClientEarth</w:t>
      </w:r>
      <w:r>
        <w:t xml:space="preserve"> white paper comment on the draft Rules, after regulatory-perspective review).</w:t>
      </w:r>
    </w:p>
    <w:p w14:paraId="178B002E" w14:textId="77777777" w:rsidR="0008735A" w:rsidRDefault="00000000">
      <w:pPr>
        <w:pStyle w:val="CommentText"/>
      </w:pPr>
      <w:r>
        <w:t>ELI15: A plant using local gas now has to lock in a long-term supply price for most of its expected fuel needs, instead of buying however it wants and passing shifting costs to consumers -- the exact percentage and timing are numbers the Commission will set later, not hardcoded here.</w:t>
      </w:r>
    </w:p>
  </w:comment>
  <w:comment w:id="623" w:author="Sharon O. Montaner" w:date="2026-10-17T23:40:00Z" w:initials="SOM">
    <w:p w14:paraId="5FD55B10" w14:textId="77777777" w:rsidR="00A362D9" w:rsidRDefault="00A362D9" w:rsidP="00A362D9">
      <w:r>
        <w:rPr>
          <w:rStyle w:val="CommentReference"/>
        </w:rPr>
        <w:annotationRef/>
      </w:r>
      <w:r>
        <w:rPr>
          <w:sz w:val="20"/>
          <w:szCs w:val="20"/>
        </w:rPr>
        <w:t>This means prescribing the gas....</w:t>
      </w:r>
    </w:p>
  </w:comment>
  <w:comment w:id="2508" w:author="Franz" w:date="2026-10-19T09:00:00Z" w:initials="F">
    <w:p w14:paraId="429FB0CC" w14:textId="77777777">
      <w:pPr>
        <w:pStyle w:val="CommentText"/>
      </w:pPr>
      <w:r>
        <w:rPr>
          <w:rStyle w:val="CommentReference"/>
        </w:rPr>
        <w:annotationRef/>
      </w:r>
      <w:r>
        <w:t xml:space="preserve">Agreed. Sec. 14.4 now says the Commission does not prescribe the fuel, supplier or contract; bidders only submit their GSPA. ELI15: The ERC checks prices; it does not choose the gas.</w:t>
      </w:r>
    </w:p>
  </w:comment>
  <w:comment w:id="630" w:author="Franz" w:date="2026-10-13T09:00:00Z" w:initials="F">
    <w:p w14:paraId="4A92B183" w14:textId="77777777" w:rsidR="0008735A" w:rsidRDefault="00000000">
      <w:pPr>
        <w:pStyle w:val="CommentText"/>
      </w:pPr>
      <w:r>
        <w:rPr>
          <w:rStyle w:val="CommentReference"/>
        </w:rPr>
        <w:annotationRef/>
      </w:r>
      <w:r>
        <w:rPr>
          <w:b/>
          <w:bCs/>
          <w:highlight w:val="cyan"/>
        </w:rPr>
        <w:t>Section 15.1(c).</w:t>
      </w:r>
      <w:r>
        <w:rPr>
          <w:highlight w:val="cyan"/>
        </w:rPr>
        <w:t xml:space="preserve"> Full stop changed to a semicolon, following jayson.docx. Item (d) follows, and items (a) and (b) end with semicolons.</w:t>
      </w:r>
    </w:p>
    <w:p w14:paraId="78B0CF65" w14:textId="77777777" w:rsidR="0008735A" w:rsidRDefault="00000000">
      <w:pPr>
        <w:pStyle w:val="CommentText"/>
      </w:pPr>
      <w:r>
        <w:rPr>
          <w:highlight w:val="cyan"/>
        </w:rPr>
        <w:t>Proposed by: Jayson (the boss), in jayson.docx; adopted by Franz.</w:t>
      </w:r>
    </w:p>
    <w:p w14:paraId="3211499B" w14:textId="77777777" w:rsidR="0008735A" w:rsidRDefault="00000000">
      <w:pPr>
        <w:pStyle w:val="CommentText"/>
      </w:pPr>
      <w:r>
        <w:rPr>
          <w:highlight w:val="cyan"/>
        </w:rPr>
        <w:t>ELI15: A list item that is not the last one ends with a semicolon.</w:t>
      </w:r>
    </w:p>
  </w:comment>
  <w:comment w:id="635" w:author="Franz" w:date="2026-10-08T09:00:00Z" w:initials="F">
    <w:p w14:paraId="5C419925" w14:textId="77777777" w:rsidR="0008735A" w:rsidRDefault="00000000">
      <w:pPr>
        <w:pStyle w:val="CommentText"/>
      </w:pPr>
      <w:r>
        <w:rPr>
          <w:rStyle w:val="CommentReference"/>
        </w:rPr>
        <w:annotationRef/>
      </w:r>
      <w:r>
        <w:t>Inconsistent term: Section 4 defines "Gas Sale and Purchase Agreement (GSPA)" (not "Gas Supply and Purchase Agreement"), and this paragraph concerns long-term LNG contracts under Section 15.1(c), which are LNG sale and purchase agreements.</w:t>
      </w:r>
    </w:p>
    <w:p w14:paraId="5B9D187A" w14:textId="77777777" w:rsidR="0008735A" w:rsidRDefault="00000000">
      <w:pPr>
        <w:pStyle w:val="CommentText"/>
      </w:pPr>
      <w:r>
        <w:t>Proposed by: Commission-initiated (MOS-RED adversarial review).</w:t>
      </w:r>
    </w:p>
    <w:p w14:paraId="34C0D9B6" w14:textId="77777777" w:rsidR="0008735A" w:rsidRDefault="00000000">
      <w:pPr>
        <w:pStyle w:val="CommentText"/>
      </w:pPr>
      <w:r>
        <w:t>ELI15: The paragraph used a slightly wrong name for the contract.</w:t>
      </w:r>
    </w:p>
  </w:comment>
  <w:comment w:id="632" w:author="Franz" w:date="2026-08-25T23:54:00Z" w:initials="F">
    <w:p w14:paraId="656CE957" w14:textId="77777777" w:rsidR="0008735A" w:rsidRDefault="00000000">
      <w:pPr>
        <w:pStyle w:val="CommentText"/>
      </w:pPr>
      <w:r>
        <w:rPr>
          <w:rStyle w:val="CommentReference"/>
        </w:rPr>
        <w:annotationRef/>
      </w:r>
      <w:r>
        <w:t xml:space="preserve">Added the Brent-slope oil-linkage formula as an explicit pricing method for long-term contracts under the Section 15.1(c) Long-Term Contract Equivalent, alongside the JKM three (3)-month trailing average. This mirrors </w:t>
      </w:r>
      <w:r>
        <w:rPr>
          <w:b/>
          <w:bCs/>
        </w:rPr>
        <w:t>Aboitiz Power Corporation</w:t>
      </w:r>
      <w:r>
        <w:t>'s comment in the Commission's comments-and-dispositions matrix proposing an oil-linked (Brent, 12.5% slope) benchmark; ERC's recorded disposition said this was "already separately available... through the Long-Term Contract Equivalent mechanism," but Section 15.1(c) never actually named Brent-linked pricing or the formula -- now made explicit. No specific slope percentage is fixed here (methodology only); the Slope range is left to the Commission.</w:t>
      </w:r>
    </w:p>
    <w:p w14:paraId="1E40A0B9" w14:textId="77777777" w:rsidR="0008735A" w:rsidRDefault="00000000">
      <w:pPr>
        <w:pStyle w:val="CommentText"/>
      </w:pPr>
      <w:r>
        <w:t xml:space="preserve">Proposed by: </w:t>
      </w:r>
      <w:r>
        <w:rPr>
          <w:b/>
          <w:bCs/>
        </w:rPr>
        <w:t>Aboitiz Power Corporation</w:t>
      </w:r>
      <w:r>
        <w:t xml:space="preserve"> (originally); added explicitly in this revision after the earlier disposition turned out not to have actually named this pricing method in the rule text.</w:t>
      </w:r>
    </w:p>
    <w:p w14:paraId="3062A530" w14:textId="77777777" w:rsidR="0008735A" w:rsidRDefault="00000000">
      <w:pPr>
        <w:pStyle w:val="CommentText"/>
      </w:pPr>
      <w:r>
        <w:rPr>
          <w:i/>
        </w:rPr>
        <w:t>ELI15: LNG can be priced against a spot-market gas index (JKM), or, in a lot of the industry, against the price of crude oil using a standard formula (a "slope" off the Brent oil price). The rules already said this second method was allowed "in general," but never actually spelled out the formula -- this adds it explicitly as a named option, without fixing what the actual percentage ("slope") will be, since that's a number for the companion resolution to set.</w:t>
      </w:r>
    </w:p>
  </w:comment>
  <w:comment w:id="638" w:author="Sharon O. Montaner" w:date="2026-10-17T23:42:00Z" w:initials="SOM">
    <w:p w14:paraId="787940EB" w14:textId="77777777" w:rsidR="00A362D9" w:rsidRDefault="00A362D9" w:rsidP="00A362D9">
      <w:r>
        <w:rPr>
          <w:rStyle w:val="CommentReference"/>
        </w:rPr>
        <w:annotationRef/>
      </w:r>
      <w:r>
        <w:rPr>
          <w:sz w:val="20"/>
          <w:szCs w:val="20"/>
        </w:rPr>
        <w:t>Publish in the website?</w:t>
      </w:r>
    </w:p>
  </w:comment>
  <w:comment w:id="2509" w:author="Franz" w:date="2026-10-19T09:00:00Z" w:initials="F">
    <w:p w14:paraId="4CDAD280" w14:textId="77777777">
      <w:pPr>
        <w:pStyle w:val="CommentText"/>
      </w:pPr>
      <w:r>
        <w:rPr>
          <w:rStyle w:val="CommentReference"/>
        </w:rPr>
        <w:annotationRef/>
      </w:r>
      <w:r>
        <w:t xml:space="preserve">Yes. Sec. 15.3 now says the ERC website. ELI15: Posted online every month.</w:t>
      </w:r>
    </w:p>
  </w:comment>
  <w:comment w:id="641" w:author="Sharon O. Montaner" w:date="2026-10-17T23:43:00Z" w:initials="SOM">
    <w:p w14:paraId="5F63146C" w14:textId="77777777" w:rsidR="00A362D9" w:rsidRDefault="00A362D9" w:rsidP="00A362D9">
      <w:r>
        <w:rPr>
          <w:rStyle w:val="CommentReference"/>
        </w:rPr>
        <w:annotationRef/>
      </w:r>
      <w:r>
        <w:rPr>
          <w:sz w:val="20"/>
          <w:szCs w:val="20"/>
        </w:rPr>
        <w:t>Does the TOR of the DOE specify that they will also propose what fuel to use? Or will it prescribe a blend?</w:t>
      </w:r>
    </w:p>
  </w:comment>
  <w:comment w:id="2510" w:author="Franz" w:date="2026-10-19T09:00:00Z" w:initials="F">
    <w:p w14:paraId="4A0DDB35" w14:textId="77777777">
      <w:pPr>
        <w:pStyle w:val="CommentText"/>
      </w:pPr>
      <w:r>
        <w:rPr>
          <w:rStyle w:val="CommentReference"/>
        </w:rPr>
        <w:annotationRef/>
      </w:r>
      <w:r>
        <w:t xml:space="preserve">The bidder declares its own Fuel Source Category (TOR 3.1). The DOE prescribes no blend but ranks Indigenous first (TOR 10.2.1). ELI15: Bidders pick the gas; local gas goes first in line.</w:t>
      </w:r>
    </w:p>
  </w:comment>
  <w:comment w:id="639" w:author="Franz" w:date="2026-08-31T16:02:00Z" w:initials="F">
    <w:p w14:paraId="5367DCF5" w14:textId="77777777" w:rsidR="0008735A" w:rsidRDefault="00042F1D">
      <w:pPr>
        <w:pStyle w:val="CommentText"/>
      </w:pPr>
      <w:r>
        <w:rPr>
          <w:rStyle w:val="CommentReference"/>
        </w:rPr>
        <w:annotationRef/>
      </w:r>
      <w:r>
        <w:t xml:space="preserve">White-paper-driven addition: </w:t>
      </w:r>
      <w:r>
        <w:rPr>
          <w:b/>
          <w:bCs/>
        </w:rPr>
        <w:t>ClientEarth</w:t>
      </w:r>
      <w:r>
        <w:t>'s white paper argued generally that Winning Bidders should be required to manage reasonably foreseeable fuel price risk through long-term contracting and hedging aligned with the auction contract length, rather than passing fluctuating spot-linked costs straight through the FCPT. Section 14.4 already implements this for Indigenous Natural Gas, consistent with the RA 12120 context of that Section; this addition extends an equivalent requirement to Imported LNG, which is typically the larger and more spot-price-exposed share of a Winning Bidder's fuel supply, closing a gap between what the white paper's general recommendation covers and what had been implemented.</w:t>
      </w:r>
    </w:p>
    <w:p w14:paraId="52947786" w14:textId="77777777" w:rsidR="0008735A" w:rsidRDefault="00000000">
      <w:pPr>
        <w:pStyle w:val="CommentText"/>
      </w:pPr>
      <w:r>
        <w:t xml:space="preserve">Proposed by: Commission-initiated, extending a </w:t>
      </w:r>
      <w:r>
        <w:rPr>
          <w:b/>
          <w:bCs/>
        </w:rPr>
        <w:t>ClientEarth</w:t>
      </w:r>
      <w:r>
        <w:t xml:space="preserve"> white paper comment on the draft Rules (the paper's own recommendation was general to all fuel sourcing and not limited to Indigenous Natural Gas); the specific coverage share and window are deferred to Annex “A,” consistent with this document's convention against hardcoded figures and with the parallel treatment under Section 14.4.</w:t>
      </w:r>
    </w:p>
    <w:p w14:paraId="24BA2553" w14:textId="77777777" w:rsidR="0008735A" w:rsidRDefault="00000000">
      <w:pPr>
        <w:pStyle w:val="CommentText"/>
      </w:pPr>
      <w:r>
        <w:t>ELI15: Right now only plants using Philippine (indigenous) gas have to lock in stable fuel prices in advance. Plants using imported LNG, usually the bigger and more volatile chunk of fuel costs, didn't have to. This asks LNG-based plants to hedge too.</w:t>
      </w:r>
    </w:p>
  </w:comment>
  <w:comment w:id="649" w:author="Franz" w:date="2026-09-24T00:00:00Z" w:initials="F">
    <w:p w14:paraId="1436AC3C" w14:textId="77777777" w:rsidR="0008735A" w:rsidRDefault="00042F1D">
      <w:pPr>
        <w:pStyle w:val="CommentText"/>
      </w:pPr>
      <w:r>
        <w:rPr>
          <w:rStyle w:val="CommentReference"/>
        </w:rPr>
        <w:annotationRef/>
      </w:r>
      <w:r>
        <w:t>Correction of figures in circulation, and staff working caps for the Reference Parameters Resolution (not Rules text).</w:t>
      </w:r>
    </w:p>
    <w:p w14:paraId="107A2D6D" w14:textId="77777777" w:rsidR="0008735A" w:rsidRDefault="00000000">
      <w:pPr>
        <w:pStyle w:val="CommentText"/>
      </w:pPr>
      <w:r>
        <w:t xml:space="preserve">(1) US$2.93/MMBtu is not a billed terminal fee. The </w:t>
      </w:r>
      <w:r>
        <w:rPr>
          <w:b/>
          <w:bCs/>
        </w:rPr>
        <w:t>White Paper (A. Teicher)</w:t>
      </w:r>
      <w:r>
        <w:t xml:space="preserve"> uses it as its Capped Landed Logistics Cost input: a transport and regasification estimate from Clarete (2018), inflated to current terms with US CPI, with VAT applied. Some working notes in the project files describe US$2.93/MMBtu as the average terminal charge billed by named existing plants, together with an alleged US$15.66 million in overcharges. That description does not match the White Paper's own source note. It is not a Commission finding, and it has not been included in these Rules or comments.</w:t>
      </w:r>
    </w:p>
    <w:p w14:paraId="3A2D67D8" w14:textId="77777777" w:rsidR="0008735A" w:rsidRDefault="00000000">
      <w:pPr>
        <w:pStyle w:val="CommentText"/>
      </w:pPr>
      <w:r>
        <w:t>(2) Staff working caps (staff working file; source not independently verified): regasification/terminal fee US$1.50/MMBtu; pipeline transport US$0.35–0.50/MMBtu; marine/trucking (small-scale LNG) US$0.75–1.20/MMBtu; storage and handling US$0.25–0.40/MMBtu; BOG allowance 0.10% per day (upper bound 0.15% per day). The same file attributes a 0.15%/day “maximum” to SIGTTO/DNV, which could not be verified. The published reference in Comment 142 (</w:t>
      </w:r>
      <w:r>
        <w:rPr>
          <w:b/>
          <w:bCs/>
        </w:rPr>
        <w:t>Wärtsilä</w:t>
      </w:r>
      <w:r>
        <w:t>) describes 0.15%/day as a typical value, not a limit.</w:t>
      </w:r>
    </w:p>
    <w:p w14:paraId="7AF59A9D" w14:textId="77777777" w:rsidR="0008735A" w:rsidRDefault="00000000">
      <w:pPr>
        <w:pStyle w:val="CommentText"/>
      </w:pPr>
      <w:r>
        <w:t>(3) For scale, Comment 141 cites indicative terminal operating costs of US$0.20–0.50/MMBtu and a modelled all-in FSRU tariff of US$1.68 (1.0 mtpa) to US$3.93/MMBtu (0.4 mtpa). A US$1.50/MMBtu cap would fall below an all-in FSRU tariff at low throughput, which is the point of capping, but the Commission should test it against current quotations under this Section's default-cap rule (three comparable third-party quotations).</w:t>
      </w:r>
    </w:p>
    <w:p w14:paraId="3B396E60" w14:textId="77777777" w:rsidR="0008735A" w:rsidRDefault="00000000">
      <w:pPr>
        <w:pStyle w:val="CommentText"/>
      </w:pPr>
      <w:r>
        <w:t xml:space="preserve">Proposed by: Commission-initiated (source reconciliation); </w:t>
      </w:r>
      <w:r>
        <w:rPr>
          <w:b/>
          <w:bCs/>
        </w:rPr>
        <w:t>White Paper (A. Teicher)</w:t>
      </w:r>
      <w:r>
        <w:t xml:space="preserve"> for item (1).</w:t>
      </w:r>
    </w:p>
    <w:p w14:paraId="254C1D96" w14:textId="77777777" w:rsidR="0008735A" w:rsidRDefault="00000000">
      <w:pPr>
        <w:pStyle w:val="CommentText"/>
      </w:pPr>
      <w:r>
        <w:t>ELI15: A number going around as a “billed fee” was really an estimate from a study. The cap figures here are staff proposals that still need to be checked against real quotes before anyone relies on them.</w:t>
      </w:r>
    </w:p>
  </w:comment>
  <w:comment w:id="648" w:author="Franz" w:date="2026-08-25T14:10:00Z" w:initials="F">
    <w:p w14:paraId="7417CC9F" w14:textId="77777777" w:rsidR="0008735A" w:rsidRDefault="00000000">
      <w:pPr>
        <w:pStyle w:val="CommentText"/>
      </w:pPr>
      <w:r>
        <w:rPr>
          <w:rStyle w:val="CommentReference"/>
        </w:rPr>
        <w:annotationRef/>
      </w:r>
      <w:r>
        <w:t xml:space="preserve">Comment from </w:t>
      </w:r>
      <w:r>
        <w:rPr>
          <w:b/>
          <w:bCs/>
        </w:rPr>
        <w:t>Panasia Energy Inc. (PEI) and Strategic Energy Development Inc. (SEDI)</w:t>
      </w:r>
      <w:r>
        <w:t>: asked when the initial allowable add-on cost caps will be issued and on what basis. ERC adopted: initial default caps will be published concurrently with the first GAT Price under Section 7.1, using the Commission's working reference methodology, subject to the Section 20 annual review.</w:t>
      </w:r>
    </w:p>
    <w:p w14:paraId="5011D464" w14:textId="77777777" w:rsidR="0008735A" w:rsidRDefault="00000000">
      <w:pPr>
        <w:pStyle w:val="CommentText"/>
      </w:pPr>
      <w:r>
        <w:t xml:space="preserve">Proposed by: </w:t>
      </w:r>
      <w:r>
        <w:rPr>
          <w:b/>
          <w:bCs/>
        </w:rPr>
        <w:t>Panasia Energy Inc. (PEI) and Strategic Energy Development Inc. (SEDI)</w:t>
      </w:r>
      <w:r>
        <w:t>.</w:t>
      </w:r>
    </w:p>
    <w:p w14:paraId="570DD811" w14:textId="77777777" w:rsidR="0008735A" w:rsidRDefault="00000000">
      <w:pPr>
        <w:pStyle w:val="CommentText"/>
      </w:pPr>
      <w:r>
        <w:rPr>
          <w:i/>
        </w:rPr>
        <w:t>ELI15: Bidders need to know the cost caps before they can plan a competitive bid. This just confirms the caps come out at the same time as the price ceiling itself, not later, so nobody is bidding blind.</w:t>
      </w:r>
    </w:p>
  </w:comment>
  <w:comment w:id="647" w:author="Franz" w:date="2026-08-25T14:10:00Z" w:initials="F">
    <w:p w14:paraId="4926F8EA" w14:textId="77777777" w:rsidR="0008735A" w:rsidRDefault="00000000">
      <w:pPr>
        <w:pStyle w:val="CommentText"/>
      </w:pPr>
      <w:r>
        <w:rPr>
          <w:rStyle w:val="CommentReference"/>
        </w:rPr>
        <w:annotationRef/>
      </w:r>
      <w:r>
        <w:t xml:space="preserve">Comment from </w:t>
      </w:r>
      <w:r>
        <w:rPr>
          <w:b/>
          <w:bCs/>
        </w:rPr>
        <w:t>Manila Electric Company (MERALCO)</w:t>
      </w:r>
      <w:r>
        <w:t>: flagged Section 17's above-cap exception process. ERC adopted: any Commission evaluation of an above-cap request will expressly apply a least-cost criterion, consistent with DC2026-06-0013's least-cost procurement principle.</w:t>
      </w:r>
    </w:p>
    <w:p w14:paraId="772802B2" w14:textId="77777777" w:rsidR="0008735A" w:rsidRDefault="00000000">
      <w:pPr>
        <w:pStyle w:val="CommentText"/>
      </w:pPr>
      <w:r>
        <w:t xml:space="preserve">Proposed by: </w:t>
      </w:r>
      <w:r>
        <w:rPr>
          <w:b/>
          <w:bCs/>
        </w:rPr>
        <w:t>Manila Electric Company (MERALCO)</w:t>
      </w:r>
      <w:r>
        <w:t>.</w:t>
      </w:r>
    </w:p>
    <w:p w14:paraId="54FC50C3" w14:textId="77777777" w:rsidR="0008735A" w:rsidRDefault="00000000">
      <w:pPr>
        <w:pStyle w:val="CommentText"/>
      </w:pPr>
      <w:r>
        <w:rPr>
          <w:i/>
        </w:rPr>
        <w:t>ELI15: When the Commission reviews a request to pay more than the standard cap, it has to check the company actually shopped around for the best price first -- not just that the higher cost is real, but that it's also the cheapest realistic option available.</w:t>
      </w:r>
    </w:p>
  </w:comment>
  <w:comment w:id="646" w:author="Franz" w:date="2026-08-25T14:10:00Z" w:initials="F">
    <w:p w14:paraId="6EB32A78" w14:textId="77777777" w:rsidR="0008735A" w:rsidRDefault="00000000">
      <w:pPr>
        <w:pStyle w:val="CommentText"/>
      </w:pPr>
      <w:r>
        <w:rPr>
          <w:rStyle w:val="CommentReference"/>
        </w:rPr>
        <w:annotationRef/>
      </w:r>
      <w:r>
        <w:t xml:space="preserve">Comment from </w:t>
      </w:r>
      <w:r>
        <w:rPr>
          <w:b/>
          <w:bCs/>
        </w:rPr>
        <w:t>South Premiere Power Corp. (SPPC) and Excellent Energy Resources Inc. (EERI)</w:t>
      </w:r>
      <w:r>
        <w:t>: Section 17's above-cap exception lacked a defined review period or evaluation criteria. ERC adopted: above-cap requests will be resolved within sixty (60) calendar days of a complete submission, with published evaluation criteria (third-party quotations, technical justification, comparison against the default cap).</w:t>
      </w:r>
    </w:p>
    <w:p w14:paraId="6A71316E" w14:textId="77777777" w:rsidR="0008735A" w:rsidRDefault="00000000">
      <w:pPr>
        <w:pStyle w:val="CommentText"/>
      </w:pPr>
      <w:r>
        <w:t xml:space="preserve">Proposed by: </w:t>
      </w:r>
      <w:r>
        <w:rPr>
          <w:b/>
          <w:bCs/>
        </w:rPr>
        <w:t>South Premiere Power Corp. (SPPC) and Excellent Energy Resources Inc. (EERI)</w:t>
      </w:r>
      <w:r>
        <w:t>.</w:t>
      </w:r>
    </w:p>
    <w:p w14:paraId="1382421F" w14:textId="77777777" w:rsidR="0008735A" w:rsidRDefault="00000000">
      <w:pPr>
        <w:pStyle w:val="CommentText"/>
      </w:pPr>
      <w:r>
        <w:rPr>
          <w:i/>
        </w:rPr>
        <w:t>ELI15: Same underlying concern as Comment No. 18 -- an open-ended "you can ask for an exception" rule isn't very useful without a deadline and clear rules for what evidence is needed. This locks in both: a 60-day clock and a published checklist.</w:t>
      </w:r>
    </w:p>
  </w:comment>
  <w:comment w:id="651" w:author="Franz" w:date="2026-10-08T09:00:00Z" w:initials="F">
    <w:p w14:paraId="072F6E17" w14:textId="77777777" w:rsidR="0008735A" w:rsidRDefault="00000000">
      <w:pPr>
        <w:pStyle w:val="CommentText"/>
      </w:pPr>
      <w:r>
        <w:rPr>
          <w:rStyle w:val="CommentReference"/>
        </w:rPr>
        <w:annotationRef/>
      </w:r>
      <w:r>
        <w:t>"True-up under Rule 4" implied that logistics costs are trued up through the monthly Fuel Cost, which contradicts Sections 8.6, 13.4 and 18(a) (logistics costs are embedded in the GAT Price, and the GAT Price is not indexed under Section 8.9, formerly 8.10). The Annex already provides for an annual reconciliation that feeds the next Auction Round rather than current billing. The same correction is made in Table 2 (BOG row), the paragraph on unlisted add-on costs, and Table 8.</w:t>
      </w:r>
    </w:p>
    <w:p w14:paraId="419F1F21" w14:textId="77777777" w:rsidR="0008735A" w:rsidRDefault="00000000">
      <w:pPr>
        <w:pStyle w:val="CommentText"/>
      </w:pPr>
      <w:r>
        <w:t>Proposed by: Commission-initiated (MOS-RED adversarial review).</w:t>
      </w:r>
    </w:p>
    <w:p w14:paraId="107A065D" w14:textId="77777777" w:rsidR="0008735A" w:rsidRDefault="00000000">
      <w:pPr>
        <w:pStyle w:val="CommentText"/>
      </w:pPr>
      <w:r>
        <w:t>ELI15: Delivery costs are already baked into the auction price, so they are checked once a year, not re-billed every month.</w:t>
      </w:r>
      <w:r>
        <w:t xml:space="preserve"> [Superseded 19 Oct 2026: logistics costs are now billed monthly through the Fuel Cost at the lesser of actual and cap; the annual reconciliation is gone.]</w:t>
      </w:r>
    </w:p>
  </w:comment>
  <w:comment w:id="657" w:author="Franz" w:date="2026-08-25T15:49:00Z" w:initials="F">
    <w:p w14:paraId="3452DB4D" w14:textId="77777777" w:rsidR="0008735A" w:rsidRDefault="00000000">
      <w:pPr>
        <w:pStyle w:val="CommentText"/>
      </w:pPr>
      <w:r>
        <w:rPr>
          <w:rStyle w:val="CommentReference"/>
        </w:rPr>
        <w:annotationRef/>
      </w:r>
      <w:r>
        <w:t>The sentence "Pending the Commission's determination of specific caps for a given Auction Round under this Section, the default cap for each add-on cost component shall be the most recent Commission-approved or DOE-regulated tariff or rate for the corresponding service or, in the absence thereof, the average of at least three (3) comparable third-party service quotations submitted by the Winning Bidder from providers not related to, or affiliated with, the Winning Bidder, subject to Commission verification" was deleted from Section 17 in full (tracked deletion), since the DOE has already published its Terms of Reference for the Auction Round, making this interim/default-cap fallback mechanism unnecessary. The stale comment previously anchored to this sentence (explaining the unrelated-provider qualifier added during the loophole review) was likewise removed, since it no longer has a live provision to attach to.</w:t>
      </w:r>
    </w:p>
    <w:p w14:paraId="69B3F7AE" w14:textId="77777777" w:rsidR="0008735A" w:rsidRDefault="00000000">
      <w:pPr>
        <w:pStyle w:val="CommentText"/>
      </w:pPr>
      <w:r>
        <w:t>Proposed by: Commission-initiated (Commission staff drafting review).</w:t>
      </w:r>
    </w:p>
    <w:p w14:paraId="3831BED4" w14:textId="77777777" w:rsidR="0008735A" w:rsidRDefault="00000000">
      <w:pPr>
        <w:pStyle w:val="CommentText"/>
      </w:pPr>
      <w:r>
        <w:rPr>
          <w:i/>
        </w:rPr>
        <w:t>ELI15: This was a backup plan for what to do if the official Terms of Reference weren't published yet -- but since they've now been published, the backup plan is unnecessary and was removed to avoid clutter.</w:t>
      </w:r>
    </w:p>
  </w:comment>
  <w:comment w:id="656" w:author="Franz" w:date="2026-08-25T14:10:00Z" w:initials="F">
    <w:p w14:paraId="6772A514" w14:textId="77777777" w:rsidR="0008735A" w:rsidRDefault="00000000">
      <w:pPr>
        <w:pStyle w:val="CommentText"/>
      </w:pPr>
      <w:r>
        <w:rPr>
          <w:rStyle w:val="CommentReference"/>
        </w:rPr>
        <w:annotationRef/>
      </w:r>
      <w:r>
        <w:t xml:space="preserve">Comment from </w:t>
      </w:r>
      <w:r>
        <w:rPr>
          <w:b/>
          <w:bCs/>
        </w:rPr>
        <w:t>Aboitiz Power Corporation</w:t>
      </w:r>
      <w:r>
        <w:t>: asked whether "boil-off gas charges" under Regasification/Terminal Fees duplicate the separate BOG Loss Allowance, and suggested adding auxiliary power to transport regasified LNG to the plant inlet as an allowable cost. ERC adopted in part: the two BOG components are clarified as distinct (not merged, since they compensate different cost drivers); auxiliary power to the plant's inlet flange was added as an allowable cost under Regasification/Terminal Fees.</w:t>
      </w:r>
    </w:p>
    <w:p w14:paraId="3433D6D8" w14:textId="77777777" w:rsidR="0008735A" w:rsidRDefault="00000000">
      <w:pPr>
        <w:pStyle w:val="CommentText"/>
      </w:pPr>
      <w:r>
        <w:t xml:space="preserve">Proposed by: </w:t>
      </w:r>
      <w:r>
        <w:rPr>
          <w:b/>
          <w:bCs/>
        </w:rPr>
        <w:t>Aboitiz Power Corporation</w:t>
      </w:r>
      <w:r>
        <w:t>.</w:t>
      </w:r>
    </w:p>
    <w:p w14:paraId="43C5E97F" w14:textId="77777777" w:rsidR="0008735A" w:rsidRDefault="00000000">
      <w:pPr>
        <w:pStyle w:val="CommentText"/>
      </w:pPr>
      <w:r>
        <w:rPr>
          <w:i/>
        </w:rPr>
        <w:t>ELI15: LNG naturally boils off a little gas during handling, and there are two separate line items related to that loss for two different reasons -- the Commission confirmed they're not the same thing counted twice. Separately, moving the gas from the terminal to the actual power plant takes a bit of extra electricity, and that got added to the allowed cost list since it wasn't there before.</w:t>
      </w:r>
    </w:p>
  </w:comment>
  <w:comment w:id="655" w:author="Franz" w:date="2026-08-25T14:10:00Z" w:initials="F">
    <w:p w14:paraId="1A9B7C7D" w14:textId="77777777" w:rsidR="0008735A" w:rsidRDefault="00000000">
      <w:pPr>
        <w:pStyle w:val="CommentText"/>
      </w:pPr>
      <w:r>
        <w:rPr>
          <w:rStyle w:val="CommentReference"/>
        </w:rPr>
        <w:annotationRef/>
      </w:r>
      <w:r>
        <w:t xml:space="preserve">Comment from </w:t>
      </w:r>
      <w:r>
        <w:rPr>
          <w:b/>
          <w:bCs/>
        </w:rPr>
        <w:t>South Premiere Power Corp. (SPPC) and Excellent Energy Resources Inc. (EERI)</w:t>
      </w:r>
      <w:r>
        <w:t>: asked how Section 17's anti-double-recovery rule interacts with a Winning Bidder's own dedicated regasification facility. ERC adopted: a capitalized dedicated facility is properly includible in All-In Project Cost (Section 8.1) and recovered at WACC, not under the Section 17 Allowable Add-On Cost Caps, which apply only to genuine third-party service agreements.</w:t>
      </w:r>
    </w:p>
    <w:p w14:paraId="5A038899" w14:textId="77777777" w:rsidR="0008735A" w:rsidRDefault="00000000">
      <w:pPr>
        <w:pStyle w:val="CommentText"/>
      </w:pPr>
      <w:r>
        <w:t xml:space="preserve">Proposed by: </w:t>
      </w:r>
      <w:r>
        <w:rPr>
          <w:b/>
          <w:bCs/>
        </w:rPr>
        <w:t>South Premiere Power Corp. (SPPC) and Excellent Energy Resources Inc. (EERI)</w:t>
      </w:r>
      <w:r>
        <w:t>.</w:t>
      </w:r>
    </w:p>
    <w:p w14:paraId="549C3078" w14:textId="77777777" w:rsidR="0008735A" w:rsidRDefault="00000000">
      <w:pPr>
        <w:pStyle w:val="CommentText"/>
      </w:pPr>
      <w:r>
        <w:rPr>
          <w:i/>
        </w:rPr>
        <w:t>ELI15: If a company builds and owns its own LNG regasification facility (instead of paying someone else's terminal to do it), that's a capital investment, and it gets paid back the normal capital-cost way -- not treated as a monthly logistics fee subject to a separate cap. This prevents the same cost from being counted, or capped, twice under two different rules.</w:t>
      </w:r>
    </w:p>
  </w:comment>
  <w:comment w:id="659" w:author="Franz" w:date="2026-08-25T23:55:00Z" w:initials="F">
    <w:p w14:paraId="06FC5219"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Aboitiz Power Corporation</w:t>
      </w:r>
      <w:r>
        <w:t xml:space="preserve"> asked that auxiliary power for regasified-LNG transport to the plant inlet flange be recognized as an allowable cost under Regasification/Terminal Fees; ERC adopted this, but Section 17 was left unrevised. Fixed now.</w:t>
      </w:r>
    </w:p>
    <w:p w14:paraId="18E64F25" w14:textId="77777777" w:rsidR="0008735A" w:rsidRDefault="00000000">
      <w:pPr>
        <w:pStyle w:val="CommentText"/>
      </w:pPr>
      <w:r>
        <w:t xml:space="preserve">Proposed by: </w:t>
      </w:r>
      <w:r>
        <w:rPr>
          <w:b/>
          <w:bCs/>
        </w:rPr>
        <w:t>Aboitiz Power Corporation</w:t>
      </w:r>
      <w:r>
        <w:t>. Status: belated implementation of a commitment already agreed to (see also Comment No. 24) but not carried into the rule text until this round.</w:t>
      </w:r>
    </w:p>
    <w:p w14:paraId="5676EB8C" w14:textId="77777777" w:rsidR="0008735A" w:rsidRDefault="00000000">
      <w:pPr>
        <w:pStyle w:val="CommentText"/>
      </w:pPr>
      <w:r>
        <w:rPr>
          <w:i/>
        </w:rPr>
        <w:t>ELI15: Same fix as Comment No. 24's second half (allowing the cost of the electricity used to move gas from the terminal to the plant) -- this documents that the agreement to allow it existed before Section 17 was actually updated to say so.</w:t>
      </w:r>
    </w:p>
  </w:comment>
  <w:comment w:id="658" w:author="Franz" w:date="2026-08-25T23:55:00Z" w:initials="F">
    <w:p w14:paraId="2B37410A" w14:textId="77777777" w:rsidR="0008735A" w:rsidRDefault="00000000">
      <w:pPr>
        <w:pStyle w:val="CommentText"/>
      </w:pPr>
      <w:r>
        <w:rPr>
          <w:rStyle w:val="CommentReference"/>
        </w:rPr>
        <w:annotationRef/>
      </w:r>
      <w:r>
        <w:t>Belated implementation of an already-"Adopted" comment in the Commission's comments-and-dispositions matrix whose rule text was never actually amended: The Commission's own disposition on a related comment distinguished a Winning Bidder's dedicated, capitalized regasification facility (recovered via AIPC/WACC) from third-party regasification service agreements (subject to the Section 17 cap), but Section 17's Regasification/Terminal Fees scope was never actually amended to state this distinction. Fixed now.</w:t>
      </w:r>
    </w:p>
    <w:p w14:paraId="01C6D4AF" w14:textId="77777777" w:rsidR="0008735A" w:rsidRDefault="00000000">
      <w:pPr>
        <w:pStyle w:val="CommentText"/>
      </w:pPr>
      <w:r>
        <w:t xml:space="preserve">Proposed by: Commission-initiated (the underlying position was set out in the Commission's own disposition on a related stakeholder comment; see Comment No. 20 for the originating question from </w:t>
      </w:r>
      <w:r>
        <w:rPr>
          <w:b/>
          <w:bCs/>
        </w:rPr>
        <w:t>South Premiere Power Corp. (SPPC) and Excellent Energy Resources Inc. (EERI)</w:t>
      </w:r>
      <w:r>
        <w:t>). Status: belated implementation of a position already articulated but not carried into the rule text until this round.</w:t>
      </w:r>
    </w:p>
    <w:p w14:paraId="43D9EBF4" w14:textId="77777777" w:rsidR="0008735A" w:rsidRDefault="00000000">
      <w:pPr>
        <w:pStyle w:val="CommentText"/>
      </w:pPr>
      <w:r>
        <w:rPr>
          <w:i/>
        </w:rPr>
        <w:t>ELI15: Same fix as Comment No. 20 (a company's own owned regasification facility is a capital cost, not a monthly-fee logistics cost) -- this documents that the Commission had already worked out this distinction on paper before it was actually written into Section 17 itself.</w:t>
      </w:r>
    </w:p>
  </w:comment>
  <w:comment w:id="662" w:author="Franz" w:date="2026-10-08T09:00:00Z" w:initials="F">
    <w:p w14:paraId="1A3DDA32" w14:textId="77777777" w:rsidR="0008735A" w:rsidRDefault="00000000">
      <w:pPr>
        <w:pStyle w:val="CommentText"/>
      </w:pPr>
      <w:r>
        <w:rPr>
          <w:rStyle w:val="CommentReference"/>
        </w:rPr>
        <w:annotationRef/>
      </w:r>
      <w:r>
        <w:t>The DCF Model discounts at Re, not at the WACC (Sections 8.4 and 8.8.8); "recovered at the project's WACC under Section 8.2" was inconsistent with that.</w:t>
      </w:r>
    </w:p>
    <w:p w14:paraId="51E85F85" w14:textId="77777777" w:rsidR="0008735A" w:rsidRDefault="00000000">
      <w:pPr>
        <w:pStyle w:val="CommentText"/>
      </w:pPr>
      <w:r>
        <w:t>Proposed by: Commission-initiated (MOS-RED adversarial review).</w:t>
      </w:r>
    </w:p>
    <w:p w14:paraId="5AA5435D" w14:textId="77777777" w:rsidR="0008735A" w:rsidRDefault="00000000">
      <w:pPr>
        <w:pStyle w:val="CommentText"/>
      </w:pPr>
      <w:r>
        <w:t>ELI15: This sentence named the wrong discount rate.</w:t>
      </w:r>
    </w:p>
  </w:comment>
  <w:comment w:id="665" w:author="Franz" w:date="2026-09-23T00:00:00Z" w:initials="F">
    <w:p w14:paraId="11161CA8" w14:textId="77777777" w:rsidR="0008735A" w:rsidRDefault="00042F1D">
      <w:pPr>
        <w:pStyle w:val="CommentText"/>
      </w:pPr>
      <w:r>
        <w:rPr>
          <w:rStyle w:val="CommentReference"/>
        </w:rPr>
        <w:annotationRef/>
      </w:r>
      <w:r>
        <w:t>Policy rationale: this cap matters because the cost of turning LNG back into gas varies widely by terminal type, contract structure and, above all, how fully the terminal is used. Two published reference points show the spread. First, an industry explainer (Oil &amp; Gas Storage News, “LNG Regasification Terminals: How They Work 2026,” April 2026) puts terminal operating costs alone, excluding capital recovery, the LNG commodity and transmission, at an indicative US$0.20–US$0.50/MMBtu, with FSRUs at the higher end. Second, an all-in FSRU regasification tariff that includes capital recovery, modelled by FGE for the Hawaiʻi State Energy Office (2025 resource deck, FSRU-purchase case), rises from about US$1.68/MMBtu at 1.0 mtpa throughput to about US$3.93/MMBtu at 0.4 mtpa. These are different cost measures from different markets, cited only to show the range and the sensitivity to utilization, not as proposed cap values. Because these costs are embedded in the GAT Price as part of the Capped Landed Logistics Cost (Sections 8.6 and 17), and any amount above the cap is not recoverable, a Commission-set, periodically reviewed and audited maximum is what keeps under-utilization risk from being passed to consumers.</w:t>
      </w:r>
    </w:p>
    <w:p w14:paraId="185612A7" w14:textId="77777777" w:rsidR="0008735A" w:rsidRDefault="00000000">
      <w:pPr>
        <w:pStyle w:val="CommentText"/>
      </w:pPr>
      <w:r>
        <w:t>Proposed by: Commission-initiated (policy rationale note; sources are public and not tied to any Philippine facility, company, or party).</w:t>
      </w:r>
    </w:p>
    <w:p w14:paraId="39165E4B" w14:textId="77777777" w:rsidR="0008735A" w:rsidRDefault="00000000">
      <w:pPr>
        <w:pStyle w:val="CommentText"/>
      </w:pPr>
      <w:r>
        <w:t>ELI15: The fee for turning LNG back into gas can be cents or dollars per unit depending on how busy the terminal is. A cap set and checked by the Commission keeps the cost of an under-used terminal off consumers' bills.</w:t>
      </w:r>
    </w:p>
  </w:comment>
  <w:comment w:id="666" w:author="Franz" w:date="2026-08-25T14:10:00Z" w:initials="F">
    <w:p w14:paraId="2A2C43FB" w14:textId="77777777" w:rsidR="0008735A" w:rsidRDefault="00000000">
      <w:pPr>
        <w:pStyle w:val="CommentText"/>
      </w:pPr>
      <w:r>
        <w:rPr>
          <w:rStyle w:val="CommentReference"/>
        </w:rPr>
        <w:annotationRef/>
      </w:r>
      <w:r>
        <w:t xml:space="preserve">Comment from </w:t>
      </w:r>
      <w:r>
        <w:rPr>
          <w:b/>
          <w:bCs/>
        </w:rPr>
        <w:t>Aboitiz Power Corporation</w:t>
      </w:r>
      <w:r>
        <w:t>: requested that Floating Storage Unit (FSU) costs be included under LNG Storage. ERC adopted: FSU costs are functionally equivalent to the cryogenic/satellite storage costs already contemplated here, and were added expressly.</w:t>
      </w:r>
    </w:p>
    <w:p w14:paraId="7F38BAC3" w14:textId="77777777" w:rsidR="0008735A" w:rsidRDefault="00000000">
      <w:pPr>
        <w:pStyle w:val="CommentText"/>
      </w:pPr>
      <w:r>
        <w:t xml:space="preserve">Proposed by: </w:t>
      </w:r>
      <w:r>
        <w:rPr>
          <w:b/>
          <w:bCs/>
        </w:rPr>
        <w:t>Aboitiz Power Corporation</w:t>
      </w:r>
      <w:r>
        <w:t>.</w:t>
      </w:r>
    </w:p>
    <w:p w14:paraId="3E61CF17" w14:textId="77777777" w:rsidR="0008735A" w:rsidRDefault="00000000">
      <w:pPr>
        <w:pStyle w:val="CommentText"/>
      </w:pPr>
      <w:r>
        <w:rPr>
          <w:i/>
        </w:rPr>
        <w:t>ELI15: Some companies store LNG on a specialized ship (a Floating Storage Unit) instead of a land-based tank. It does the exact same storage job, so the rule now says clearly that it counts the same way for cost purposes.</w:t>
      </w:r>
    </w:p>
  </w:comment>
  <w:comment w:id="667" w:author="Franz" w:date="2026-08-25T23:55:00Z" w:initials="F">
    <w:p w14:paraId="49526FC2"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Aboitiz Power Corporation</w:t>
      </w:r>
      <w:r>
        <w:t xml:space="preserve"> asked that Floating Storage Unit (FSU) costs be expressly recognized under LNG Storage; ERC agreed, but Section 17 was left unrevised. Fixed now.</w:t>
      </w:r>
    </w:p>
    <w:p w14:paraId="7A964D79" w14:textId="77777777" w:rsidR="0008735A" w:rsidRDefault="00000000">
      <w:pPr>
        <w:pStyle w:val="CommentText"/>
      </w:pPr>
      <w:r>
        <w:t xml:space="preserve">Proposed by: </w:t>
      </w:r>
      <w:r>
        <w:rPr>
          <w:b/>
          <w:bCs/>
        </w:rPr>
        <w:t>Aboitiz Power Corporation</w:t>
      </w:r>
      <w:r>
        <w:t>. Status: belated implementation of a commitment already agreed to (see also Comment No. 25) but not carried into the rule text until this round.</w:t>
      </w:r>
    </w:p>
    <w:p w14:paraId="73271FA7" w14:textId="77777777" w:rsidR="0008735A" w:rsidRDefault="00000000">
      <w:pPr>
        <w:pStyle w:val="CommentText"/>
      </w:pPr>
      <w:r>
        <w:rPr>
          <w:i/>
        </w:rPr>
        <w:t>ELI15: Same fix as Comment No. 25 (recognizing floating storage ships the same way as land-based storage tanks) -- this documents that the agreement existed before Section 17 was actually updated.</w:t>
      </w:r>
    </w:p>
  </w:comment>
  <w:comment w:id="669" w:author="Sharon O. Montaner" w:date="2026-10-18T10:39:00Z" w:initials="SOM">
    <w:p w14:paraId="44A27E55" w14:textId="77777777" w:rsidR="00CB64EB" w:rsidRDefault="00CB64EB" w:rsidP="00CB64EB">
      <w:r>
        <w:rPr>
          <w:rStyle w:val="CommentReference"/>
        </w:rPr>
        <w:annotationRef/>
      </w:r>
      <w:r>
        <w:rPr>
          <w:sz w:val="20"/>
          <w:szCs w:val="20"/>
        </w:rPr>
        <w:t>Can we remove this as an allowable pass through cost?</w:t>
      </w:r>
    </w:p>
  </w:comment>
  <w:comment w:id="2511" w:author="Franz" w:date="2026-10-19T09:00:00Z" w:initials="F">
    <w:p w14:paraId="33A95ACB" w14:textId="77777777">
      <w:pPr>
        <w:pStyle w:val="CommentText"/>
      </w:pPr>
      <w:r>
        <w:rPr>
          <w:rStyle w:val="CommentReference"/>
        </w:rPr>
        <w:annotationRef/>
      </w:r>
      <w:r>
        <w:t xml:space="preserve">Done. BOG loss is no longer an allowable add-on cost; the Winning Bidder bears it. ELI15: Gas that boils off is the bidder's loss.</w:t>
      </w:r>
    </w:p>
  </w:comment>
  <w:comment w:id="670" w:author="Franz" w:date="2026-09-23T00:00:00Z" w:initials="F">
    <w:p w14:paraId="3EF63DE2" w14:textId="77777777" w:rsidR="0008735A" w:rsidRDefault="00042F1D">
      <w:pPr>
        <w:pStyle w:val="CommentText"/>
      </w:pPr>
      <w:r>
        <w:rPr>
          <w:rStyle w:val="CommentReference"/>
        </w:rPr>
        <w:annotationRef/>
      </w:r>
      <w:r>
        <w:t>Policy rationale: boil-off gas (BOG) is LNG that evaporates because heat leaks into storage and cargo tanks. A published marine-engineering reference puts typical LNG-carrier boil-off rates at about 0.15% of cargo volume per day or less, with newer carriers offered at close to 0.10% per day (</w:t>
      </w:r>
      <w:r>
        <w:rPr>
          <w:b/>
          <w:bCs/>
        </w:rPr>
        <w:t>Wärtsilä</w:t>
      </w:r>
      <w:r>
        <w:t xml:space="preserve"> Encyclopedia of Marine and Energy Technology, “Boil-off rate (BOR)”). These are rates per day, while this Section's allowance is a percentage of cargo volume received, so the per-cargo allowance should be derived from a per-day rate multiplied by the realistic storage and transit time for the supply chain concerned (for example, about 0.10% per day over 10 days is roughly 1% of the cargo). An allowance well above what a realistic rate and duration imply would let avoidable losses, such as those from poorly performing equipment, be recovered from consumers. The GIIGNL/IGU standards named in this Section remain the benchmark the Commission should consult when fixing the actual allowance; the figures above are illustrative only.</w:t>
      </w:r>
    </w:p>
    <w:p w14:paraId="07B0D674" w14:textId="77777777" w:rsidR="0008735A" w:rsidRDefault="00000000">
      <w:pPr>
        <w:pStyle w:val="CommentText"/>
      </w:pPr>
      <w:r>
        <w:t>Proposed by: Commission-initiated (policy rationale note; source is public and not tied to any Philippine facility, company, or party).</w:t>
      </w:r>
    </w:p>
    <w:p w14:paraId="261FE155" w14:textId="77777777" w:rsidR="0008735A" w:rsidRDefault="00000000">
      <w:pPr>
        <w:pStyle w:val="CommentText"/>
      </w:pPr>
      <w:r>
        <w:t>ELI15: Some LNG always evaporates while it sits in a tank, usually around a tenth of one percent a day. The allowance should match how much would realistically evaporate over the whole trip, so avoidable losses aren't billed to consumers.</w:t>
      </w:r>
    </w:p>
  </w:comment>
  <w:comment w:id="684" w:author="Sharon O. Montaner" w:date="2026-10-18T10:59:00Z" w:initials="SOM">
    <w:p w14:paraId="2DD47DD7" w14:textId="77777777" w:rsidR="00DA116B" w:rsidRDefault="00DA116B" w:rsidP="00DA116B">
      <w:r>
        <w:rPr>
          <w:rStyle w:val="CommentReference"/>
        </w:rPr>
        <w:annotationRef/>
      </w:r>
      <w:r>
        <w:rPr>
          <w:sz w:val="20"/>
          <w:szCs w:val="20"/>
        </w:rPr>
        <w:t>How to ensure that they negotiated the CLLC at the least cost?</w:t>
      </w:r>
    </w:p>
  </w:comment>
  <w:comment w:id="2512" w:author="Franz" w:date="2026-10-19T09:00:00Z" w:initials="F">
    <w:p w14:paraId="190371AF" w14:textId="77777777">
      <w:pPr>
        <w:pStyle w:val="CommentText"/>
      </w:pPr>
      <w:r>
        <w:rPr>
          <w:rStyle w:val="CommentReference"/>
        </w:rPr>
        <w:annotationRef/>
      </w:r>
      <w:r>
        <w:t xml:space="preserve">Three safeguards: per-component caps (Sec. 17), prior approval of above-cap costs on a least-cost test, and the Sec. 25 audit. Since 19 Oct the CLLC is paid at actual cost up to the cap, so any saving goes to consumers. ELI15: They cannot charge above the cap, and below it they get only what they paid.</w:t>
      </w:r>
    </w:p>
  </w:comment>
  <w:comment w:id="681" w:author="Franz" w:date="2026-08-26T00:02:00Z" w:initials="F">
    <w:p w14:paraId="30142E68"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Aboitiz Power Corporation</w:t>
      </w:r>
      <w:r>
        <w:t xml:space="preserve">, </w:t>
      </w:r>
      <w:r>
        <w:rPr>
          <w:b/>
          <w:bCs/>
        </w:rPr>
        <w:t>Manila Electric Company (MERALCO)</w:t>
      </w:r>
      <w:r>
        <w:t>, and Panasia Energy Inc. (PEI)/Strategic Energy Development Inc. (SEDI) separately asked for a review timeline, published evaluation criteria, and a least-cost standard for above-cap exception requests; ERC adopted all three, but Section 17 was left unrevised. Fixed now.</w:t>
      </w:r>
    </w:p>
    <w:p w14:paraId="11450BEC" w14:textId="77777777" w:rsidR="0008735A" w:rsidRDefault="00000000">
      <w:pPr>
        <w:pStyle w:val="CommentText"/>
      </w:pPr>
      <w:r>
        <w:t xml:space="preserve">Proposed by: </w:t>
      </w:r>
      <w:r>
        <w:rPr>
          <w:b/>
          <w:bCs/>
        </w:rPr>
        <w:t>Aboitiz Power Corporation</w:t>
      </w:r>
      <w:r>
        <w:t xml:space="preserve">, </w:t>
      </w:r>
      <w:r>
        <w:rPr>
          <w:b/>
          <w:bCs/>
        </w:rPr>
        <w:t>Manila Electric Company (MERALCO)</w:t>
      </w:r>
      <w:r>
        <w:t>, and Panasia Energy Inc. (PEI)/Strategic Energy Development Inc. (SEDI). Status: belated implementation combining commitments already agreed to (see also Comments No. 18, 21, and 22) but not carried into the rule text until this round.</w:t>
      </w:r>
    </w:p>
    <w:p w14:paraId="20E722CB" w14:textId="77777777" w:rsidR="0008735A" w:rsidRDefault="00000000">
      <w:pPr>
        <w:pStyle w:val="CommentText"/>
      </w:pPr>
      <w:r>
        <w:rPr>
          <w:i/>
        </w:rPr>
        <w:t>ELI15: This bundles together three separate, already-agreed fixes that never made it into the actual text: a real deadline for above-cap requests, a published checklist of what's needed, and a requirement to check that the request is really the cheapest realistic option -- all now actually written into Section 17.</w:t>
      </w:r>
    </w:p>
  </w:comment>
  <w:comment w:id="686" w:author="Franz" w:date="2026-09-24T15:00:00Z" w:initials="F">
    <w:p w14:paraId="5E2E9937" w14:textId="77777777" w:rsidR="0008735A" w:rsidRDefault="00042F1D">
      <w:pPr>
        <w:pStyle w:val="CommentText"/>
      </w:pPr>
      <w:r>
        <w:rPr>
          <w:rStyle w:val="CommentReference"/>
        </w:rPr>
        <w:annotationRef/>
      </w:r>
      <w:r>
        <w:t xml:space="preserve">Adopted from </w:t>
      </w:r>
      <w:r>
        <w:rPr>
          <w:b/>
          <w:bCs/>
        </w:rPr>
        <w:t>Tokyo Gas Philippines, Inc.</w:t>
      </w:r>
      <w:r>
        <w:t xml:space="preserve"> (GAIR Comments Matrix, Row 160), which recommended a “benchmark-plus-project-specific review”: standard caps for ordinary cases, but allowing a Winning Bidder to show higher prudent costs arising from its own terminal, location and delivery route. The matrix recorded this as “Adopted with modification … Section 17 will be amended to expressly permit differentiation”, but the text had not been changed. The above-cap evaluation criteria now name those project-specific factors and require executed agreements as evidence. The default caps, prior approval and least-cost test are unchanged. For scale, the staff working caps (unverified; Comment 164) are US$1.50/MMBtu regasification, US$0.35–0.50/MMBtu pipeline and US$0.75–1.20/MMBtu marine/trucking.</w:t>
      </w:r>
    </w:p>
    <w:p w14:paraId="3CB8BA28" w14:textId="77777777" w:rsidR="0008735A" w:rsidRDefault="00000000">
      <w:pPr>
        <w:pStyle w:val="CommentText"/>
      </w:pPr>
      <w:r>
        <w:t xml:space="preserve">Proposed by: </w:t>
      </w:r>
      <w:r>
        <w:rPr>
          <w:b/>
          <w:bCs/>
        </w:rPr>
        <w:t>Tokyo Gas Philippines, Inc.</w:t>
      </w:r>
    </w:p>
    <w:p w14:paraId="15CA6EF2" w14:textId="77777777" w:rsidR="0008735A" w:rsidRDefault="00000000">
      <w:pPr>
        <w:pStyle w:val="CommentText"/>
      </w:pPr>
      <w:r>
        <w:t>ELI15: The limit on delivery costs stays the same for everyone, but a plant with a genuinely harder delivery route can ask for more if it proves it with signed contracts.</w:t>
      </w:r>
    </w:p>
  </w:comment>
  <w:comment w:id="680" w:author="Franz" w:date="2026-08-25T23:55:00Z" w:initials="F">
    <w:p w14:paraId="120EE84C"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Manila Electric Company (MERALCO)</w:t>
      </w:r>
      <w:r>
        <w:t xml:space="preserve"> proposed that, where a bidder submits its own CLLC figure, the applicable cap should be the lower of the Commission's maximum and the bidder's own submitted value (to prevent a bidder from later claiming up to the full Commission cap after having priced its offer on a lower assumption); ERC adopted this, but Section 17 was left unrevised. Fixed now.</w:t>
      </w:r>
    </w:p>
    <w:p w14:paraId="60F26FCB" w14:textId="77777777" w:rsidR="0008735A" w:rsidRDefault="00000000">
      <w:pPr>
        <w:pStyle w:val="CommentText"/>
      </w:pPr>
      <w:r>
        <w:t xml:space="preserve">Proposed by: </w:t>
      </w:r>
      <w:r>
        <w:rPr>
          <w:b/>
          <w:bCs/>
        </w:rPr>
        <w:t>Manila Electric Company (MERALCO)</w:t>
      </w:r>
      <w:r>
        <w:t>. Status: belated implementation of a commitment already agreed to (see also Comment No. 13) but not carried into the rule text until this round.</w:t>
      </w:r>
    </w:p>
    <w:p w14:paraId="4FB7A3D3" w14:textId="77777777" w:rsidR="0008735A" w:rsidRDefault="00000000">
      <w:pPr>
        <w:pStyle w:val="CommentText"/>
      </w:pPr>
      <w:r>
        <w:rPr>
          <w:i/>
        </w:rPr>
        <w:t>ELI15: Same fix as Comment No. 13 (a company is held to the lower logistics-cost number it bid with, not allowed to later claim the full general cap) -- this documents that the agreement to fix it existed before Section 17 was actually updated.</w:t>
      </w:r>
    </w:p>
  </w:comment>
  <w:comment w:id="690" w:author="Franz" w:date="2026-10-08T09:00:00Z" w:initials="F">
    <w:p w14:paraId="5314B0C4" w14:textId="77777777" w:rsidR="0008735A" w:rsidRDefault="00000000">
      <w:pPr>
        <w:pStyle w:val="CommentText"/>
      </w:pPr>
      <w:r>
        <w:rPr>
          <w:rStyle w:val="CommentReference"/>
        </w:rPr>
        <w:annotationRef/>
      </w:r>
      <w:r>
        <w:t>Under TOR Section 4.3 and the Bid Form, the Price Offer is a single PhP/kWh figure; bidders do not submit a separate CLLC value "as part of" it. The lower-of rule is kept but tied to a CLLC value disclosed in bid documents or later submissions.</w:t>
      </w:r>
    </w:p>
    <w:p w14:paraId="5BCE243F" w14:textId="77777777" w:rsidR="0008735A" w:rsidRDefault="00000000">
      <w:pPr>
        <w:pStyle w:val="CommentText"/>
      </w:pPr>
      <w:r>
        <w:t>Proposed by: Commission-initiated (MOS-RED adversarial review; DOE TOR Annex B Section 4.3).</w:t>
      </w:r>
    </w:p>
    <w:p w14:paraId="0E5164F3" w14:textId="77777777" w:rsidR="0008735A" w:rsidRDefault="00000000">
      <w:pPr>
        <w:pStyle w:val="CommentText"/>
      </w:pPr>
      <w:r>
        <w:t>ELI15: Bidders only submit one price, so the Rules should not assume they submit a separate delivery-cost figure.</w:t>
      </w:r>
    </w:p>
  </w:comment>
  <w:comment w:id="694" w:author="Franz" w:date="2026-08-31T16:03:00Z" w:initials="F">
    <w:p w14:paraId="639A6C82" w14:textId="77777777" w:rsidR="0008735A" w:rsidRDefault="00042F1D">
      <w:pPr>
        <w:pStyle w:val="CommentText"/>
      </w:pPr>
      <w:r>
        <w:rPr>
          <w:rStyle w:val="CommentReference"/>
        </w:rPr>
        <w:annotationRef/>
      </w:r>
      <w:r>
        <w:t xml:space="preserve">White-paper-driven addition: </w:t>
      </w:r>
      <w:r>
        <w:rPr>
          <w:b/>
          <w:bCs/>
        </w:rPr>
        <w:t>ClientEarth</w:t>
      </w:r>
      <w:r>
        <w:t>'s white paper argued that the GAT Price should reflect only the reasonable costs necessary to develop and operate the awarded facility, and should not become a mechanism for recovering other infrastructure investment or costs from related facilities (e.g., regasification terminals, pipelines) that may serve multiple users or projects. This addition establishes that boundary directly: only a Winning Bidder's proportionate share of shared-infrastructure cost is recoverable, with the allocation methodology deferred to Annex “A.” This is distinct from, and complements, the existing anti-double-recovery rule in this Section, which addresses double-counting between the GAT Price and the FCPT rather than cost-sharing across multiple users of the same infrastructure.</w:t>
      </w:r>
    </w:p>
    <w:p w14:paraId="364193D7" w14:textId="77777777" w:rsidR="0008735A" w:rsidRDefault="00000000">
      <w:pPr>
        <w:pStyle w:val="CommentText"/>
      </w:pPr>
      <w:r>
        <w:t xml:space="preserve">Proposed by: Commission-initiated (adopted from a </w:t>
      </w:r>
      <w:r>
        <w:rPr>
          <w:b/>
          <w:bCs/>
        </w:rPr>
        <w:t>ClientEarth</w:t>
      </w:r>
      <w:r>
        <w:t xml:space="preserve"> white paper comment on the draft Rules, after regulatory-perspective review); the specific allocation methodology is deferred to Annex “A,” consistent with this document's convention against hardcoded figures.</w:t>
      </w:r>
    </w:p>
    <w:p w14:paraId="0CD16611" w14:textId="77777777" w:rsidR="0008735A" w:rsidRDefault="00000000">
      <w:pPr>
        <w:pStyle w:val="CommentText"/>
      </w:pPr>
      <w:r>
        <w:t>ELI15: If a gas plant shares a pipeline or LNG terminal with other companies, this rule says the plant can only pass its own fair share of that shared cost onto consumers, not costs that really belong to the other users of that pipeline or terminal.</w:t>
      </w:r>
    </w:p>
  </w:comment>
  <w:comment w:id="696" w:author="Franz" w:date="2026-09-23T00:00:00Z" w:initials="F">
    <w:p w14:paraId="58454E2D" w14:textId="77777777" w:rsidR="0008735A" w:rsidRDefault="00042F1D">
      <w:pPr>
        <w:pStyle w:val="CommentText"/>
      </w:pPr>
      <w:r>
        <w:rPr>
          <w:rStyle w:val="CommentReference"/>
        </w:rPr>
        <w:annotationRef/>
      </w:r>
      <w:r>
        <w:t>Consistency fix: the Section 18 formula uses the symbols FC, RGP, HR, FX and VAT, but the explanation named each item only in words. The symbols are now added next to the Fuel Cost and next to each item (a) to (d) so the formula and its definitions line up (RGP was already defined in Section 13.1, and FC(g) is used in Section 29). The “and” joining the list is also moved from item (b) to item (c), because item (d) was added later and is now the last item.</w:t>
      </w:r>
    </w:p>
    <w:p w14:paraId="75D4F06E" w14:textId="77777777" w:rsidR="0008735A" w:rsidRDefault="00000000">
      <w:pPr>
        <w:pStyle w:val="CommentText"/>
      </w:pPr>
      <w:r>
        <w:t>Proposed by: Commission-initiated (internal consistency fix; found during a second adversarial check of formula definitions).</w:t>
      </w:r>
    </w:p>
    <w:p w14:paraId="0518B53C" w14:textId="77777777" w:rsidR="0008735A" w:rsidRDefault="00000000">
      <w:pPr>
        <w:pStyle w:val="CommentText"/>
      </w:pPr>
      <w:r>
        <w:t>ELI15: The formula used short labels and the explanation used full names without saying which was which. Now each full name has its label next to it.</w:t>
      </w:r>
    </w:p>
  </w:comment>
  <w:comment w:id="705" w:author="Franz" w:date="2026-10-08T09:00:00Z" w:initials="F">
    <w:p w14:paraId="1FED6949" w14:textId="77777777" w:rsidR="0008735A" w:rsidRDefault="00000000">
      <w:pPr>
        <w:pStyle w:val="CommentText"/>
      </w:pPr>
      <w:r>
        <w:rPr>
          <w:rStyle w:val="CommentReference"/>
        </w:rPr>
        <w:annotationRef/>
      </w:r>
      <w:r>
        <w:t>Internal inconsistency fixed: Section 18(b) required the Heat Rate on an HHV basis, while Section 14.2 allows the Reference Gas Price on an "HHV or LHV as applicable" basis following the GSPA. If the gas price is per MMBtu LHV and the heat rate per MMBtu HHV, the Fuel Cost is misstated by roughly 10%. Section 19 now also requires the cap on the same basis.</w:t>
      </w:r>
    </w:p>
    <w:p w14:paraId="71ECC89E" w14:textId="77777777" w:rsidR="0008735A" w:rsidRDefault="00000000">
      <w:pPr>
        <w:pStyle w:val="CommentText"/>
      </w:pPr>
      <w:r>
        <w:t>Proposed by: Commission-initiated (MOS-RED adversarial review).</w:t>
      </w:r>
    </w:p>
    <w:p w14:paraId="23D950F5" w14:textId="77777777" w:rsidR="0008735A" w:rsidRDefault="00000000">
      <w:pPr>
        <w:pStyle w:val="CommentText"/>
      </w:pPr>
      <w:r>
        <w:t>ELI15: Gas can be measured two ways (HHV or LHV) that differ by about 10%. Price, plant efficiency and the cap must all use the same one.</w:t>
      </w:r>
    </w:p>
  </w:comment>
  <w:comment w:id="718" w:author="Franz" w:date="2026-10-08T09:00:00Z" w:initials="F">
    <w:p w14:paraId="63038EB5" w14:textId="77777777" w:rsidR="0008735A" w:rsidRDefault="00000000">
      <w:pPr>
        <w:pStyle w:val="CommentText"/>
      </w:pPr>
      <w:r>
        <w:rPr>
          <w:rStyle w:val="CommentReference"/>
        </w:rPr>
        <w:annotationRef/>
      </w:r>
      <w:r>
        <w:t>Citation corrected: VAT on the sale of goods (natural gas) is Section 106 and on importation Section 107 of the NIRC, as amended. Section 108 covers the sale of services, which applies to regasification and other logistics services, not to the fuel itself. Same correction in the Annex note on the Fuel VAT Rate. The VAT proviso on logistics costs is also corrected: it is the value-added tax component of exempt logistics costs that is excluded, not the logistics costs themselves. The proviso ordering ("Provided, finally" followed by another "Provided") is fixed. "BIR Revenue Regulations No. 002-2026" is corrected to its official citation, Revenue Regulations No. 2-2026 (effective 1 April 2026).</w:t>
      </w:r>
    </w:p>
    <w:p w14:paraId="1A86AF71" w14:textId="77777777" w:rsidR="0008735A" w:rsidRDefault="00000000">
      <w:pPr>
        <w:pStyle w:val="CommentText"/>
      </w:pPr>
      <w:r>
        <w:t>Proposed by: Commission-initiated (MOS-RED adversarial review).</w:t>
      </w:r>
    </w:p>
    <w:p w14:paraId="3C0534ED" w14:textId="77777777" w:rsidR="0008735A" w:rsidRDefault="00000000">
      <w:pPr>
        <w:pStyle w:val="CommentText"/>
      </w:pPr>
      <w:r>
        <w:t>ELI15: The tax law section number was wrong, and one sentence accidentally removed real costs instead of just the tax on them.</w:t>
      </w:r>
      <w:r>
        <w:t xml:space="preserve"> [Superseded in part 19 Oct 2026: the exempt-VAT proviso now applies to the CLLC component of the Fuel Cost, not the GAT Price (Sec. 18(d), (f)).]</w:t>
      </w:r>
    </w:p>
  </w:comment>
  <w:comment w:id="715" w:author="Franz" w:date="2026-08-25T14:10:00Z" w:initials="F">
    <w:p w14:paraId="2ECC4EC0" w14:textId="77777777" w:rsidR="0008735A" w:rsidRDefault="00000000">
      <w:pPr>
        <w:pStyle w:val="CommentText"/>
      </w:pPr>
      <w:r>
        <w:rPr>
          <w:rStyle w:val="CommentReference"/>
        </w:rPr>
        <w:annotationRef/>
      </w:r>
      <w:r>
        <w:t xml:space="preserve">Comment from </w:t>
      </w:r>
      <w:r>
        <w:rPr>
          <w:b/>
          <w:bCs/>
        </w:rPr>
        <w:t>Prime CoreGen Inc.</w:t>
      </w:r>
      <w:r>
        <w:t>: Section 18(d) referenced CREATE Act/PEZA VAT exemptions but not RA 12120's own exemption. ERC adopted: Section 18(d) revised to expressly include RA 12120 alongside the CREATE Act and PEZA references.</w:t>
      </w:r>
    </w:p>
    <w:p w14:paraId="6EF5EFBE" w14:textId="77777777" w:rsidR="0008735A" w:rsidRDefault="00000000">
      <w:pPr>
        <w:pStyle w:val="CommentText"/>
      </w:pPr>
      <w:r>
        <w:t xml:space="preserve">Proposed by: </w:t>
      </w:r>
      <w:r>
        <w:rPr>
          <w:b/>
          <w:bCs/>
        </w:rPr>
        <w:t>Prime CoreGen Inc.</w:t>
      </w:r>
    </w:p>
    <w:p w14:paraId="6BFB3D9D" w14:textId="77777777" w:rsidR="0008735A" w:rsidRDefault="00000000">
      <w:pPr>
        <w:pStyle w:val="CommentText"/>
      </w:pPr>
      <w:r>
        <w:rPr>
          <w:i/>
        </w:rPr>
        <w:t>ELI15: Same gap Comment No. 26 caught from a different angle -- a relevant tax-exemption law was missing from the list of laws the rule pointed to. Now all the applicable exemption laws are listed together.</w:t>
      </w:r>
    </w:p>
  </w:comment>
  <w:comment w:id="714" w:author="Franz" w:date="2026-08-25T14:10:00Z" w:initials="F">
    <w:p w14:paraId="207797F7" w14:textId="77777777" w:rsidR="0008735A" w:rsidRDefault="00000000">
      <w:pPr>
        <w:pStyle w:val="CommentText"/>
      </w:pPr>
      <w:r>
        <w:rPr>
          <w:rStyle w:val="CommentReference"/>
        </w:rPr>
        <w:annotationRef/>
      </w:r>
      <w:r>
        <w:t xml:space="preserve">Comment from </w:t>
      </w:r>
      <w:r>
        <w:rPr>
          <w:b/>
          <w:bCs/>
        </w:rPr>
        <w:t>Manila Electric Company (MERALCO)</w:t>
      </w:r>
      <w:r>
        <w:t>: Section 38 of RA 12120 exempts indigenous natural gas from VAT, but Section 18(d) did not reference it, and asked that Fuel Cost be computed pre-VAT. ERC adopted with modification: Section 18(d) will cross-reference RA 12120 Sec. 38's VAT exemption (pro-rated to the indigenous-gas share), and Fuel Cost will be structured on a pre-VAT basis with VAT computed and disclosed separately.</w:t>
      </w:r>
    </w:p>
    <w:p w14:paraId="270D8FCF" w14:textId="77777777" w:rsidR="0008735A" w:rsidRDefault="00000000">
      <w:pPr>
        <w:pStyle w:val="CommentText"/>
      </w:pPr>
      <w:r>
        <w:t xml:space="preserve">Proposed by: </w:t>
      </w:r>
      <w:r>
        <w:rPr>
          <w:b/>
          <w:bCs/>
        </w:rPr>
        <w:t>Manila Electric Company (MERALCO)</w:t>
      </w:r>
      <w:r>
        <w:t>.</w:t>
      </w:r>
    </w:p>
    <w:p w14:paraId="4E52D110" w14:textId="77777777" w:rsidR="0008735A" w:rsidRDefault="00000000">
      <w:pPr>
        <w:pStyle w:val="CommentText"/>
      </w:pPr>
      <w:r>
        <w:rPr>
          <w:i/>
        </w:rPr>
        <w:t>ELI15: A law already says locally-produced natural gas doesn't get taxed with VAT, but the rules didn't mention that, which could have led to consumers being billed VAT they don't actually owe. This fixes the rule to match the law and shows VAT as its own separate, transparent line item.</w:t>
      </w:r>
    </w:p>
  </w:comment>
  <w:comment w:id="713" w:author="Franz" w:date="2026-08-26T07:58:00Z" w:initials="F">
    <w:p w14:paraId="5A2B3CFC" w14:textId="77777777" w:rsidR="0008735A" w:rsidRDefault="00000000">
      <w:pPr>
        <w:pStyle w:val="CommentText"/>
      </w:pPr>
      <w:r>
        <w:rPr>
          <w:rStyle w:val="CommentReference"/>
        </w:rPr>
        <w:annotationRef/>
      </w:r>
      <w:r>
        <w:t xml:space="preserve">Belated implementation of two already-"Adopted"/"Adopted with modification" comments (Comment Nos. 26 and 28) whose rule text was never actually amended (caught while double-checking the CSW Annex A comparison table): </w:t>
      </w:r>
      <w:r>
        <w:rPr>
          <w:b/>
          <w:bCs/>
        </w:rPr>
        <w:t>Manila Electric Company (MERALCO)</w:t>
      </w:r>
      <w:r>
        <w:t xml:space="preserve"> pointed out that Section 38 of Republic Act No. 12120 (PNGIDA) exempts Indigenous Natural Gas from VAT, but Section 18(d) did not reference it and asked that Fuel Cost be computed pre-VAT with VAT shown separately; </w:t>
      </w:r>
      <w:r>
        <w:rPr>
          <w:b/>
          <w:bCs/>
        </w:rPr>
        <w:t>Prime CoreGen Inc.</w:t>
      </w:r>
      <w:r>
        <w:t xml:space="preserve"> separately asked that RA 12120 be listed alongside the CREATE Act/PEZA VAT-exemption references. Both were marked "Adopted" in the Comments Matrix, but Section 18(d) still cited only the CREATE Act and PEZA. Fixed now: Section 18(d) sets the Fuel VAT Rate to zero for Indigenous Natural Gas, pro-rates it for Blended Natural Gas per Section 16's volumetric-share methodology, cites RA 12120 alongside the CREATE Act and PEZA in the logistics-cost exemption proviso, and requires Fuel Cost to be computed and disclosed on a pre-VAT basis; Section 22(f) and the WHEREAS-clause summary of Rule 4 are conformed to match.</w:t>
      </w:r>
    </w:p>
    <w:p w14:paraId="47CF7826" w14:textId="77777777" w:rsidR="0008735A" w:rsidRDefault="00000000">
      <w:pPr>
        <w:pStyle w:val="CommentText"/>
      </w:pPr>
      <w:r>
        <w:t xml:space="preserve">Proposed by: </w:t>
      </w:r>
      <w:r>
        <w:rPr>
          <w:b/>
          <w:bCs/>
        </w:rPr>
        <w:t>Manila Electric Company (MERALCO)</w:t>
      </w:r>
      <w:r>
        <w:t xml:space="preserve">; </w:t>
      </w:r>
      <w:r>
        <w:rPr>
          <w:b/>
          <w:bCs/>
        </w:rPr>
        <w:t>Prime CoreGen Inc.</w:t>
      </w:r>
    </w:p>
    <w:p w14:paraId="7D411328" w14:textId="77777777" w:rsidR="0008735A" w:rsidRDefault="00000000">
      <w:pPr>
        <w:pStyle w:val="CommentText"/>
      </w:pPr>
      <w:r>
        <w:t>ELI15: A law already says gas produced in the Philippines doesn't get taxed with VAT, but the rule's VAT section never actually said so -- it only mentioned two other tax-exemption laws. This fixes the rule to match the law, splits mixed-source gas proportionally, and makes the VAT amount show up as its own line on the monthly bill instead of being buried inside one combined number.</w:t>
      </w:r>
    </w:p>
  </w:comment>
  <w:comment w:id="731" w:author="Franz" w:date="2026-09-24T00:00:00Z" w:initials="F">
    <w:p w14:paraId="4488DF11" w14:textId="77777777" w:rsidR="0008735A" w:rsidRDefault="00042F1D">
      <w:pPr>
        <w:pStyle w:val="CommentText"/>
      </w:pPr>
      <w:r>
        <w:rPr>
          <w:rStyle w:val="CommentReference"/>
        </w:rPr>
        <w:annotationRef/>
      </w:r>
      <w:r>
        <w:t>Heat rate figures for the Reference Parameters Resolution (not Rules text).</w:t>
      </w:r>
    </w:p>
    <w:p w14:paraId="51E25A7A" w14:textId="77777777" w:rsidR="0008735A" w:rsidRDefault="00000000">
      <w:pPr>
        <w:pStyle w:val="CommentText"/>
      </w:pPr>
      <w:r>
        <w:t xml:space="preserve">(1) </w:t>
      </w:r>
      <w:r>
        <w:rPr>
          <w:b/>
          <w:bCs/>
        </w:rPr>
        <w:t>White Paper (A. Teicher)</w:t>
      </w:r>
      <w:r>
        <w:t>: reference CCGT heat rate of 5,900 BTU/kWh (SMC Batangas-based reference plant).</w:t>
      </w:r>
    </w:p>
    <w:p w14:paraId="73B5E936" w14:textId="77777777" w:rsidR="0008735A" w:rsidRDefault="00000000">
      <w:pPr>
        <w:pStyle w:val="CommentText"/>
      </w:pPr>
      <w:r>
        <w:t>(2) Staff working caps (staff working file; source not independently verified): CCGT new-build (H/J class) 6,100 BTU/kWh (0.006100 MMBtu/kWh); CCGT existing (F class) 6,350 BTU/kWh; OCGT 9,800 BTU/kWh; gas-reciprocating engine 8,000 BTU/kWh. Each reflects an ISO design value plus a cycling allowance of 4%–7%, consistent with this Section's direction to set caps on a mid-merit operating profile rather than full-load ISO efficiency.</w:t>
      </w:r>
    </w:p>
    <w:p w14:paraId="24C0B63A" w14:textId="77777777" w:rsidR="0008735A" w:rsidRDefault="00000000">
      <w:pPr>
        <w:pStyle w:val="CommentText"/>
      </w:pPr>
      <w:r>
        <w:t>(3) The same working file cites a 33-month regression with a 0.884 correlation between gas-plant rates and Platts JKM. The underlying study could not be traced to an identifiable author or published source, and it has not been relied on here.</w:t>
      </w:r>
    </w:p>
    <w:p w14:paraId="101BA16B" w14:textId="77777777" w:rsidR="0008735A" w:rsidRDefault="00000000">
      <w:pPr>
        <w:pStyle w:val="CommentText"/>
      </w:pPr>
      <w:r>
        <w:t>Caps must be stated on the same higher-heating-value basis as the Reference Gas Price (Section 18(b)).</w:t>
      </w:r>
    </w:p>
    <w:p w14:paraId="0F0C5141" w14:textId="77777777" w:rsidR="0008735A" w:rsidRDefault="00000000">
      <w:pPr>
        <w:pStyle w:val="CommentText"/>
      </w:pPr>
      <w:r>
        <w:t xml:space="preserve">Proposed by: </w:t>
      </w:r>
      <w:r>
        <w:rPr>
          <w:b/>
          <w:bCs/>
        </w:rPr>
        <w:t>White Paper (A. Teicher)</w:t>
      </w:r>
      <w:r>
        <w:t>; Commission staff working file.</w:t>
      </w:r>
    </w:p>
    <w:p w14:paraId="6695D3BF" w14:textId="77777777" w:rsidR="0008735A" w:rsidRDefault="00000000">
      <w:pPr>
        <w:pStyle w:val="CommentText"/>
      </w:pPr>
      <w:r>
        <w:t>ELI15: The heat rate cap limits how much fuel a plant can charge for each unit of power. These are the candidate numbers; the plant types differ because some are less efficient by design.</w:t>
      </w:r>
    </w:p>
  </w:comment>
  <w:comment w:id="730" w:author="Franz" w:date="2026-08-25T23:37:00Z" w:initials="F">
    <w:p w14:paraId="1CE93BE0" w14:textId="77777777" w:rsidR="0008735A" w:rsidRDefault="00000000">
      <w:pPr>
        <w:pStyle w:val="CommentText"/>
      </w:pPr>
      <w:r>
        <w:rPr>
          <w:rStyle w:val="CommentReference"/>
        </w:rPr>
        <w:annotationRef/>
      </w:r>
      <w:r>
        <w:t xml:space="preserve">On review of the heat rate profile comments -- these are valid and were only partially reflected before. </w:t>
      </w:r>
      <w:r>
        <w:rPr>
          <w:b/>
          <w:bCs/>
        </w:rPr>
        <w:t>Tokyo Gas Philippines, Inc.</w:t>
      </w:r>
      <w:r>
        <w:t xml:space="preserve"> pointed out that mid-merit facilities frequently run at partial load by dispatch necessity, where Heat Rate is inherently worse than at full load, so a cap calibrated to full-load/ISO conditions would penalize Winning Bidders for degradation outside their control. </w:t>
      </w:r>
      <w:r>
        <w:rPr>
          <w:b/>
          <w:bCs/>
        </w:rPr>
        <w:t>Aboitiz Power Corporation</w:t>
      </w:r>
      <w:r>
        <w:t xml:space="preserve"> raised the same point for Gas-Reciprocating facilities and additionally asked for a yearly degradation adjustment to the cap; ERC's own recorded disposition on that comment (the Commission's comments-and-dispositions matrix) was "Adopted in part," committing to benchmark the cap against actual achieved capacity factors and part-load profiles, and to incorporate a heat-rate degradation factor into the Section 20 annual update -- for all three Facility Types, not just Gas-Reciprocating. That commitment was never actually carried into the rule text until now. Section 19 now states the mid-merit-profile basis explicitly; the exemption clause is refined so normal part-load variation is understood as already priced into the cap; and Section 20 now names the degradation factor as something reviewed/updated annually. No numeric values are introduced -- methodology only.</w:t>
      </w:r>
    </w:p>
    <w:p w14:paraId="3AAAD306" w14:textId="77777777" w:rsidR="0008735A" w:rsidRDefault="00000000">
      <w:pPr>
        <w:pStyle w:val="CommentText"/>
      </w:pPr>
      <w:r>
        <w:t xml:space="preserve">Proposed by: </w:t>
      </w:r>
      <w:r>
        <w:rPr>
          <w:b/>
          <w:bCs/>
        </w:rPr>
        <w:t>Tokyo Gas Philippines, Inc.</w:t>
      </w:r>
      <w:r>
        <w:t xml:space="preserve"> and </w:t>
      </w:r>
      <w:r>
        <w:rPr>
          <w:b/>
          <w:bCs/>
        </w:rPr>
        <w:t>Aboitiz Power Corporation</w:t>
      </w:r>
      <w:r>
        <w:t>.</w:t>
      </w:r>
    </w:p>
    <w:p w14:paraId="466E4E11" w14:textId="77777777" w:rsidR="0008735A" w:rsidRDefault="00000000">
      <w:pPr>
        <w:pStyle w:val="CommentText"/>
      </w:pPr>
      <w:r>
        <w:rPr>
          <w:i/>
        </w:rPr>
        <w:t>ELI15: A car gets worse gas mileage in stop-and-go city driving than on the highway -- it's not the car's fault, it's just how it's being driven. Same idea here: these plants are asked to ramp up and down a lot instead of running flat-out all the time, which naturally uses more fuel per unit of electricity. Judging them against a flat-out, ideal-conditions benchmark would unfairly penalize them for something outside their control. This fix judges them against a realistic "driven the way they're actually asked to drive" benchmark instead, and lets that benchmark ease a little each year as equipment naturally ages.</w:t>
      </w:r>
    </w:p>
  </w:comment>
  <w:comment w:id="729" w:author="Franz" w:date="2026-08-25T14:10:00Z" w:initials="F">
    <w:p w14:paraId="10B5C78F" w14:textId="77777777" w:rsidR="0008735A" w:rsidRDefault="00000000">
      <w:pPr>
        <w:pStyle w:val="CommentText"/>
      </w:pPr>
      <w:r>
        <w:rPr>
          <w:rStyle w:val="CommentReference"/>
        </w:rPr>
        <w:annotationRef/>
      </w:r>
      <w:r>
        <w:t xml:space="preserve">Comment from </w:t>
      </w:r>
      <w:r>
        <w:rPr>
          <w:b/>
          <w:bCs/>
        </w:rPr>
        <w:t>Aboitiz Power Corporation</w:t>
      </w:r>
      <w:r>
        <w:t>: recommended benchmarking heat rate against actual achieved capacity factors/part-load profiles, and adjusting the cap annually for degradation. ERC adopted both: the Gas-Reciprocating Reference Heat Rate Cap will be benchmarked against actual part-load/mid-merit operation, and a degradation factor will be incorporated into the Section 20 annual update.</w:t>
      </w:r>
    </w:p>
    <w:p w14:paraId="28B56336" w14:textId="77777777" w:rsidR="0008735A" w:rsidRDefault="00000000">
      <w:pPr>
        <w:pStyle w:val="CommentText"/>
      </w:pPr>
      <w:r>
        <w:t xml:space="preserve">Proposed by: </w:t>
      </w:r>
      <w:r>
        <w:rPr>
          <w:b/>
          <w:bCs/>
        </w:rPr>
        <w:t>Aboitiz Power Corporation</w:t>
      </w:r>
      <w:r>
        <w:t>.</w:t>
      </w:r>
    </w:p>
    <w:p w14:paraId="51ABD32D" w14:textId="77777777" w:rsidR="0008735A" w:rsidRDefault="00000000">
      <w:pPr>
        <w:pStyle w:val="CommentText"/>
      </w:pPr>
      <w:r>
        <w:rPr>
          <w:i/>
        </w:rPr>
        <w:t>ELI15: A plant running at partial power (which is normal for this kind of mid-merit plant) burns fuel less efficiently than at full blast, so judging it against a full-power benchmark would be unfair. This ties the efficiency cap to how the plant is actually expected to run, and lets it loosen a little each year as the equipment naturally ages -- this is the same fix carried through as Comment No. 69 below, extended to all three Facility Types.</w:t>
      </w:r>
    </w:p>
  </w:comment>
  <w:comment w:id="728" w:author="Franz" w:date="2026-08-25T14:10:00Z" w:initials="F">
    <w:p w14:paraId="47D146E7" w14:textId="77777777" w:rsidR="0008735A" w:rsidRDefault="00000000">
      <w:pPr>
        <w:pStyle w:val="CommentText"/>
      </w:pPr>
      <w:r>
        <w:rPr>
          <w:rStyle w:val="CommentReference"/>
        </w:rPr>
        <w:annotationRef/>
      </w:r>
      <w:r>
        <w:t xml:space="preserve">Comment from </w:t>
      </w:r>
      <w:r>
        <w:rPr>
          <w:b/>
          <w:bCs/>
        </w:rPr>
        <w:t>Panasia Energy Inc. (PEI) and Strategic Energy Development Inc. (SEDI)</w:t>
      </w:r>
      <w:r>
        <w:t>: asked when Reference Heat Rate Caps per Facility Type will be issued and on what basis. ERC adopted: caps will be issued together with the initial GAT Price under Section 7.1, based on OEM design-efficiency data and the Commission's technical benchmarking, subject to confirmation under Annex A Item A.15 and the Section 20 annual review.</w:t>
      </w:r>
    </w:p>
    <w:p w14:paraId="4299F8CA" w14:textId="77777777" w:rsidR="0008735A" w:rsidRDefault="00000000">
      <w:pPr>
        <w:pStyle w:val="CommentText"/>
      </w:pPr>
      <w:r>
        <w:t xml:space="preserve">Proposed by: </w:t>
      </w:r>
      <w:r>
        <w:rPr>
          <w:b/>
          <w:bCs/>
        </w:rPr>
        <w:t>Panasia Energy Inc. (PEI) and Strategic Energy Development Inc. (SEDI)</w:t>
      </w:r>
      <w:r>
        <w:t>.</w:t>
      </w:r>
    </w:p>
    <w:p w14:paraId="27EA344D" w14:textId="77777777" w:rsidR="0008735A" w:rsidRDefault="00000000">
      <w:pPr>
        <w:pStyle w:val="CommentText"/>
      </w:pPr>
      <w:r>
        <w:rPr>
          <w:i/>
        </w:rPr>
        <w:t>ELI15: Same kind of question as Comment No. 23, but for the fuel-efficiency cap instead of the add-on cost caps: bidders need this number up front, and now the rule confirms it's published at the same time as everything else, not left to be announced later.</w:t>
      </w:r>
    </w:p>
  </w:comment>
  <w:comment w:id="727" w:author="Franz" w:date="2026-08-25T14:10:00Z" w:initials="F">
    <w:p w14:paraId="5EE53C6C" w14:textId="77777777" w:rsidR="0008735A" w:rsidRDefault="00000000">
      <w:pPr>
        <w:pStyle w:val="CommentText"/>
      </w:pPr>
      <w:r>
        <w:rPr>
          <w:rStyle w:val="CommentReference"/>
        </w:rPr>
        <w:annotationRef/>
      </w:r>
      <w:r>
        <w:t xml:space="preserve">Comment from </w:t>
      </w:r>
      <w:r>
        <w:rPr>
          <w:b/>
          <w:bCs/>
        </w:rPr>
        <w:t>Prime CoreGen Inc.</w:t>
      </w:r>
      <w:r>
        <w:t xml:space="preserve">: a single fixed Heat Rate Cap for the full contract term does not account for equipment degradation, and no numeric CCGT cap exists yet. ERC adopted for incorporation: the Commission will consider a degradation allowance or aging-adjusted cap schedule in finalizing Table 3/Annex A Item A.15. The specific numeric cap </w:t>
      </w:r>
      <w:r>
        <w:rPr>
          <w:b/>
          <w:bCs/>
        </w:rPr>
        <w:t>Prime CoreGen</w:t>
      </w:r>
      <w:r>
        <w:t xml:space="preserve"> proposed was noted for technical evaluation, not adopted as the definitive figure.</w:t>
      </w:r>
    </w:p>
    <w:p w14:paraId="1B4BDBE5" w14:textId="77777777" w:rsidR="0008735A" w:rsidRDefault="00000000">
      <w:pPr>
        <w:pStyle w:val="CommentText"/>
      </w:pPr>
      <w:r>
        <w:t xml:space="preserve">Proposed by: </w:t>
      </w:r>
      <w:r>
        <w:rPr>
          <w:b/>
          <w:bCs/>
        </w:rPr>
        <w:t>Prime CoreGen Inc.</w:t>
      </w:r>
    </w:p>
    <w:p w14:paraId="483F9FCE" w14:textId="77777777" w:rsidR="0008735A" w:rsidRDefault="00000000">
      <w:pPr>
        <w:pStyle w:val="CommentText"/>
      </w:pPr>
      <w:r>
        <w:t>Commission defense (numeric figure not adopted): the principle that equipment naturally becomes less fuel-efficient with age is sound and was adopted; however, the Commission does not adopt a bidder-proposed specific numeric cap without independent technical verification, consistent with these Rules' policy that all reference figures be Commission-determined and disclosed, not set by a single interested party's submission.</w:t>
      </w:r>
    </w:p>
    <w:p w14:paraId="4BE283D7" w14:textId="77777777" w:rsidR="0008735A" w:rsidRDefault="00000000">
      <w:pPr>
        <w:pStyle w:val="CommentText"/>
      </w:pPr>
      <w:r>
        <w:rPr>
          <w:i/>
        </w:rPr>
        <w:t>ELI15: Machines get a little less efficient as they age, so a fuel-efficiency limit that never changes over a 20-year contract isn't realistic. The Commission agreed with that general idea (this later became the aging/degradation-factor fix carried through this revision), but didn't just accept the one company's suggested exact number without checking it independently.</w:t>
      </w:r>
    </w:p>
  </w:comment>
  <w:comment w:id="733" w:author="Franz" w:date="2026-09-24T15:00:00Z" w:initials="F">
    <w:p w14:paraId="4BE8BF6C" w14:textId="77777777" w:rsidR="0008735A" w:rsidRDefault="00042F1D">
      <w:pPr>
        <w:pStyle w:val="CommentText"/>
      </w:pPr>
      <w:r>
        <w:rPr>
          <w:rStyle w:val="CommentReference"/>
        </w:rPr>
        <w:annotationRef/>
      </w:r>
      <w:r>
        <w:t xml:space="preserve">Adopted from </w:t>
      </w:r>
      <w:r>
        <w:rPr>
          <w:b/>
          <w:bCs/>
        </w:rPr>
        <w:t>Siemens Energy, Inc.</w:t>
      </w:r>
      <w:r>
        <w:t xml:space="preserve"> (GAIR Comments Matrix, Row 272), which noted that ISO reference conditions (15 °C, 60% relative humidity, sea level) differ from Philippine operating conditions, where higher ambient temperature and humidity reduce gas-turbine output and raise heat rate. The cap is now stated at reference ambient conditions representative of Philippine sites, with the basis disclosed under Section 8.7. The Winning Bidder's actual verified Heat Rate under Section 18(b) is still measured at its own site. Staff working caps are recorded in Comment 165 (for example 6,100 BTU/kWh for new-build CCGT, unverified). They should be restated on this reference-ambient basis before adoption.</w:t>
      </w:r>
    </w:p>
    <w:p w14:paraId="3B0476CA" w14:textId="77777777" w:rsidR="0008735A" w:rsidRDefault="00000000">
      <w:pPr>
        <w:pStyle w:val="CommentText"/>
      </w:pPr>
      <w:r>
        <w:t xml:space="preserve">Proposed by: </w:t>
      </w:r>
      <w:r>
        <w:rPr>
          <w:b/>
          <w:bCs/>
        </w:rPr>
        <w:t>Siemens Energy, Inc.</w:t>
      </w:r>
    </w:p>
    <w:p w14:paraId="354DF415" w14:textId="77777777" w:rsidR="0008735A" w:rsidRDefault="00000000">
      <w:pPr>
        <w:pStyle w:val="CommentText"/>
      </w:pPr>
      <w:r>
        <w:t>ELI15: Gas turbines run less efficiently in hot, humid weather. The cap should be set for Philippine weather, not laboratory conditions.</w:t>
      </w:r>
    </w:p>
  </w:comment>
  <w:comment w:id="743" w:author="Franz" w:date="2026-09-01T09:05:00Z" w:initials="F">
    <w:p w14:paraId="0A999529" w14:textId="77777777" w:rsidR="0008735A" w:rsidRDefault="00042F1D">
      <w:pPr>
        <w:pStyle w:val="CommentText"/>
      </w:pPr>
      <w:r>
        <w:rPr>
          <w:rStyle w:val="CommentReference"/>
        </w:rPr>
        <w:annotationRef/>
      </w:r>
      <w:r>
        <w:t xml:space="preserve">New-comment-driven addition: </w:t>
      </w:r>
      <w:r>
        <w:rPr>
          <w:b/>
          <w:bCs/>
        </w:rPr>
        <w:t>NAC Energy, Inc.</w:t>
      </w:r>
      <w:r>
        <w:t xml:space="preserve"> argued that fuel recovery should recognize higher heat rates caused by dispatch instructions, cycling, starts, stops, and part-load operation, so the system does not penalize the flexibility it asks mid-merit gas plants to provide. This Section already substantially addresses that concern -- it excludes heat rate variance from normal part-load, ramping, and cycling operation reflected in the mid-merit profile, and from grid-directed operation outside the design operating range, from the Fuel Cost Pass-Through disallowance. This addition removes the residual gap by confirming the grid-directed carve-out applies regardless of whether the instructed operation falls within or outside the Winning Bidder's design operating range, since </w:t>
      </w:r>
      <w:r>
        <w:rPr>
          <w:b/>
          <w:bCs/>
        </w:rPr>
        <w:t>NAC Energy</w:t>
      </w:r>
      <w:r>
        <w:t>'s concern was with the source of the instruction (the System Operator or Market Operator), not the specific operating envelope.</w:t>
      </w:r>
    </w:p>
    <w:p w14:paraId="40FBFCF8" w14:textId="77777777" w:rsidR="0008735A" w:rsidRDefault="00000000">
      <w:pPr>
        <w:pStyle w:val="CommentText"/>
      </w:pPr>
      <w:r>
        <w:t xml:space="preserve">Proposed by: </w:t>
      </w:r>
      <w:r>
        <w:rPr>
          <w:b/>
          <w:bCs/>
        </w:rPr>
        <w:t>NAC Energy, Inc.</w:t>
      </w:r>
      <w:r>
        <w:t xml:space="preserve"> (comment dated 2026-08-26, position paper on Mid-Merit Gas Auction Terms of Reference, Section XII); confirming and extending pre-existing Rules language.</w:t>
      </w:r>
    </w:p>
    <w:p w14:paraId="1E247CFA" w14:textId="77777777" w:rsidR="0008735A" w:rsidRDefault="00000000">
      <w:pPr>
        <w:pStyle w:val="CommentText"/>
      </w:pPr>
      <w:r>
        <w:t>ELI15: A plant burns more fuel per unit of electricity when it's told to speed up, slow down, or stop-and-start -- that's just physics. If the grid operator is the one ordering that (not the plant being badly run), the plant shouldn't get penalized for it, whether or not that instruction pushes it outside its normal operating range.</w:t>
      </w:r>
    </w:p>
  </w:comment>
  <w:comment w:id="747" w:author="Franz" w:date="2026-08-26T00:02:00Z" w:initials="F">
    <w:p w14:paraId="78DB5636"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Prime CoreGen Inc.</w:t>
      </w:r>
      <w:r>
        <w:t xml:space="preserve"> asked that freight, insurance, and other logistics/add-on costs (not just the JKM spot price) trigger an interim benchmark review, and </w:t>
      </w:r>
      <w:r>
        <w:rPr>
          <w:b/>
          <w:bCs/>
        </w:rPr>
        <w:t>Aboitiz Power Corporation</w:t>
      </w:r>
      <w:r>
        <w:t xml:space="preserve"> asked for public consultation (not mere notice) before an updated benchmark takes effect; ERC adopted both, but Section 20 was left unrevised. Fixed now.</w:t>
      </w:r>
    </w:p>
    <w:p w14:paraId="11875C31" w14:textId="77777777" w:rsidR="0008735A" w:rsidRDefault="00000000">
      <w:pPr>
        <w:pStyle w:val="CommentText"/>
      </w:pPr>
      <w:r>
        <w:t xml:space="preserve">Proposed by: </w:t>
      </w:r>
      <w:r>
        <w:rPr>
          <w:b/>
          <w:bCs/>
        </w:rPr>
        <w:t>Prime CoreGen Inc.</w:t>
      </w:r>
      <w:r>
        <w:t xml:space="preserve"> and </w:t>
      </w:r>
      <w:r>
        <w:rPr>
          <w:b/>
          <w:bCs/>
        </w:rPr>
        <w:t>Aboitiz Power Corporation</w:t>
      </w:r>
      <w:r>
        <w:t>. Status: belated implementation of commitments already agreed to (see also Comments No. 31 and 32) but not carried into the rule text until this round.</w:t>
      </w:r>
    </w:p>
    <w:p w14:paraId="10E87FF9" w14:textId="77777777" w:rsidR="0008735A" w:rsidRDefault="00000000">
      <w:pPr>
        <w:pStyle w:val="CommentText"/>
      </w:pPr>
      <w:r>
        <w:rPr>
          <w:i/>
        </w:rPr>
        <w:t>ELI15: This bundles together two already-agreed fixes for Section 20: letting shipping/insurance cost spikes trigger a price review (not just the gas index), and requiring a real public consultation (not just a posted notice) before a new benchmark takes effect.</w:t>
      </w:r>
    </w:p>
  </w:comment>
  <w:comment w:id="746" w:author="Franz" w:date="2026-08-25T14:10:00Z" w:initials="F">
    <w:p w14:paraId="42822177" w14:textId="77777777" w:rsidR="0008735A" w:rsidRDefault="00000000">
      <w:pPr>
        <w:pStyle w:val="CommentText"/>
      </w:pPr>
      <w:r>
        <w:rPr>
          <w:rStyle w:val="CommentReference"/>
        </w:rPr>
        <w:annotationRef/>
      </w:r>
      <w:r>
        <w:t xml:space="preserve">Comment from </w:t>
      </w:r>
      <w:r>
        <w:rPr>
          <w:b/>
          <w:bCs/>
        </w:rPr>
        <w:t>Aboitiz Power Corporation</w:t>
      </w:r>
      <w:r>
        <w:t>: recommended stakeholder consultation, not just public notice, before updated Gas Price Benchmarks take effect. ERC adopted: Section 20 will require a public consultation process, calibrated so it doesn't undermine the Commission's ability to respond promptly to material market changes.</w:t>
      </w:r>
    </w:p>
    <w:p w14:paraId="154A99F1" w14:textId="77777777" w:rsidR="0008735A" w:rsidRDefault="00000000">
      <w:pPr>
        <w:pStyle w:val="CommentText"/>
      </w:pPr>
      <w:r>
        <w:t xml:space="preserve">Proposed by: </w:t>
      </w:r>
      <w:r>
        <w:rPr>
          <w:b/>
          <w:bCs/>
        </w:rPr>
        <w:t>Aboitiz Power Corporation</w:t>
      </w:r>
      <w:r>
        <w:t>.</w:t>
      </w:r>
    </w:p>
    <w:p w14:paraId="6A005F81" w14:textId="77777777" w:rsidR="0008735A" w:rsidRDefault="00000000">
      <w:pPr>
        <w:pStyle w:val="CommentText"/>
      </w:pPr>
      <w:r>
        <w:rPr>
          <w:i/>
        </w:rPr>
        <w:t>ELI15: "Public notice" can just mean posting an announcement; "consultation" means actually asking for and considering feedback before deciding. This upgrades the requirement to the more meaningful version -- see the Section 20 fix carried through as Comment No. 93.</w:t>
      </w:r>
    </w:p>
  </w:comment>
  <w:comment w:id="745" w:author="Franz" w:date="2026-08-25T14:10:00Z" w:initials="F">
    <w:p w14:paraId="2B5CD778" w14:textId="77777777" w:rsidR="0008735A" w:rsidRDefault="00000000">
      <w:pPr>
        <w:pStyle w:val="CommentText"/>
      </w:pPr>
      <w:r>
        <w:rPr>
          <w:rStyle w:val="CommentReference"/>
        </w:rPr>
        <w:annotationRef/>
      </w:r>
      <w:r>
        <w:t xml:space="preserve">Comment from </w:t>
      </w:r>
      <w:r>
        <w:rPr>
          <w:b/>
          <w:bCs/>
        </w:rPr>
        <w:t>Prime CoreGen Inc.</w:t>
      </w:r>
      <w:r>
        <w:t>: the 60/30-day review thresholds may be too slow in volatile markets, and other add-on costs (freight, insurance, logistics) should also trigger review, not just JKM. ERC adopted in part: Section 20 will include material/sustained changes in freight, insurance, and other add-on costs as review triggers. Shortening the 60/30-day windows was NOT adopted at this time, to avoid benchmark instability.</w:t>
      </w:r>
    </w:p>
    <w:p w14:paraId="23C2D6E2" w14:textId="77777777" w:rsidR="0008735A" w:rsidRDefault="00000000">
      <w:pPr>
        <w:pStyle w:val="CommentText"/>
      </w:pPr>
      <w:r>
        <w:t xml:space="preserve">Proposed by: </w:t>
      </w:r>
      <w:r>
        <w:rPr>
          <w:b/>
          <w:bCs/>
        </w:rPr>
        <w:t>Prime CoreGen Inc.</w:t>
      </w:r>
    </w:p>
    <w:p w14:paraId="04BA701A" w14:textId="77777777" w:rsidR="0008735A" w:rsidRDefault="00000000">
      <w:pPr>
        <w:pStyle w:val="CommentText"/>
      </w:pPr>
      <w:r>
        <w:t>Commission defense (partial rejection): broadening what can trigger a price review is a reasonable safeguard and was adopted; shortening the review timeline itself was not, because benchmarks that change too frequently create their own kind of instability and unpredictability for both bidders and consumers -- the 60/30-day windows already balance responsiveness against that risk.</w:t>
      </w:r>
    </w:p>
    <w:p w14:paraId="7F6B3A4E" w14:textId="77777777" w:rsidR="0008735A" w:rsidRDefault="00000000">
      <w:pPr>
        <w:pStyle w:val="CommentText"/>
      </w:pPr>
      <w:r>
        <w:rPr>
          <w:i/>
        </w:rPr>
        <w:t xml:space="preserve">ELI15: </w:t>
      </w:r>
      <w:r>
        <w:rPr>
          <w:b/>
          <w:bCs/>
          <w:i/>
        </w:rPr>
        <w:t>Prime CoreGen</w:t>
      </w:r>
      <w:r>
        <w:rPr>
          <w:i/>
        </w:rPr>
        <w:t xml:space="preserve"> made two asks. The first -- also let shipping and insurance cost spikes trigger a price review, not just the gas index -- made sense and was adopted (see Comment No. 93). The second -- make reviews happen faster -- was not, because flipping prices too often would make the whole system jumpy and harder for everyone to plan around.</w:t>
      </w:r>
    </w:p>
  </w:comment>
  <w:comment w:id="750" w:author="Franz" w:date="2026-10-08T09:00:00Z" w:initials="F">
    <w:p w14:paraId="4FA8D0A0" w14:textId="77777777" w:rsidR="0008735A" w:rsidRDefault="00000000">
      <w:pPr>
        <w:pStyle w:val="CommentText"/>
      </w:pPr>
      <w:r>
        <w:rPr>
          <w:rStyle w:val="CommentReference"/>
        </w:rPr>
        <w:annotationRef/>
      </w:r>
      <w:r>
        <w:t>"Contract Period" is not defined anywhere in these Rules, the Circular, or the TOR. The intended period is the Supply Delivery Period.</w:t>
      </w:r>
    </w:p>
    <w:p w14:paraId="1A586192" w14:textId="77777777" w:rsidR="0008735A" w:rsidRDefault="00000000">
      <w:pPr>
        <w:pStyle w:val="CommentText"/>
      </w:pPr>
      <w:r>
        <w:t>Proposed by: Commission-initiated (MOS-RED adversarial review).</w:t>
      </w:r>
    </w:p>
    <w:p w14:paraId="4BA3D08A" w14:textId="77777777" w:rsidR="0008735A" w:rsidRDefault="00000000">
      <w:pPr>
        <w:pStyle w:val="CommentText"/>
      </w:pPr>
      <w:r>
        <w:t>ELI15: This used a term that is not defined anywhere.</w:t>
      </w:r>
    </w:p>
  </w:comment>
  <w:comment w:id="764" w:author="Sharon O. Montaner" w:date="2026-10-18T11:15:00Z" w:initials="SOM">
    <w:p w14:paraId="3C22E4E9" w14:textId="77777777" w:rsidR="0059327E" w:rsidRDefault="0059327E" w:rsidP="0059327E">
      <w:r>
        <w:rPr>
          <w:rStyle w:val="CommentReference"/>
        </w:rPr>
        <w:annotationRef/>
      </w:r>
      <w:r>
        <w:rPr>
          <w:sz w:val="20"/>
          <w:szCs w:val="20"/>
        </w:rPr>
        <w:t>Is there any restriction in the TOR on replacement fuel. If not, okay with me.</w:t>
      </w:r>
    </w:p>
  </w:comment>
  <w:comment w:id="2513" w:author="Franz" w:date="2026-10-19T09:00:00Z" w:initials="F">
    <w:p w14:paraId="18B52B0E" w14:textId="77777777">
      <w:pPr>
        <w:pStyle w:val="CommentText"/>
      </w:pPr>
      <w:r>
        <w:rPr>
          <w:rStyle w:val="CommentReference"/>
        </w:rPr>
        <w:annotationRef/>
      </w:r>
      <w:r>
        <w:t xml:space="preserve">Yes, TOR 3.3 restricts it: NGAC permission, proof, notice, and cost at the lower of declared and actual fuel. Sec. 21.1 mirrors it. ELI15: Backup fuel only with proof, never at a higher price.</w:t>
      </w:r>
    </w:p>
  </w:comment>
  <w:comment w:id="762" w:author="Franz" w:date="2026-08-25T14:10:00Z" w:initials="F">
    <w:p w14:paraId="6684284E" w14:textId="77777777" w:rsidR="0008735A" w:rsidRDefault="00000000">
      <w:pPr>
        <w:pStyle w:val="CommentText"/>
      </w:pPr>
      <w:r>
        <w:rPr>
          <w:rStyle w:val="CommentReference"/>
        </w:rPr>
        <w:annotationRef/>
      </w:r>
      <w:r>
        <w:t xml:space="preserve">Comment from </w:t>
      </w:r>
      <w:r>
        <w:rPr>
          <w:b/>
          <w:bCs/>
        </w:rPr>
        <w:t>Panasia Energy Inc. (PEI) and Strategic Energy Development Inc. (SEDI)</w:t>
      </w:r>
      <w:r>
        <w:t>: asked who bears replacement-fuel (e.g., diesel) costs during a force majeure gas-supply interruption. ERC adopted; already substantially addressed by DC2026-06-0013 Sec. 10.4.3.2 -- GAIR Section 21.1 (Replacement Fuel) expressly confirms verified-force-majeure replacement costs are recoverable under FCPT at actual prudent cost.</w:t>
      </w:r>
    </w:p>
    <w:p w14:paraId="770B20EF" w14:textId="77777777" w:rsidR="0008735A" w:rsidRDefault="00000000">
      <w:pPr>
        <w:pStyle w:val="CommentText"/>
      </w:pPr>
      <w:r>
        <w:t xml:space="preserve">Proposed by: </w:t>
      </w:r>
      <w:r>
        <w:rPr>
          <w:b/>
          <w:bCs/>
        </w:rPr>
        <w:t>Panasia Energy Inc. (PEI) and Strategic Energy Development Inc. (SEDI)</w:t>
      </w:r>
      <w:r>
        <w:t>.</w:t>
      </w:r>
    </w:p>
    <w:p w14:paraId="00FB608C" w14:textId="77777777" w:rsidR="0008735A" w:rsidRDefault="00000000">
      <w:pPr>
        <w:pStyle w:val="CommentText"/>
      </w:pPr>
      <w:r>
        <w:rPr>
          <w:i/>
        </w:rPr>
        <w:t>ELI15: If a company's normal gas supply gets cut off by something outside its control and it has to switch to backup fuel, this confirms it can recover that backup fuel's real, reasonable cost -- though as of the staff red-team review, that recovery pathway is now subject to a tighter verification requirement (see Comment No. 99) to prevent it from being over-claimed.</w:t>
      </w:r>
    </w:p>
  </w:comment>
  <w:comment w:id="768" w:author="Franz" w:date="2026-08-26T00:28:00Z" w:initials="F">
    <w:p w14:paraId="46B387BE" w14:textId="77777777" w:rsidR="0008735A" w:rsidRDefault="00000000">
      <w:pPr>
        <w:pStyle w:val="CommentText"/>
      </w:pPr>
      <w:r>
        <w:rPr>
          <w:rStyle w:val="CommentReference"/>
        </w:rPr>
        <w:annotationRef/>
      </w:r>
      <w:r>
        <w:t>Added: a verification gate for the force-majeure Replacement Fuel pathway under Section 21.1(b). Red-team finding (developer-exploitable loophole, distinct from the earlier consumer-protection review): as originally worded, once a Winning Bidder characterized a fuel disruption as "force majeure," the "lower of" cost cap fell away entirely and the full "actual prudent cost" of (potentially premium, emergency-sourced) replacement fuel was recoverable, with the only check being the routine Section 25 audit -- conducted just once every two years. That created a financial incentive to over-characterize ordinary supply interruptions as force majeure, with any correction arriving, if at all, long after the amount was already paid. Fixed by tying "verified force majeure" to the same substantiation required for a Terms of Reference force majeure claim, requiring it to be submitted with that month's Fuel Cost Report (not left to the biennial audit cycle), and capping that month's certification at the lower-of amount until the Commission verifies the claim, with any excess released as a true-up once verified.</w:t>
      </w:r>
    </w:p>
    <w:p w14:paraId="706B564B" w14:textId="77777777" w:rsidR="0008735A" w:rsidRDefault="00000000">
      <w:pPr>
        <w:pStyle w:val="CommentText"/>
      </w:pPr>
      <w:r>
        <w:t>Proposed by: Commission-initiated (a fresh adversarial/red-team review of the Rules for developer-exploitable gaps, not a specific stakeholder comment). Defense: an uncapped cost-recovery pathway that activates on the company's own unverified say-so, checked only once every two years, is exactly the kind of structural incentive problem a prudent regulator must close proactively -- waiting for a company to actually exploit it first would mean consumers had already overpaid by the time anyone noticed.</w:t>
      </w:r>
    </w:p>
    <w:p w14:paraId="60DA717B" w14:textId="77777777" w:rsidR="0008735A" w:rsidRDefault="00000000">
      <w:pPr>
        <w:pStyle w:val="CommentText"/>
      </w:pPr>
      <w:r>
        <w:rPr>
          <w:i/>
        </w:rPr>
        <w:t>ELI15: The old rule said: if a company calls a fuel problem "force majeure" (a serious, out-of-their-control event), they can get paid back their full emergency fuel cost, no cap -- and nobody double-checks that claim for up to two years. That's an obvious incentive to over-claim "force majeure" for ordinary problems. This fix requires real proof up front, before the higher payment goes out, instead of trusting the claim and checking it years later.</w:t>
      </w:r>
    </w:p>
  </w:comment>
  <w:comment w:id="773" w:author="Franz" w:date="2026-10-08T15:00:00Z" w:initials="F">
    <w:p w14:paraId="37406DA6" w14:textId="77777777" w:rsidR="0008735A" w:rsidRDefault="00000000">
      <w:pPr>
        <w:pStyle w:val="CommentText"/>
      </w:pPr>
      <w:r>
        <w:rPr>
          <w:rStyle w:val="CommentReference"/>
        </w:rPr>
        <w:annotationRef/>
      </w:r>
      <w:r>
        <w:t>ERC Resolution No. 23, Series of 2026 (Revised Rules on Reliability Performance Indices and Equivalent Unplanned Outage Days) now defines "Force Majeure Event" for generating units: natural disasters, health and public-safety crises, civil and political unrest, government and legal actions, and similar events beyond reasonable control; a strike or labor dispute is not force majeure. It also treats lack of fuel as outside management control only where the generation company is not in control of the fuel contracts. Using the same definition here stops a Winning Bidder from calling a failure under its own GSPA "force majeure" to escape the lower-of cap. Section 28(g) and Section 34(a) are aligned with the same Resolution (the Commission's outage classes and annual unplanned-outage allowance, for example 14.35 equivalent days a year for combined cycle units).</w:t>
      </w:r>
    </w:p>
    <w:p w14:paraId="3DBB5DB6" w14:textId="77777777" w:rsidR="0008735A" w:rsidRDefault="00000000">
      <w:pPr>
        <w:pStyle w:val="CommentText"/>
      </w:pPr>
      <w:r>
        <w:t>Proposed by: Commission-initiated (MOS-RED update, 8 October 2026; ERC Resolution No. 23, Series of 2026, Article I Section 4(k) and (y), Article II Table 1).</w:t>
      </w:r>
    </w:p>
    <w:p w14:paraId="5806D1E1" w14:textId="77777777" w:rsidR="0008735A" w:rsidRDefault="00000000">
      <w:pPr>
        <w:pStyle w:val="CommentText"/>
      </w:pPr>
      <w:r>
        <w:t>ELI15: The ERC now has one official list of what counts as force majeure for power plants. The gas rules use the same list, so a plant cannot stretch the term to pass on higher fuel costs.</w:t>
      </w:r>
    </w:p>
  </w:comment>
  <w:comment w:id="779" w:author="Franz" w:date="2026-08-31T14:05:00Z" w:initials="F">
    <w:p w14:paraId="18AE7883" w14:textId="77777777" w:rsidR="0008735A" w:rsidRDefault="00042F1D">
      <w:pPr>
        <w:pStyle w:val="CommentText"/>
      </w:pPr>
      <w:r>
        <w:rPr>
          <w:rStyle w:val="CommentReference"/>
        </w:rPr>
        <w:annotationRef/>
      </w:r>
      <w:r>
        <w:t xml:space="preserve">White-paper-driven addition: the same </w:t>
      </w:r>
      <w:r>
        <w:rPr>
          <w:b/>
          <w:bCs/>
        </w:rPr>
        <w:t>ClientEarth</w:t>
      </w:r>
      <w:r>
        <w:t xml:space="preserve"> white paper noted that a Winning Bidder relying on Replacement Fuel under Section 21.1 could, in principle, keep the priority tier and Fuel Cost treatment tied to its originally declared fuel source indefinitely, even after it has effectively stopped using that source -- undermining the policy purpose of the preference. It proposed a cumulative-use trigger (framed in </w:t>
      </w:r>
      <w:r>
        <w:rPr>
          <w:b/>
          <w:bCs/>
        </w:rPr>
        <w:t>ClientEarth</w:t>
      </w:r>
      <w:r>
        <w:t>’s white paper as ninety (90) days within a twelve (12)-month period) after which the Commission revisits the Winning Bidder's continued eligibility for that priority tier, with the Bidder continuing to substantiate the fuel unavailability and its Fuel Cost remaining capped as before.</w:t>
      </w:r>
    </w:p>
    <w:p w14:paraId="7851EFE9" w14:textId="77777777" w:rsidR="0008735A" w:rsidRDefault="00000000">
      <w:pPr>
        <w:pStyle w:val="CommentText"/>
      </w:pPr>
      <w:r>
        <w:t xml:space="preserve">Proposed by: Commission-initiated (adopted from </w:t>
      </w:r>
      <w:r>
        <w:rPr>
          <w:b/>
          <w:bCs/>
        </w:rPr>
        <w:t>ClientEarth</w:t>
      </w:r>
      <w:r>
        <w:t>’s white paper comment; grafted onto the existing Replacement Fuel framework in Section 21.1(a)-(c) without altering the cost-ceiling or documentary-proof mechanics already in place).</w:t>
      </w:r>
    </w:p>
    <w:p w14:paraId="7A6DB1EE" w14:textId="77777777" w:rsidR="0008735A" w:rsidRDefault="00000000">
      <w:pPr>
        <w:pStyle w:val="CommentText"/>
      </w:pPr>
      <w:r>
        <w:t>ELI15: If a plant keeps using its backup fuel for months instead of switching back, this makes the ERC actually check in on whether that plant should still get the special treatment tied to its original fuel choice -- instead of the backup arrangement quietly becoming permanent.</w:t>
      </w:r>
    </w:p>
  </w:comment>
  <w:comment w:id="781" w:author="Franz" w:date="2026-08-25T14:10:00Z" w:initials="F">
    <w:p w14:paraId="5D4FF411" w14:textId="77777777" w:rsidR="0008735A" w:rsidRDefault="00000000">
      <w:pPr>
        <w:pStyle w:val="CommentText"/>
      </w:pPr>
      <w:r>
        <w:rPr>
          <w:rStyle w:val="CommentReference"/>
        </w:rPr>
        <w:annotationRef/>
      </w:r>
      <w:r>
        <w:t xml:space="preserve">Comment from </w:t>
      </w:r>
      <w:r>
        <w:rPr>
          <w:b/>
          <w:bCs/>
        </w:rPr>
        <w:t>South Premiere Power Corp. (SPPC) and Excellent Energy Resources Inc. (EERI)</w:t>
      </w:r>
      <w:r>
        <w:t>: Section 22 used "calendar month" inconsistently. ERC adopted: the reporting trigger will be conformed to "billing month" throughout Rule 4, aligning with the Settlement Period used for WESM/PSA billing.</w:t>
      </w:r>
    </w:p>
    <w:p w14:paraId="5F530CB6" w14:textId="77777777" w:rsidR="0008735A" w:rsidRDefault="00000000">
      <w:pPr>
        <w:pStyle w:val="CommentText"/>
      </w:pPr>
      <w:r>
        <w:t xml:space="preserve">Proposed by: </w:t>
      </w:r>
      <w:r>
        <w:rPr>
          <w:b/>
          <w:bCs/>
        </w:rPr>
        <w:t>South Premiere Power Corp. (SPPC) and Excellent Energy Resources Inc. (EERI)</w:t>
      </w:r>
      <w:r>
        <w:t>.</w:t>
      </w:r>
    </w:p>
    <w:p w14:paraId="101B8879" w14:textId="77777777" w:rsidR="0008735A" w:rsidRDefault="00000000">
      <w:pPr>
        <w:pStyle w:val="CommentText"/>
      </w:pPr>
      <w:r>
        <w:rPr>
          <w:i/>
        </w:rPr>
        <w:t>ELI15: A "calendar month" (Jan 1-31) and a company's actual "billing month" (which might run on a different cycle) aren't always the same thing, and the rules used both terms inconsistently. This makes sure everyone reports on the same, clearly defined cycle.</w:t>
      </w:r>
    </w:p>
  </w:comment>
  <w:comment w:id="785" w:author="Franz" w:date="2026-08-26T02:53:00Z" w:initials="FX">
    <w:p w14:paraId="0B4F4215" w14:textId="77777777" w:rsidR="0008735A" w:rsidRDefault="00000000">
      <w:pPr>
        <w:pStyle w:val="CommentText"/>
      </w:pPr>
      <w:r>
        <w:rPr>
          <w:rStyle w:val="CommentReference"/>
        </w:rPr>
        <w:annotationRef/>
      </w:r>
      <w:r>
        <w:t>Added: a proviso to Section 22(b) confirming that a provisional supplier invoice, using then-available estimated fuel cargo prices, satisfies the Monthly Fuel Cost Report's supplier-invoice attachment requirement where a final supplier invoice is not yet available within the ten (10)-calendar-day filing window, subject to later reconciliation.</w:t>
      </w:r>
    </w:p>
    <w:p w14:paraId="7AA6D4F9" w14:textId="77777777" w:rsidR="0008735A" w:rsidRDefault="0008735A">
      <w:pPr>
        <w:pStyle w:val="CommentText"/>
      </w:pPr>
    </w:p>
    <w:p w14:paraId="6D45613F" w14:textId="77777777" w:rsidR="0008735A" w:rsidRDefault="00000000">
      <w:pPr>
        <w:pStyle w:val="CommentText"/>
      </w:pPr>
      <w:r>
        <w:t>Proposed by: Commission-initiated (Commission staff drafting review). Defense: an actual LNG cargo invoice reviewed in the June 2026 billing documents (Excellent Energy Resources Inc.'s supplier invoice from Trafigura Pte Ltd) shows a 30-calendar-day payment term from the vessel's completion of discharge -- meaning a final, reconciled supplier invoice for a cargo delivered late in a billing month may well not exist yet within Section 22's 10-calendar-day filing deadline. GAIR's own Annex (Table 4's "Final Adjustment Invoice" row, and Table 6's "Provisional and Final Supplier Invoices" line item) already anticipates and permits exactly this -- filing on a provisional/estimated basis with a true-up afterward -- but Section 22(b)'s own plain text, read alone, could be misread as demanding a final, verified invoice within 10 days, which real supplier payment cycles do not reliably support. This makes the Annex's existing provisional-invoice allowance explicit in the operative Rule itself.</w:t>
      </w:r>
    </w:p>
    <w:p w14:paraId="19B0936B" w14:textId="77777777" w:rsidR="0008735A" w:rsidRDefault="0008735A">
      <w:pPr>
        <w:pStyle w:val="CommentText"/>
      </w:pPr>
    </w:p>
    <w:p w14:paraId="26142825" w14:textId="77777777" w:rsidR="0008735A" w:rsidRDefault="00000000">
      <w:pPr>
        <w:pStyle w:val="CommentText"/>
      </w:pPr>
      <w:r>
        <w:t>ELI15: This section asks a power plant to attach its gas supplier's invoice within 10 days of the billing month ending. But a real LNG shipment invoice reviewed in the reference documents gives the buyer 30 days just to pay it, meaning the invoice itself might not even be finalized 10 days after the month closes. The rules already had a fix tucked into an annex table (use an estimated invoice now, true it up later) -- this just says that fix out loud in the main rule itself, so it's not easy to miss.</w:t>
      </w:r>
    </w:p>
  </w:comment>
  <w:comment w:id="789" w:author="Franz" w:date="2026-10-08T09:00:00Z" w:initials="F">
    <w:p w14:paraId="6E54D6B9" w14:textId="77777777" w:rsidR="0008735A" w:rsidRDefault="00000000">
      <w:pPr>
        <w:pStyle w:val="CommentText"/>
      </w:pPr>
      <w:r>
        <w:rPr>
          <w:rStyle w:val="CommentReference"/>
        </w:rPr>
        <w:annotationRef/>
      </w:r>
      <w:r>
        <w:t>Gap fixed: Section 19 excludes "temporary degradation during start-up" from the heat-rate penalty, but Section 22(c) computed the actual Heat Rate only as total gas over total output, so there was no way to apply that exclusion. The start-up/shut-down exclusion formula follows the third-party Analyst Notes. The excluded fuel is capped by a separate Commission allowance so that it is neither unrecoverable nor uncapped.</w:t>
      </w:r>
    </w:p>
    <w:p w14:paraId="47BE7BC1" w14:textId="77777777" w:rsidR="0008735A" w:rsidRDefault="00000000">
      <w:pPr>
        <w:pStyle w:val="CommentText"/>
      </w:pPr>
      <w:r>
        <w:t>Proposed by: Commission-initiated (MOS-RED adversarial review), adopting in part the heat-rate formula in the third-party Analyst Notes on the GAT Price methodology (see developer.docx).</w:t>
      </w:r>
    </w:p>
    <w:p w14:paraId="719E8163" w14:textId="77777777" w:rsidR="0008735A" w:rsidRDefault="00000000">
      <w:pPr>
        <w:pStyle w:val="CommentText"/>
      </w:pPr>
      <w:r>
        <w:t>ELI15: Starting a plant burns extra gas. The Rules said that should not count against the plant, but gave no way to separate it. Now there is a formula, and the start-up gas has its own limit.</w:t>
      </w:r>
    </w:p>
  </w:comment>
  <w:comment w:id="791" w:author="Franz" w:date="2026-08-26T07:58:00Z" w:initials="F">
    <w:p w14:paraId="68D6B0D8" w14:textId="77777777" w:rsidR="0008735A" w:rsidRDefault="00000000">
      <w:pPr>
        <w:pStyle w:val="CommentText"/>
      </w:pPr>
      <w:r>
        <w:rPr>
          <w:rStyle w:val="CommentReference"/>
        </w:rPr>
        <w:annotationRef/>
      </w:r>
      <w:r>
        <w:t>Consequential to the Section 18(d) fix above (belated implementation of Comment Nos. 26/28): Section 22(f)'s monthly reporting requirement is extended to require the pre-VAT Fuel Cost and the applicable Fuel VAT Rate component to be shown as separate, disclosed line items, so the Commission and the public can verify the indigenous-gas VAT exemption and any Blended Natural Gas pro-ration is being applied correctly each month.</w:t>
      </w:r>
    </w:p>
    <w:p w14:paraId="0F4B2E4E" w14:textId="77777777" w:rsidR="0008735A" w:rsidRDefault="00000000">
      <w:pPr>
        <w:pStyle w:val="CommentText"/>
      </w:pPr>
      <w:r>
        <w:t>Proposed by: Commission-initiated (consequential drafting fix).</w:t>
      </w:r>
    </w:p>
    <w:p w14:paraId="523C2606" w14:textId="77777777" w:rsidR="0008735A" w:rsidRDefault="00000000">
      <w:pPr>
        <w:pStyle w:val="CommentText"/>
      </w:pPr>
      <w:r>
        <w:t>ELI15: Since the VAT amount is now a separate number instead of being folded into the total, the monthly report a plant submits has to actually show that separate number so anyone checking the math can see it.</w:t>
      </w:r>
    </w:p>
  </w:comment>
  <w:comment w:id="793" w:author="Franz" w:date="2026-09-01T09:03:00Z" w:initials="F">
    <w:p w14:paraId="688B9D27" w14:textId="77777777" w:rsidR="0008735A" w:rsidRDefault="00042F1D">
      <w:pPr>
        <w:pStyle w:val="CommentText"/>
      </w:pPr>
      <w:r>
        <w:rPr>
          <w:rStyle w:val="CommentReference"/>
        </w:rPr>
        <w:annotationRef/>
      </w:r>
      <w:r>
        <w:t xml:space="preserve">New-comment-driven addition: </w:t>
      </w:r>
      <w:r>
        <w:rPr>
          <w:b/>
          <w:bCs/>
        </w:rPr>
        <w:t>IEMOP</w:t>
      </w:r>
      <w:r>
        <w:t>, as Market Operator, suggested including a provision for compliance with BIR Revenue Regulations No. 002-2026, proposing proof of WESM registration that includes the ability to submit separate Metered Quantities for energy produced using indigenous versus non-indigenous natural gas, for Winning Bidders availing of the applicable tax incentives. Section 22(a) already requires monthly reporting of gas volume consumed by source type; this addition adds the parallel, registration-level requirement that the Winning Bidder's WESM metering and submission capability can actually produce that split at the energy (not just fuel-volume) level, since that is what BIR RR 002-2026 and the Section 18(d) VAT treatment for Indigenous Natural Gas ultimately depend on.</w:t>
      </w:r>
    </w:p>
    <w:p w14:paraId="4F18CD5D" w14:textId="77777777" w:rsidR="0008735A" w:rsidRDefault="00000000">
      <w:pPr>
        <w:pStyle w:val="CommentText"/>
      </w:pPr>
      <w:r>
        <w:t xml:space="preserve">Proposed by: </w:t>
      </w:r>
      <w:r>
        <w:rPr>
          <w:b/>
          <w:bCs/>
        </w:rPr>
        <w:t>Independent Electricity Market Operator of the Philippines, Inc. (IEMOP)</w:t>
      </w:r>
      <w:r>
        <w:t xml:space="preserve"> (comment matrix, ERC Case No. 2026-015 RM).</w:t>
      </w:r>
    </w:p>
    <w:p w14:paraId="058B4DB8" w14:textId="77777777" w:rsidR="0008735A" w:rsidRDefault="00000000">
      <w:pPr>
        <w:pStyle w:val="CommentText"/>
      </w:pPr>
      <w:r>
        <w:t>ELI15: There's a tax break for electricity made from Philippine (indigenous) gas. To actually get that break, the market system needs to track how much power came from indigenous gas versus imported gas, separately. This makes a Bidder prove upfront that its metering can do that split.</w:t>
      </w:r>
    </w:p>
  </w:comment>
  <w:comment w:id="800" w:author="Franz" w:date="2026-10-08T09:00:00Z" w:initials="F">
    <w:p w14:paraId="4C3132A8" w14:textId="77777777" w:rsidR="0008735A" w:rsidRDefault="00000000">
      <w:pPr>
        <w:pStyle w:val="CommentText"/>
      </w:pPr>
      <w:r>
        <w:rPr>
          <w:rStyle w:val="CommentReference"/>
        </w:rPr>
        <w:annotationRef/>
      </w:r>
      <w:r>
        <w:t>Since Section 13.4 removes add-on (logistics) costs from the Fuel Cost, the lesser-of certification here applies to fuel cost components only. Add-on costs are still reported (Section 22(d)) and tested against the Section 17 caps for the annual CLLC reconciliation and the anti-double-recovery check (Section 25(b)), but they are not certified into the monthly Fuel Cost.</w:t>
      </w:r>
    </w:p>
    <w:p w14:paraId="16713452" w14:textId="77777777" w:rsidR="0008735A" w:rsidRDefault="00000000">
      <w:pPr>
        <w:pStyle w:val="CommentText"/>
      </w:pPr>
      <w:r>
        <w:t>Proposed by: Commission-initiated (MOS-RED adversarial review).</w:t>
      </w:r>
    </w:p>
    <w:p w14:paraId="0FF0E6BD" w14:textId="77777777" w:rsidR="0008735A" w:rsidRDefault="00000000">
      <w:pPr>
        <w:pStyle w:val="CommentText"/>
      </w:pPr>
      <w:r>
        <w:t>ELI15: Monthly fuel bills should only include fuel. Delivery costs are checked but not paid through the fuel bill.</w:t>
      </w:r>
      <w:r>
        <w:t xml:space="preserve"> [Superseded 19 Oct 2026: add-on costs are now certified into the monthly Fuel Cost as the CLLC, component by component (Sec. 23).]</w:t>
      </w:r>
    </w:p>
  </w:comment>
  <w:comment w:id="803" w:author="Franz" w:date="2026-08-31T16:05:00Z" w:initials="F">
    <w:p w14:paraId="27D095F0" w14:textId="77777777" w:rsidR="0008735A" w:rsidRDefault="00042F1D">
      <w:pPr>
        <w:pStyle w:val="CommentText"/>
      </w:pPr>
      <w:r>
        <w:rPr>
          <w:rStyle w:val="CommentReference"/>
        </w:rPr>
        <w:annotationRef/>
      </w:r>
      <w:r>
        <w:t xml:space="preserve">White-paper-driven addition: </w:t>
      </w:r>
      <w:r>
        <w:rPr>
          <w:b/>
          <w:bCs/>
        </w:rPr>
        <w:t>ClientEarth</w:t>
      </w:r>
      <w:r>
        <w:t>'s white paper noted that even Fuel Costs that remain within the Gas Price Benchmark can still spike from one month to the next, producing abrupt increases in consumers' electricity bills. It proposed a defined variance threshold, with amounts above the threshold recovered over subsequent Settlement Periods subject to ERC approval, so legitimate Fuel Costs remain fully recoverable while smoothing the timing of the impact on consumers.</w:t>
      </w:r>
    </w:p>
    <w:p w14:paraId="0814D149" w14:textId="77777777" w:rsidR="0008735A" w:rsidRDefault="00000000">
      <w:pPr>
        <w:pStyle w:val="CommentText"/>
      </w:pPr>
      <w:r>
        <w:t xml:space="preserve">Proposed by: Commission-initiated (adopted from a </w:t>
      </w:r>
      <w:r>
        <w:rPr>
          <w:b/>
          <w:bCs/>
        </w:rPr>
        <w:t>ClientEarth</w:t>
      </w:r>
      <w:r>
        <w:t xml:space="preserve"> white paper comment on the draft Rules, after regulatory-perspective review); the specific variance threshold is deferred to Annex “A,” consistent with this document's convention against hardcoded figures.</w:t>
      </w:r>
    </w:p>
    <w:p w14:paraId="21ADA0BB" w14:textId="77777777" w:rsidR="0008735A" w:rsidRDefault="00000000">
      <w:pPr>
        <w:pStyle w:val="CommentText"/>
      </w:pPr>
      <w:r>
        <w:t>ELI15: If gas prices jump a lot in one month, instead of your bill spiking all at once, the extra cost gets spread out over the following months. The plant still gets paid everything it's owed -- it just arrives in smaller installments instead of one shock.</w:t>
      </w:r>
    </w:p>
  </w:comment>
  <w:comment w:id="805" w:author="Franz" w:date="2026-10-08T09:00:00Z" w:initials="F">
    <w:p w14:paraId="1CFBFD27" w14:textId="77777777" w:rsidR="0008735A" w:rsidRDefault="00000000">
      <w:pPr>
        <w:pStyle w:val="CommentText"/>
      </w:pPr>
      <w:r>
        <w:rPr>
          <w:rStyle w:val="CommentReference"/>
        </w:rPr>
        <w:annotationRef/>
      </w:r>
      <w:r>
        <w:t>Resolved (8 October 2026): the incentive is removed and Section 23.2 now certifies actual cost (DC Section 4). For decision: the savings-sharing incentive certifies a Fuel Cost above the Winning Bidder's actual cost (actual cost plus a share of the savings). DOE DC2026-06-0013 Section 4 defines the Fuel Cost Pass-Through as recovery of "actual, reasonable, and prudent costs", and Section 8.6 calls fuel a "pass-through component". The incentive still leaves consumers better off than the benchmark, but it has no express DOE basis. The 80/20 split cited in some working notes is not in the DOE Terms of Reference. Recommend the Commission confirm its legal basis (EPIRA Section 43 rate-setting powers) in the CSW.</w:t>
      </w:r>
    </w:p>
    <w:p w14:paraId="0A2B8522" w14:textId="77777777" w:rsidR="0008735A" w:rsidRDefault="00000000">
      <w:pPr>
        <w:pStyle w:val="CommentText"/>
      </w:pPr>
      <w:r>
        <w:t>Proposed by: Commission-initiated (MOS-RED adversarial review; DOE DC2026-06-0013 Sections 4 and 8.6).</w:t>
      </w:r>
    </w:p>
    <w:p w14:paraId="429F1329" w14:textId="77777777" w:rsidR="0008735A" w:rsidRDefault="00000000">
      <w:pPr>
        <w:pStyle w:val="CommentText"/>
      </w:pPr>
      <w:r>
        <w:t>ELI15: Paying a plant a bonus for buying cheap fuel helps consumers, but the DOE rules only talk about passing through actual costs. The legal basis should be written down.</w:t>
      </w:r>
    </w:p>
  </w:comment>
  <w:comment w:id="810" w:author="Franz" w:date="2026-10-08T15:00:00Z" w:initials="F">
    <w:p w14:paraId="6BAEF35E" w14:textId="77777777" w:rsidR="0008735A" w:rsidRDefault="00000000">
      <w:pPr>
        <w:pStyle w:val="CommentText"/>
      </w:pPr>
      <w:r>
        <w:rPr>
          <w:rStyle w:val="CommentReference"/>
        </w:rPr>
        <w:annotationRef/>
      </w:r>
      <w:r>
        <w:t>Changed to follow DOE DC2026-06-0013 Section 4, which defines the Fuel Cost Pass-Through as the recovery of "the actual, reasonable, and prudent costs of natural gas or LNG consumed", strictly subject to the Gas Price Benchmark, and Section 8.6 ("the fuel cost shall be a pass-through component"). The savings-sharing incentive certified more than actual cost and had no DOE basis, so it is removed: every peso of saving below the benchmark now goes to WESM Customers. Least-cost procurement remains enforced through the benchmark cap, the Section 25 audit, and DC Sections 18.2.3 and 21.4. Figure 2 is updated.</w:t>
      </w:r>
    </w:p>
    <w:p w14:paraId="31BB576F" w14:textId="77777777" w:rsidR="0008735A" w:rsidRDefault="00000000">
      <w:pPr>
        <w:pStyle w:val="CommentText"/>
      </w:pPr>
      <w:r>
        <w:t>Proposed by: Commission-initiated (MOS-RED decision, 8 October 2026), following DOE DC2026-06-0013 Sections 4 and 8.6.</w:t>
      </w:r>
    </w:p>
    <w:p w14:paraId="7B160195" w14:textId="77777777" w:rsidR="0008735A" w:rsidRDefault="00000000">
      <w:pPr>
        <w:pStyle w:val="CommentText"/>
      </w:pPr>
      <w:r>
        <w:t>ELI15: Plants now get back exactly what they paid for fuel, never more. If they buy cheaper than the benchmark, all of the saving goes to consumers.</w:t>
      </w:r>
    </w:p>
  </w:comment>
  <w:comment w:id="807" w:author="Franz" w:date="2026-09-24T00:00:00Z" w:initials="F">
    <w:p w14:paraId="16479D2E" w14:textId="77777777" w:rsidR="0008735A" w:rsidRDefault="00042F1D">
      <w:pPr>
        <w:pStyle w:val="CommentText"/>
      </w:pPr>
      <w:r>
        <w:rPr>
          <w:rStyle w:val="CommentReference"/>
        </w:rPr>
        <w:annotationRef/>
      </w:r>
      <w:r>
        <w:t xml:space="preserve">Sharing percentage, for Annex “A” (not Rules text). The </w:t>
      </w:r>
      <w:r>
        <w:rPr>
          <w:b/>
          <w:bCs/>
        </w:rPr>
        <w:t>White Paper (A. Teicher)</w:t>
      </w:r>
      <w:r>
        <w:t xml:space="preserve"> proposes that the Winning Bidder keep 30% of fuel-procurement savings and that 70% pass through to consumers via the Settlement Mechanism. A staff working model (“Option C”) uses 80% to consumers and 20% to the generator. Some working notes attribute the 80/20 split to the White Paper; that is incorrect, as the White Paper's figure is 70/30. This Section leaves the percentage to Annex “A”, so either figure can be adopted there without changing the Rules.</w:t>
      </w:r>
    </w:p>
    <w:p w14:paraId="54659E57" w14:textId="77777777" w:rsidR="0008735A" w:rsidRDefault="00000000">
      <w:pPr>
        <w:pStyle w:val="CommentText"/>
      </w:pPr>
      <w:r>
        <w:t xml:space="preserve">Proposed by: </w:t>
      </w:r>
      <w:r>
        <w:rPr>
          <w:b/>
          <w:bCs/>
        </w:rPr>
        <w:t>White Paper (A. Teicher)</w:t>
      </w:r>
      <w:r>
        <w:t>; Commission staff working model.</w:t>
      </w:r>
    </w:p>
    <w:p w14:paraId="59784506" w14:textId="77777777" w:rsidR="0008735A" w:rsidRDefault="00000000">
      <w:pPr>
        <w:pStyle w:val="CommentText"/>
      </w:pPr>
      <w:r>
        <w:t>ELI15: If a plant buys fuel cheaper than the benchmark, it keeps a small share as a reward and consumers get the rest. The two proposals disagree on the split: 70/30 or 80/20.</w:t>
      </w:r>
    </w:p>
  </w:comment>
  <w:comment w:id="806" w:author="Franz" w:date="2026-08-31T16:06:00Z" w:initials="F">
    <w:p w14:paraId="75FCD3B7" w14:textId="77777777" w:rsidR="0008735A" w:rsidRDefault="00042F1D">
      <w:pPr>
        <w:pStyle w:val="CommentText"/>
      </w:pPr>
      <w:r>
        <w:rPr>
          <w:rStyle w:val="CommentReference"/>
        </w:rPr>
        <w:annotationRef/>
      </w:r>
      <w:r>
        <w:t xml:space="preserve">White-paper-driven addition: </w:t>
      </w:r>
      <w:r>
        <w:rPr>
          <w:b/>
          <w:bCs/>
        </w:rPr>
        <w:t>ClientEarth</w:t>
      </w:r>
      <w:r>
        <w:t>'s white paper observed that benchmarking, certification, and audit requirements can prevent excessive Fuel Cost recovery but do not by themselves reward a Winning Bidder for procuring gas below the benchmark. It proposed a savings-sharing mechanism giving Winning Bidders a financial incentive to reduce procurement costs, while ensuring the majority of resulting savings accrue to consumers.</w:t>
      </w:r>
    </w:p>
    <w:p w14:paraId="7F52F9D4" w14:textId="77777777" w:rsidR="0008735A" w:rsidRDefault="00000000">
      <w:pPr>
        <w:pStyle w:val="CommentText"/>
      </w:pPr>
      <w:r>
        <w:t xml:space="preserve">Proposed by: Commission-initiated (adopted from a </w:t>
      </w:r>
      <w:r>
        <w:rPr>
          <w:b/>
          <w:bCs/>
        </w:rPr>
        <w:t>ClientEarth</w:t>
      </w:r>
      <w:r>
        <w:t xml:space="preserve"> white paper comment on the draft Rules, after regulatory-perspective review); the specific sharing percentage is deferred to Annex “A,” consistent with this document's convention against hardcoded figures.</w:t>
      </w:r>
    </w:p>
    <w:p w14:paraId="2D473EDD" w14:textId="77777777" w:rsidR="0008735A" w:rsidRDefault="00000000">
      <w:pPr>
        <w:pStyle w:val="CommentText"/>
      </w:pPr>
      <w:r>
        <w:t>ELI15: Right now, if a plant manages to buy gas cheaper than the benchmark price, there's no rule about what happens to the extra savings. This says most of it goes back to consumers, but the plant keeps a small share as a reward for shopping smart, so it actually has a reason to hunt for cheaper gas.</w:t>
      </w:r>
    </w:p>
  </w:comment>
  <w:comment w:id="814" w:author="Franz" w:date="2026-09-24T00:00:00Z" w:initials="F">
    <w:p w14:paraId="21438013" w14:textId="77777777" w:rsidR="0008735A" w:rsidRDefault="00042F1D">
      <w:pPr>
        <w:pStyle w:val="CommentText"/>
      </w:pPr>
      <w:r>
        <w:rPr>
          <w:rStyle w:val="CommentReference"/>
        </w:rPr>
        <w:annotationRef/>
      </w:r>
      <w:r>
        <w:t xml:space="preserve">Settlement timing numbers: </w:t>
      </w:r>
      <w:r>
        <w:rPr>
          <w:b/>
          <w:bCs/>
        </w:rPr>
        <w:t>IEMOP</w:t>
      </w:r>
      <w:r>
        <w:t xml:space="preserve"> notes that the WESM preliminary settlement is issued within 7 business days after the end of each billing period, and the final settlement no later than 18 business days after it. Monthly Fuel Cost inputs must reach the MO within that window. Section 23.3 was added to deal with the case where certification is late.</w:t>
      </w:r>
    </w:p>
    <w:p w14:paraId="35951FEF" w14:textId="77777777" w:rsidR="0008735A" w:rsidRDefault="00000000">
      <w:pPr>
        <w:pStyle w:val="CommentText"/>
      </w:pPr>
      <w:r>
        <w:t xml:space="preserve">Proposed by: </w:t>
      </w:r>
      <w:r>
        <w:rPr>
          <w:b/>
          <w:bCs/>
        </w:rPr>
        <w:t>Independent Electricity Market Operator of the Philippines, Inc. (IEMOP)</w:t>
      </w:r>
      <w:r>
        <w:t>.</w:t>
      </w:r>
    </w:p>
    <w:p w14:paraId="34F6F528" w14:textId="77777777" w:rsidR="0008735A" w:rsidRDefault="00000000">
      <w:pPr>
        <w:pStyle w:val="CommentText"/>
      </w:pPr>
      <w:r>
        <w:t>ELI15: The market operator pays everyone on a fixed schedule, so the Commission's monthly fuel numbers have to arrive before those deadlines.</w:t>
      </w:r>
    </w:p>
  </w:comment>
  <w:comment w:id="813" w:author="Franz" w:date="2026-09-01T09:04:00Z" w:initials="F">
    <w:p w14:paraId="0127D780" w14:textId="77777777" w:rsidR="0008735A" w:rsidRDefault="00042F1D">
      <w:pPr>
        <w:pStyle w:val="CommentText"/>
      </w:pPr>
      <w:r>
        <w:rPr>
          <w:rStyle w:val="CommentReference"/>
        </w:rPr>
        <w:annotationRef/>
      </w:r>
      <w:r>
        <w:t xml:space="preserve">New-comment-driven addition: </w:t>
      </w:r>
      <w:r>
        <w:rPr>
          <w:b/>
          <w:bCs/>
        </w:rPr>
        <w:t>IEMOP</w:t>
      </w:r>
      <w:r>
        <w:t xml:space="preserve"> asked whether the Fuel Cost is expected to change monthly or remain fixed per contract year, and flagged that if determined monthly, the timing of the Commission's certification could affect the WESM settlement timeline -- WESM Preliminary Settlement issues within 7 business days after the end of each billing period, and Final Settlement within 18 business days, while Section 23 gives the Commission until the 30th calendar day after the billing month to certify. This addition closes that timing gap: where certification is not ready in time for Preliminary Settlement, the MO uses the most recent certified figure or a provisional estimate, with a true-up once the Commission's certification issues.</w:t>
      </w:r>
    </w:p>
    <w:p w14:paraId="7083066A" w14:textId="77777777" w:rsidR="0008735A" w:rsidRDefault="00000000">
      <w:pPr>
        <w:pStyle w:val="CommentText"/>
      </w:pPr>
      <w:r>
        <w:t xml:space="preserve">Proposed by: </w:t>
      </w:r>
      <w:r>
        <w:rPr>
          <w:b/>
          <w:bCs/>
        </w:rPr>
        <w:t>Independent Electricity Market Operator of the Philippines, Inc. (IEMOP)</w:t>
      </w:r>
      <w:r>
        <w:t xml:space="preserve"> (comment matrix, ERC Case No. 2026-015 RM, re Section 29 [renumbered Section 23]).</w:t>
      </w:r>
    </w:p>
    <w:p w14:paraId="6D9A0432" w14:textId="77777777" w:rsidR="0008735A" w:rsidRDefault="00000000">
      <w:pPr>
        <w:pStyle w:val="CommentText"/>
      </w:pPr>
      <w:r>
        <w:t>ELI15: ERC can take until the 30th of the month to certify a plant's fuel cost, but WESM finalizes that month's bill sooner than that. This adds a rule for what happens when the fuel number isn't ready in time -- settle with the best available number now, true it up later -- so bills don't get stuck waiting.</w:t>
      </w:r>
    </w:p>
  </w:comment>
  <w:comment w:id="819" w:author="Franz" w:date="2026-09-24T15:00:00Z" w:initials="F">
    <w:p w14:paraId="489FE8ED" w14:textId="77777777" w:rsidR="0008735A" w:rsidRDefault="00042F1D">
      <w:pPr>
        <w:pStyle w:val="CommentText"/>
      </w:pPr>
      <w:r>
        <w:rPr>
          <w:rStyle w:val="CommentReference"/>
        </w:rPr>
        <w:annotationRef/>
      </w:r>
      <w:r>
        <w:t xml:space="preserve">Adopted in part. </w:t>
      </w:r>
      <w:r>
        <w:rPr>
          <w:b/>
          <w:bCs/>
        </w:rPr>
        <w:t>NAC Energy, Inc.</w:t>
      </w:r>
      <w:r>
        <w:t xml:space="preserve"> argued that least cost for LNG should mean prudent portfolio cost over time, not the cheapest spot cargo in a given month, because a spot-only standard pushes buyers away from firm long-term supply (GAIR Comments Matrix, Row 234). </w:t>
      </w:r>
      <w:r>
        <w:rPr>
          <w:b/>
          <w:bCs/>
        </w:rPr>
        <w:t>Tokyo Gas Philippines, Inc.</w:t>
      </w:r>
      <w:r>
        <w:t xml:space="preserve"> made a related point: a prudent long-term contract can exceed the three-month JKM benchmark in some months (Row 293). The audit standard now assesses least-cost procurement over the Winning Bidder's supply portfolio for the audit period, taking reliability, deliverability and contract terms into account.</w:t>
      </w:r>
    </w:p>
    <w:p w14:paraId="39B7A231" w14:textId="77777777" w:rsidR="0008735A" w:rsidRDefault="00000000">
      <w:pPr>
        <w:pStyle w:val="CommentText"/>
      </w:pPr>
      <w:r>
        <w:t xml:space="preserve">What is not adopted: benchmarks remain binding. The proviso keeps the Section 23 component-by-component lesser-of rule, so any month's certified Fuel Cost still cannot exceed the Gas Price Benchmark. NAC's proposal that fuel costs under an approved plan be presumed prudent, and </w:t>
      </w:r>
      <w:r>
        <w:rPr>
          <w:b/>
          <w:bCs/>
        </w:rPr>
        <w:t>Tokyo Gas</w:t>
      </w:r>
      <w:r>
        <w:t>'s request to recover costs above the benchmark, are not adopted. Recovery of long-term contract prices is handled through Section 15.1(c)–(d), the Long-Term Contract Equivalent and Brent-slope provisions.</w:t>
      </w:r>
    </w:p>
    <w:p w14:paraId="54D60053" w14:textId="77777777" w:rsidR="0008735A" w:rsidRDefault="00000000">
      <w:pPr>
        <w:pStyle w:val="CommentText"/>
      </w:pPr>
      <w:r>
        <w:t xml:space="preserve">Proposed by: </w:t>
      </w:r>
      <w:r>
        <w:rPr>
          <w:b/>
          <w:bCs/>
        </w:rPr>
        <w:t>NAC Energy, Inc.</w:t>
      </w:r>
      <w:r>
        <w:t xml:space="preserve">; </w:t>
      </w:r>
      <w:r>
        <w:rPr>
          <w:b/>
          <w:bCs/>
        </w:rPr>
        <w:t>Tokyo Gas Philippines, Inc.</w:t>
      </w:r>
    </w:p>
    <w:p w14:paraId="30D757C8" w14:textId="77777777" w:rsidR="0008735A" w:rsidRDefault="00000000">
      <w:pPr>
        <w:pStyle w:val="CommentText"/>
      </w:pPr>
      <w:r>
        <w:t>ELI15: The audit judges a plant's fuel buying over the whole period, not just by whether it found the cheapest cargo in one month. The monthly price limit still applies.</w:t>
      </w:r>
    </w:p>
  </w:comment>
  <w:comment w:id="824" w:author="Franz" w:date="2026-10-08T15:00:00Z" w:initials="F">
    <w:p w14:paraId="504F4F26" w14:textId="77777777" w:rsidR="0008735A" w:rsidRDefault="00000000">
      <w:pPr>
        <w:pStyle w:val="CommentText"/>
      </w:pPr>
      <w:r>
        <w:rPr>
          <w:rStyle w:val="CommentReference"/>
        </w:rPr>
        <w:annotationRef/>
      </w:r>
      <w:r>
        <w:t>ERC Resolution No. 27, Series of 2026 defines legacy plants as those with a Commercial Operation Date before EPIRA (26 June 2001) and limits their Grid Compliance Test to Pmin/Pmax/ramp rates, reactive capability, governor control response, fast start, dispatch accuracy, and over/under-frequency relay; the heat rate test was dropped as having no bearing on grid operation. At least one Lot 1 bidder, the Santa Rita plant (COD 2000), is a legacy plant. The Rules' fuel-cost cap depends on a verified heat rate, so for these plants the heat rate must be verified through the Commission's own performance tests under Section 35. Section 6.5 now accepts Resolution 27 test certificates as evidence of the flexibility requirements, where the TOR permits.</w:t>
      </w:r>
    </w:p>
    <w:p w14:paraId="0D9C4730" w14:textId="77777777" w:rsidR="0008735A" w:rsidRDefault="00000000">
      <w:pPr>
        <w:pStyle w:val="CommentText"/>
      </w:pPr>
      <w:r>
        <w:t>Proposed by: Commission-initiated (MOS-RED update, 8 October 2026; ERC Resolution No. 27, Series of 2026, items 1 and 2).</w:t>
      </w:r>
    </w:p>
    <w:p w14:paraId="3F63C2DF" w14:textId="77777777" w:rsidR="0008735A" w:rsidRDefault="00000000">
      <w:pPr>
        <w:pStyle w:val="CommentText"/>
      </w:pPr>
      <w:r>
        <w:t>ELI15: Older plants no longer have to pass a heat-rate test to connect to the grid. Because fuel payments depend on heat rate, the ERC will test it itself.</w:t>
      </w:r>
    </w:p>
  </w:comment>
  <w:comment w:id="827" w:author="Franz" w:date="2026-08-31T15:00:00Z" w:initials="F">
    <w:p w14:paraId="7137B4F5" w14:textId="77777777" w:rsidR="0008735A" w:rsidRDefault="00042F1D">
      <w:pPr>
        <w:pStyle w:val="CommentText"/>
      </w:pPr>
      <w:r>
        <w:rPr>
          <w:rStyle w:val="CommentReference"/>
        </w:rPr>
        <w:annotationRef/>
      </w:r>
      <w:r>
        <w:t xml:space="preserve">White-paper-driven addition, adopted as an energy-regulator-perspective recommendation: </w:t>
      </w:r>
      <w:r>
        <w:rPr>
          <w:b/>
          <w:bCs/>
        </w:rPr>
        <w:t>ClientEarth</w:t>
      </w:r>
      <w:r>
        <w:t>’s white paper proposed expanding the Section 25 fuel-procurement audit to explicitly cover related-party arrangements. Section 25(d)-(e) already require the periodic AUDIT to check for undisclosed related-party transactions and non-arm's-length dealing; this addition makes that proactive rather than only reactive, by requiring Bidders to disclose related-party counterparties to any GSPA or fuel logistics arrangement at registration and annually thereafter, so the Commission has that information on file before an audit ever has to go looking for it.</w:t>
      </w:r>
    </w:p>
    <w:p w14:paraId="012613F1" w14:textId="77777777" w:rsidR="0008735A" w:rsidRDefault="00000000">
      <w:pPr>
        <w:pStyle w:val="CommentText"/>
      </w:pPr>
      <w:r>
        <w:t xml:space="preserve">Proposed by: Commission-initiated (adopted from a </w:t>
      </w:r>
      <w:r>
        <w:rPr>
          <w:b/>
          <w:bCs/>
        </w:rPr>
        <w:t>ClientEarth</w:t>
      </w:r>
      <w:r>
        <w:t xml:space="preserve"> white paper comment on the draft Rules, after regulatory-perspective review).</w:t>
      </w:r>
    </w:p>
    <w:p w14:paraId="2CD7BE79" w14:textId="77777777" w:rsidR="0008735A" w:rsidRDefault="00000000">
      <w:pPr>
        <w:pStyle w:val="CommentText"/>
      </w:pPr>
      <w:r>
        <w:t>ELI15: Instead of only catching a hidden related-company fuel deal when auditors go digging, this makes plants tell the ERC up front, every year, who they're related to among their fuel suppliers.</w:t>
      </w:r>
    </w:p>
  </w:comment>
  <w:comment w:id="829" w:author="Franz" w:date="2026-08-25T15:31:00Z" w:initials="F">
    <w:p w14:paraId="6BB2EB17" w14:textId="77777777" w:rsidR="0008735A" w:rsidRDefault="00000000">
      <w:pPr>
        <w:pStyle w:val="CommentText"/>
      </w:pPr>
      <w:r>
        <w:rPr>
          <w:rStyle w:val="CommentReference"/>
        </w:rPr>
        <w:annotationRef/>
      </w:r>
      <w:r>
        <w:t>Added in the Commission staff's consumer-protection review of the draft. As drafted, ERC audits of a Winning Bidder's fuel procurement were only guaranteed on a biennial cycle, with no explicit mechanism for a DU, another WESM customer, a consumer group, or the DOE to trigger earlier scrutiny if they had a specific, substantiated concern. Since electricity consumers bear these costs in near-real-time through monthly billing, waiting up to two years for a routine audit to catch an overcharge is a real gap. This addition gives stakeholders a concrete, time-bound complaint channel without displacing the Commission's own-motion audit authority.</w:t>
      </w:r>
    </w:p>
    <w:p w14:paraId="49F1D378" w14:textId="77777777" w:rsidR="0008735A" w:rsidRDefault="00000000">
      <w:pPr>
        <w:pStyle w:val="CommentText"/>
      </w:pPr>
      <w:r>
        <w:t>Proposed by: Commission-initiated (Commission staff consumer-protection review). Defense: a two-year audit cycle is reasonable as a routine baseline, but consumers pay their bills every month -- if a real, specific problem exists, the system should not force everyone to simply wait out the cycle. Adding a complaint-triggered pathway, on top of (not instead of) the routine schedule, closes that timing gap without adding audit burden for cases where nobody has actually raised a concern.</w:t>
      </w:r>
    </w:p>
    <w:p w14:paraId="5D4A7949" w14:textId="77777777" w:rsidR="0008735A" w:rsidRDefault="00000000">
      <w:pPr>
        <w:pStyle w:val="CommentText"/>
      </w:pPr>
      <w:r>
        <w:rPr>
          <w:i/>
        </w:rPr>
        <w:t>ELI15: Without this, if a company were overcharging consumers, nobody could force a closer look until the next scheduled audit -- which could be up to two years away. This adds a way for a utility, consumer group, or the DOE to flag a specific, real concern and get it checked sooner, without making every company go through extra audits for no reason.</w:t>
      </w:r>
    </w:p>
  </w:comment>
  <w:comment w:id="834" w:author="Franz" w:date="2026-08-25T14:10:00Z" w:initials="F">
    <w:p w14:paraId="0D1BC56E" w14:textId="77777777" w:rsidR="0008735A" w:rsidRDefault="00000000">
      <w:pPr>
        <w:pStyle w:val="CommentText"/>
      </w:pPr>
      <w:r>
        <w:rPr>
          <w:rStyle w:val="CommentReference"/>
        </w:rPr>
        <w:annotationRef/>
      </w:r>
      <w:r>
        <w:t xml:space="preserve">Comment from </w:t>
      </w:r>
      <w:r>
        <w:rPr>
          <w:b/>
          <w:bCs/>
        </w:rPr>
        <w:t>Prime CoreGen Inc.</w:t>
      </w:r>
      <w:r>
        <w:t>: Section 26 allowed automatic offset of a disallowed amount immediately upon a Notice of Disallowance, before any appeal is resolved. ERC adopted with modification: offset is confined strictly to the specific disallowed amount (not undisputed amounts), and is suspended where the Winning Bidder timely challenges the Notice, pending resolution -- without affecting the Commission's separate authority to report the disallowance to the DOE.</w:t>
      </w:r>
    </w:p>
    <w:p w14:paraId="7D71D39D" w14:textId="77777777" w:rsidR="0008735A" w:rsidRDefault="00000000">
      <w:pPr>
        <w:pStyle w:val="CommentText"/>
      </w:pPr>
      <w:r>
        <w:t xml:space="preserve">Proposed by: </w:t>
      </w:r>
      <w:r>
        <w:rPr>
          <w:b/>
          <w:bCs/>
        </w:rPr>
        <w:t>Prime CoreGen Inc.</w:t>
      </w:r>
    </w:p>
    <w:p w14:paraId="12D03941" w14:textId="77777777" w:rsidR="0008735A" w:rsidRDefault="00000000">
      <w:pPr>
        <w:pStyle w:val="CommentText"/>
      </w:pPr>
      <w:r>
        <w:rPr>
          <w:i/>
        </w:rPr>
        <w:t>ELI15: If the Commission says part of a company's bill is disallowed, that shouldn't mean the company's entire payment gets frozen while they argue about it, and it shouldn't be an automatic loss before the company even gets to make its case. This limits any hold-back to just the disputed amount and pauses it if the company formally challenges the decision -- basic due process.</w:t>
      </w:r>
    </w:p>
  </w:comment>
  <w:comment w:id="835" w:author="Franz" w:date="2026-08-26T00:02:00Z" w:initials="F">
    <w:p w14:paraId="593138D2"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Prime CoreGen Inc.</w:t>
      </w:r>
      <w:r>
        <w:t xml:space="preserve"> asked that Section 26(b) offset/recovery be confined to the specific disallowed amount, not delay undisputed payments, and be suspended pending a timely challenge as a due-process protection; ERC adopted all three, but Section 26(b) was left unrevised. Fixed now.</w:t>
      </w:r>
    </w:p>
    <w:p w14:paraId="505DB1B2" w14:textId="77777777" w:rsidR="0008735A" w:rsidRDefault="00000000">
      <w:pPr>
        <w:pStyle w:val="CommentText"/>
      </w:pPr>
      <w:r>
        <w:t xml:space="preserve">Proposed by: </w:t>
      </w:r>
      <w:r>
        <w:rPr>
          <w:b/>
          <w:bCs/>
        </w:rPr>
        <w:t>Prime CoreGen Inc.</w:t>
      </w:r>
      <w:r>
        <w:t xml:space="preserve"> Status: belated implementation of a commitment already agreed to (see also Comment No. 35) but not carried into the rule text until this round.</w:t>
      </w:r>
    </w:p>
    <w:p w14:paraId="3576D899" w14:textId="77777777" w:rsidR="0008735A" w:rsidRDefault="00000000">
      <w:pPr>
        <w:pStyle w:val="CommentText"/>
      </w:pPr>
      <w:r>
        <w:rPr>
          <w:i/>
        </w:rPr>
        <w:t>ELI15: Same fix as Comment No. 35 (only the disputed amount gets held back, not the whole payment, and it's paused while the company formally appeals) -- this documents the agreement existed before Section 26(b) was actually updated.</w:t>
      </w:r>
    </w:p>
  </w:comment>
  <w:comment w:id="837" w:author="Franz" w:date="2026-08-25T15:31:00Z" w:initials="F">
    <w:p w14:paraId="2B6044BE" w14:textId="77777777" w:rsidR="0008735A" w:rsidRDefault="00000000">
      <w:pPr>
        <w:pStyle w:val="CommentText"/>
      </w:pPr>
      <w:r>
        <w:rPr>
          <w:rStyle w:val="CommentReference"/>
        </w:rPr>
        <w:annotationRef/>
      </w:r>
      <w:r>
        <w:t>Added in the Commission staff's consumer-protection review of the draft. The original text made revocation/modification referral purely discretionary ("may serve as grounds") with no defined trigger, meaning a Winning Bidder could rack up repeated or material disallowances indefinitely without the Commission ever being required to formally act. This addition adds a concrete, mandatory show-cause trigger for repeated (3+ Settlement Periods in a rolling 12-month window) or material (aggregate exceeding a Commission-set threshold) disallowances, while preserving Commission discretion for lesser or isolated cases. No new cost/value figure is introduced -- the materiality threshold is left "to be determined by the Commission," following the same pattern already used for the JKM materiality threshold in Section 20.</w:t>
      </w:r>
    </w:p>
    <w:p w14:paraId="2739FABA" w14:textId="77777777" w:rsidR="0008735A" w:rsidRDefault="00000000">
      <w:pPr>
        <w:pStyle w:val="CommentText"/>
      </w:pPr>
      <w:r>
        <w:t>Proposed by: Commission-initiated (Commission staff consumer-protection review). Defense: pure discretion with no defined trigger risks becoming discretion never exercised in practice -- a bad-faith or persistently non-compliant Winning Bidder could accumulate violations indefinitely as long as no single one crossed an undefined line. A mandatory trigger for repeated or material violations closes that gap while still leaving the Commission full discretion for smaller, isolated cases that don't warrant that level of response.</w:t>
      </w:r>
    </w:p>
    <w:p w14:paraId="765472E8" w14:textId="77777777" w:rsidR="0008735A" w:rsidRDefault="00000000">
      <w:pPr>
        <w:pStyle w:val="CommentText"/>
      </w:pPr>
      <w:r>
        <w:rPr>
          <w:i/>
        </w:rPr>
        <w:t>ELI15: The old rule said the Commission "may" act against a repeatedly non-compliant company, but never said when it actually had to. That's the kind of rule that can end up never being used. This adds a real trigger: rack up enough violations, and the Commission is required to at least ask the company to explain itself, not just optionally consider it.</w:t>
      </w:r>
    </w:p>
  </w:comment>
  <w:comment w:id="844" w:author="Franz" w:date="2026-09-01T09:06:00Z" w:initials="F">
    <w:p w14:paraId="20C9171C" w14:textId="77777777" w:rsidR="0008735A" w:rsidRDefault="00042F1D">
      <w:pPr>
        <w:pStyle w:val="CommentText"/>
      </w:pPr>
      <w:r>
        <w:rPr>
          <w:rStyle w:val="CommentReference"/>
        </w:rPr>
        <w:annotationRef/>
      </w:r>
      <w:r>
        <w:t xml:space="preserve">New-comment-driven addition: </w:t>
      </w:r>
      <w:r>
        <w:rPr>
          <w:b/>
          <w:bCs/>
        </w:rPr>
        <w:t>PMCJ</w:t>
      </w:r>
      <w:r>
        <w:t xml:space="preserve"> (Philippine Movement for Climate Justice) objected that the Fuel Cost Pass-Through pays a Winning Bidder monthly while the Commission audits fuel procurement only once every two years, calling this a "pay now, recover later" scheme that guarantees the Bidder's monthly cash flow even for amounts later disallowed, with consumers bearing the delay. Rather than shortening the audit cycle itself (which would require an arbitrary numeric change to an already-Annex-"A"-governed cadence, and Section 25 already allows a complaint-triggered audit at any time), this addition removes the specific economic advantage </w:t>
      </w:r>
      <w:r>
        <w:rPr>
          <w:b/>
          <w:bCs/>
        </w:rPr>
        <w:t>PMCJ</w:t>
      </w:r>
      <w:r>
        <w:t xml:space="preserve"> identified: a disallowed amount now bears interest for the period the Winning Bidder held it, so there is no financial benefit to having claimed an improper amount even where the audit cycle itself is unchanged.</w:t>
      </w:r>
    </w:p>
    <w:p w14:paraId="5D884524" w14:textId="77777777" w:rsidR="0008735A" w:rsidRDefault="00000000">
      <w:pPr>
        <w:pStyle w:val="CommentText"/>
      </w:pPr>
      <w:r>
        <w:t xml:space="preserve">Proposed by: </w:t>
      </w:r>
      <w:r>
        <w:rPr>
          <w:b/>
          <w:bCs/>
        </w:rPr>
        <w:t>Philippine Movement for Climate Justice (PMCJ)</w:t>
      </w:r>
      <w:r>
        <w:t xml:space="preserve"> (comment dated 2026-08-24, opposition letter re DC 2026-06-0013, item 4); the specific interest rate is deferred to Annex “A,” consistent with this document's convention against hardcoded figures.</w:t>
      </w:r>
    </w:p>
    <w:p w14:paraId="4FD16A37" w14:textId="77777777" w:rsidR="0008735A" w:rsidRDefault="00000000">
      <w:pPr>
        <w:pStyle w:val="CommentText"/>
      </w:pPr>
      <w:r>
        <w:t>ELI15: Right now, if a plant's fuel cost claim later turns out to be wrong, it just has to pay back the extra amount -- with no penalty for having held onto that money for up to two years. This adds interest on top, so there's no advantage to overclaiming and waiting to get caught.</w:t>
      </w:r>
    </w:p>
  </w:comment>
  <w:comment w:id="848" w:author="Franz" w:date="2026-09-24T15:00:00Z" w:initials="F">
    <w:p w14:paraId="2FE4AEA7" w14:textId="77777777" w:rsidR="0008735A" w:rsidRDefault="00042F1D">
      <w:pPr>
        <w:pStyle w:val="CommentText"/>
      </w:pPr>
      <w:r>
        <w:rPr>
          <w:rStyle w:val="CommentReference"/>
        </w:rPr>
        <w:annotationRef/>
      </w:r>
      <w:r>
        <w:t xml:space="preserve">Disposition of a question from the </w:t>
      </w:r>
      <w:r>
        <w:rPr>
          <w:b/>
          <w:bCs/>
        </w:rPr>
        <w:t>Independent Electricity Market Operator of the Philippines, Inc. (IEMOP)</w:t>
      </w:r>
      <w:r>
        <w:t xml:space="preserve"> (GAIR Comments Matrix, Row 106): is the Commission's issuance of this Resolution a prerequisite for </w:t>
      </w:r>
      <w:r>
        <w:rPr>
          <w:b/>
          <w:bCs/>
        </w:rPr>
        <w:t>IEMOP</w:t>
      </w:r>
      <w:r>
        <w:t xml:space="preserve"> to file its application for approval of the Settlement Mechanism?</w:t>
      </w:r>
    </w:p>
    <w:p w14:paraId="730CFB01" w14:textId="77777777" w:rsidR="0008735A" w:rsidRDefault="00000000">
      <w:pPr>
        <w:pStyle w:val="CommentText"/>
      </w:pPr>
      <w:r>
        <w:t>Answer: yes. Section 27 requires the MO to submit the proposed Settlement Mechanism within thirty (30) calendar days from the effectivity of these Rules, so the filing period starts only when this Resolution takes effect. Under Section 33, settlement cannot begin until the Commission approves the Settlement Mechanism and the WESM Governance Arm certifies the market systems. No text change is needed.</w:t>
      </w:r>
    </w:p>
    <w:p w14:paraId="54065A5C" w14:textId="77777777" w:rsidR="0008735A" w:rsidRDefault="00000000">
      <w:pPr>
        <w:pStyle w:val="CommentText"/>
      </w:pPr>
      <w:r>
        <w:t xml:space="preserve">Proposed by: </w:t>
      </w:r>
      <w:r>
        <w:rPr>
          <w:b/>
          <w:bCs/>
        </w:rPr>
        <w:t>Independent Electricity Market Operator of the Philippines, Inc. (IEMOP)</w:t>
      </w:r>
      <w:r>
        <w:t>.</w:t>
      </w:r>
    </w:p>
    <w:p w14:paraId="12C56526" w14:textId="77777777" w:rsidR="0008735A" w:rsidRDefault="00000000">
      <w:pPr>
        <w:pStyle w:val="CommentText"/>
      </w:pPr>
      <w:r>
        <w:t>ELI15: The market operator asked whether it has to wait for these rules before filing its settlement plan. It does; its thirty-day clock starts when these rules take effect.</w:t>
      </w:r>
    </w:p>
  </w:comment>
  <w:comment w:id="849" w:author="Sharon O. Montaner" w:date="2026-10-18T11:30:00Z" w:initials="SOM">
    <w:p w14:paraId="550DB4F5" w14:textId="77777777" w:rsidR="00295543" w:rsidRDefault="00295543" w:rsidP="00295543">
      <w:r>
        <w:rPr>
          <w:rStyle w:val="CommentReference"/>
        </w:rPr>
        <w:annotationRef/>
      </w:r>
      <w:r>
        <w:rPr>
          <w:sz w:val="20"/>
          <w:szCs w:val="20"/>
        </w:rPr>
        <w:t>effectivity of DOE Circular or the ERC Rules?</w:t>
      </w:r>
    </w:p>
  </w:comment>
  <w:comment w:id="2514" w:author="Franz" w:date="2026-10-19T09:00:00Z" w:initials="F">
    <w:p w14:paraId="72915ABF" w14:textId="77777777">
      <w:pPr>
        <w:pStyle w:val="CommentText"/>
      </w:pPr>
      <w:r>
        <w:rPr>
          <w:rStyle w:val="CommentReference"/>
        </w:rPr>
        <w:annotationRef/>
      </w:r>
      <w:r>
        <w:t xml:space="preserve">The DOE Circular (DC Sec. 19.2.1). Sec. 27 says so and lets the MO conform an earlier submission. ELI15: The 30 days run from the DOE rule.</w:t>
      </w:r>
    </w:p>
  </w:comment>
  <w:comment w:id="850" w:author="Franz" w:date="2026-09-24T00:00:00Z" w:initials="F">
    <w:p w14:paraId="39C62198" w14:textId="77777777" w:rsidR="0008735A" w:rsidRDefault="00042F1D">
      <w:pPr>
        <w:pStyle w:val="CommentText"/>
      </w:pPr>
      <w:r>
        <w:rPr>
          <w:rStyle w:val="CommentReference"/>
        </w:rPr>
        <w:annotationRef/>
      </w:r>
      <w:r>
        <w:t>Terminology and aggregation check. The Gas Auction Implementation Guidelines (GAIG, 24 August 2026, Section 3) allow two aggregation approaches: (3.1) system-wide aggregation, and (3.2) per utility-based aggregation built on qualified DUs' verified uncontracted requirements from their Power Supply Procurement Plans. The current TOR uses system-wide aggregation (TOR 1.1.1). These Rules settle only “PDP-Based Auction Rounds” (Sections 29–31), and the utility-based track (former Sections 32–33) was deleted. Two follow-ups: (i) consider replacing or cross-referencing “PDP-Based Auction Round” with the GAIG term “system-wide aggregation”; (ii) a future TOR that uses per utility-based aggregation would need a new settlement rule.</w:t>
      </w:r>
    </w:p>
    <w:p w14:paraId="0103A64E" w14:textId="77777777" w:rsidR="0008735A" w:rsidRDefault="00000000">
      <w:pPr>
        <w:pStyle w:val="CommentText"/>
      </w:pPr>
      <w:r>
        <w:t>Proposed by: Commission-initiated (alignment with GAIG Section 3 and TOR 1.1.1).</w:t>
      </w:r>
    </w:p>
    <w:p w14:paraId="040FA8E6" w14:textId="77777777" w:rsidR="0008735A" w:rsidRDefault="00000000">
      <w:pPr>
        <w:pStyle w:val="CommentText"/>
      </w:pPr>
      <w:r>
        <w:t>ELI15: The DOE's guidelines describe two ways to add up demand. These Rules cover only the one being used now, and use a different name for it.</w:t>
      </w:r>
    </w:p>
  </w:comment>
  <w:comment w:id="861" w:author="Franz" w:date="2026-08-26T00:10:00Z" w:initials="F">
    <w:p w14:paraId="67CF39A0" w14:textId="77777777" w:rsidR="0008735A" w:rsidRDefault="00000000">
      <w:pPr>
        <w:pStyle w:val="CommentText"/>
      </w:pPr>
      <w:r>
        <w:rPr>
          <w:rStyle w:val="CommentReference"/>
        </w:rPr>
        <w:annotationRef/>
      </w:r>
      <w:r>
        <w:t>Added: a new required Settlement Mechanism content item addressing Partial GAP Availment for partially completed Mid-Merit Natural Gas Facilities, and renumbered the two subsequent items (dispute resolution, MO cost recovery) accordingly. Gap identified on this round's cross-check of the DOE's "Annex B - Terms of Reference" (Section 18.2, "Partial GAP Availment for Partially Completed NatGas Facilities") against these Rules: the ToR contemplates that a Winning Bidder may be paid GAP only for the completed/operational portion of a phased or partially-built Facility, but no corresponding rule existed anywhere in GAIR's Settlement Mechanism requirements -- meaning the ERC-approved Settlement Mechanism could otherwise be silent on how to handle a partially-completed facility's GAP entitlement. Fixed now.</w:t>
      </w:r>
    </w:p>
    <w:p w14:paraId="13E28BB4" w14:textId="77777777" w:rsidR="0008735A" w:rsidRDefault="00000000">
      <w:pPr>
        <w:pStyle w:val="CommentText"/>
      </w:pPr>
      <w:r>
        <w:t>Proposed by: Commission-initiated (found on a DOE Terms of Reference cross-check, not a specific stakeholder comment). Defense: the DOE's own governing document for this auction already contemplates paying a facility only for the portion it has actually completed, and GAIR's silence on this point would have left the Settlement Mechanism free to handle it inconsistently, or not at all, without any Commission-set standard.</w:t>
      </w:r>
    </w:p>
    <w:p w14:paraId="751628B7" w14:textId="77777777" w:rsidR="0008735A" w:rsidRDefault="00000000">
      <w:pPr>
        <w:pStyle w:val="CommentText"/>
      </w:pPr>
      <w:r>
        <w:rPr>
          <w:i/>
        </w:rPr>
        <w:t>ELI15: If a power plant is built in phases and only half of it is actually finished and working, should the company get paid the full contract amount, or just for the working half? The DOE's own rulebook already says just the working half, but this program's rules never said that anywhere -- so this adds it explicitly.</w:t>
      </w:r>
    </w:p>
  </w:comment>
  <w:comment w:id="860" w:author="Franz" w:date="2026-08-26T00:02:00Z" w:initials="F">
    <w:p w14:paraId="6E24FAC0"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South Premiere Power Corp. (SPPC) and Excellent Energy Resources Inc. (EERI)</w:t>
      </w:r>
      <w:r>
        <w:t xml:space="preserve"> asked the Settlement Mechanism to distinguish curtailment/force majeure (compensable) from a Winning Bidder's own underperformance (not compensable); ERC adopted this, but Section 28 was left unrevised. Fixed now.</w:t>
      </w:r>
    </w:p>
    <w:p w14:paraId="1BB484C6" w14:textId="77777777" w:rsidR="0008735A" w:rsidRDefault="00000000">
      <w:pPr>
        <w:pStyle w:val="CommentText"/>
      </w:pPr>
      <w:r>
        <w:t xml:space="preserve">Proposed by: </w:t>
      </w:r>
      <w:r>
        <w:rPr>
          <w:b/>
          <w:bCs/>
        </w:rPr>
        <w:t>South Premiere Power Corp. (SPPC) and Excellent Energy Resources Inc. (EERI)</w:t>
      </w:r>
      <w:r>
        <w:t>. Status: belated implementation of a commitment already agreed to (see also Comment No. 36) but not carried into the rule text until this round.</w:t>
      </w:r>
    </w:p>
    <w:p w14:paraId="77565E7E" w14:textId="77777777" w:rsidR="0008735A" w:rsidRDefault="00000000">
      <w:pPr>
        <w:pStyle w:val="CommentText"/>
      </w:pPr>
      <w:r>
        <w:rPr>
          <w:i/>
        </w:rPr>
        <w:t>ELI15: Same fix as Comment No. 36 (telling apart grid-operator-ordered curtailment from a company's own poor performance) -- this documents the agreement existed before Section 28 was actually updated.</w:t>
      </w:r>
    </w:p>
  </w:comment>
  <w:comment w:id="859" w:author="Franz" w:date="2026-08-25T14:10:00Z" w:initials="F">
    <w:p w14:paraId="4773FB50" w14:textId="77777777" w:rsidR="0008735A" w:rsidRDefault="00000000">
      <w:pPr>
        <w:pStyle w:val="CommentText"/>
      </w:pPr>
      <w:r>
        <w:rPr>
          <w:rStyle w:val="CommentReference"/>
        </w:rPr>
        <w:annotationRef/>
      </w:r>
      <w:r>
        <w:t xml:space="preserve">Comment from </w:t>
      </w:r>
      <w:r>
        <w:rPr>
          <w:b/>
          <w:bCs/>
        </w:rPr>
        <w:t>South Premiere Power Corp. (SPPC) and Excellent Energy Resources Inc. (EERI)</w:t>
      </w:r>
      <w:r>
        <w:t>: Mid-Merit facilities may have reduced Energy Delivered due to System-Operator-directed dispatch curtailment, entirely outside their control, with no defined adjustment mechanism. ERC adopted: the MO's Settlement Mechanism submission must expressly distinguish System-Operator-directed curtailment and Force Majeure (eligible for adjustment) from the Winning Bidder's own operational underperformance (not eligible).</w:t>
      </w:r>
    </w:p>
    <w:p w14:paraId="477D0959" w14:textId="77777777" w:rsidR="0008735A" w:rsidRDefault="00000000">
      <w:pPr>
        <w:pStyle w:val="CommentText"/>
      </w:pPr>
      <w:r>
        <w:t xml:space="preserve">Proposed by: </w:t>
      </w:r>
      <w:r>
        <w:rPr>
          <w:b/>
          <w:bCs/>
        </w:rPr>
        <w:t>South Premiere Power Corp. (SPPC) and Excellent Energy Resources Inc. (EERI)</w:t>
      </w:r>
      <w:r>
        <w:t>.</w:t>
      </w:r>
    </w:p>
    <w:p w14:paraId="22DC7AA5" w14:textId="77777777" w:rsidR="0008735A" w:rsidRDefault="00000000">
      <w:pPr>
        <w:pStyle w:val="CommentText"/>
      </w:pPr>
      <w:r>
        <w:rPr>
          <w:i/>
        </w:rPr>
        <w:t>ELI15: Sometimes the grid operator tells a plant to produce less power for grid-stability reasons that have nothing to do with the plant itself. That's different from the plant just running poorly on its own. This makes sure the payment system tells those two situations apart, so a company isn't punished for something it didn't cause.</w:t>
      </w:r>
    </w:p>
  </w:comment>
  <w:comment w:id="887" w:author="Franz" w:date="2026-10-08T15:00:00Z" w:initials="F">
    <w:p w14:paraId="7F59C136" w14:textId="77777777" w:rsidR="0008735A" w:rsidRDefault="00000000">
      <w:pPr>
        <w:pStyle w:val="CommentText"/>
      </w:pPr>
      <w:r>
        <w:rPr>
          <w:rStyle w:val="CommentReference"/>
        </w:rPr>
        <w:annotationRef/>
      </w:r>
      <w:r>
        <w:t xml:space="preserve">BIR Revenue Regulations No. 5-2026 (approved September 2026; effective fifteen days after publication) amends RR No. 2-98 to impose a </w:t>
      </w:r>
      <w:r>
        <w:rPr>
          <w:b/>
          <w:bCs/>
        </w:rPr>
        <w:t>2% creditable withholding tax</w:t>
      </w:r>
      <w:r>
        <w:t xml:space="preserve"> on gross remittances by the Independent Electricity Market Operator of the Philippines (IEMOP) to generation companies and other market participants for electricity sold through the WESM, and designates IEMOP as withholding agent (BIR Form 2307 to each seller). Under Rule 5, the MO settles the MMSA through the WESM, so the withholding reaches every Winning Bidder. The new item makes the Settlement Mechanism handle it, compares MMSA and ETA before withholding (otherwise a 2% withholding would read as a shortfall and be collected from consumers), and bars grossing up the GAP, since the tax withheld is credited against the Winning Bidder's income tax. Section 8.8.6 is aligned so the DCF Model reflects only the timing of the credit.</w:t>
      </w:r>
    </w:p>
    <w:p w14:paraId="31563A71" w14:textId="77777777" w:rsidR="0008735A" w:rsidRDefault="00000000">
      <w:pPr>
        <w:pStyle w:val="CommentText"/>
      </w:pPr>
      <w:r>
        <w:t>Proposed by: Commission-initiated (MOS-RED update, 8 October 2026; BIR RR No. 5-2026, bir-cdn.bir.gov.ph).</w:t>
      </w:r>
    </w:p>
    <w:p w14:paraId="540CC443" w14:textId="77777777" w:rsidR="0008735A" w:rsidRDefault="00000000">
      <w:pPr>
        <w:pStyle w:val="CommentText"/>
      </w:pPr>
      <w:r>
        <w:t>ELI15: The tax bureau now makes IEMOP keep 2% of what it pays power plants, as an advance on their income tax. The settlement rules must handle this, and consumers should not be billed extra because of it.</w:t>
      </w:r>
    </w:p>
  </w:comment>
  <w:comment w:id="889" w:author="Sharon O. Montaner" w:date="2026-10-18T11:32:00Z" w:initials="SOM">
    <w:p w14:paraId="5E193344" w14:textId="77777777" w:rsidR="00295543" w:rsidRDefault="00295543" w:rsidP="00295543">
      <w:r>
        <w:rPr>
          <w:rStyle w:val="CommentReference"/>
        </w:rPr>
        <w:annotationRef/>
      </w:r>
      <w:r>
        <w:rPr>
          <w:sz w:val="20"/>
          <w:szCs w:val="20"/>
        </w:rPr>
        <w:t>Do we include this here? Or just reference it to any BIR Ruling?</w:t>
      </w:r>
    </w:p>
  </w:comment>
  <w:comment w:id="2515" w:author="Franz" w:date="2026-10-19T09:00:00Z" w:initials="F">
    <w:p w14:paraId="7415F0AC" w14:textId="77777777">
      <w:pPr>
        <w:pStyle w:val="CommentText"/>
      </w:pPr>
      <w:r>
        <w:rPr>
          <w:rStyle w:val="CommentReference"/>
        </w:rPr>
        <w:annotationRef/>
      </w:r>
      <w:r>
        <w:t xml:space="preserve">A reference is enough; (k) now cites the applicable BIR regulations and rulings. ELI15: We point to the tax rules instead of copying them.</w:t>
      </w:r>
    </w:p>
  </w:comment>
  <w:comment w:id="890" w:author="Franz" w:date="2026-10-08T09:00:00Z" w:initials="F">
    <w:p w14:paraId="08D2158F" w14:textId="77777777" w:rsidR="0008735A" w:rsidRDefault="00000000">
      <w:pPr>
        <w:pStyle w:val="CommentText"/>
      </w:pPr>
      <w:r>
        <w:rPr>
          <w:rStyle w:val="CommentReference"/>
        </w:rPr>
        <w:annotationRef/>
      </w:r>
      <w:r>
        <w:t>Resolved (8 October 2026): replaced with the Certificate of Award and other Post-Auction Documents (DC Sections 9.11–9.12). "Pro-forma Auction Agreement" is not defined in these Rules, the Circular, or the TOR. Recommend defining it or replacing it with "Certificate of Award or other auction document".</w:t>
      </w:r>
    </w:p>
    <w:p w14:paraId="7E91D2E8" w14:textId="77777777" w:rsidR="0008735A" w:rsidRDefault="00000000">
      <w:pPr>
        <w:pStyle w:val="CommentText"/>
      </w:pPr>
      <w:r>
        <w:t>Proposed by: Commission-initiated (MOS-RED adversarial review).</w:t>
      </w:r>
    </w:p>
    <w:p w14:paraId="3B5504D2" w14:textId="77777777" w:rsidR="0008735A" w:rsidRDefault="00000000">
      <w:pPr>
        <w:pStyle w:val="CommentText"/>
      </w:pPr>
      <w:r>
        <w:t>ELI15: This uses a document name that is not explained anywhere.</w:t>
      </w:r>
    </w:p>
  </w:comment>
  <w:comment w:id="894" w:author="Franz" w:date="2026-10-08T15:00:00Z" w:initials="F">
    <w:p w14:paraId="47A6AD67" w14:textId="77777777" w:rsidR="0008735A" w:rsidRDefault="00000000">
      <w:pPr>
        <w:pStyle w:val="CommentText"/>
      </w:pPr>
      <w:r>
        <w:rPr>
          <w:rStyle w:val="CommentReference"/>
        </w:rPr>
        <w:annotationRef/>
      </w:r>
      <w:r>
        <w:t>"Pro-forma Auction Agreement" is not a DOE document. Under DC2026-06-0013 Section 9.11 the Certificate of Award "shall constitute the operative agreement and proof of offtake for the Awarded Gas Capacity" and is the basis for settlement; Section 9.12 and TOR Section 12 call the other award-stage documents "Post-Auction Documents" (performance security, affidavits of undertaking, certifications). The proviso now names those documents, so the capacity-fee prohibition reaches every document that could carry payment terms.</w:t>
      </w:r>
    </w:p>
    <w:p w14:paraId="60571C56" w14:textId="77777777" w:rsidR="0008735A" w:rsidRDefault="00000000">
      <w:pPr>
        <w:pStyle w:val="CommentText"/>
      </w:pPr>
      <w:r>
        <w:t>Proposed by: Commission-initiated (MOS-RED update, 8 October 2026; DOE DC2026-06-0013 Sections 9.11–9.12; TOR Annex B Sections 12 and 12.10).</w:t>
      </w:r>
    </w:p>
    <w:p w14:paraId="08E6F9DE" w14:textId="77777777" w:rsidR="0008735A" w:rsidRDefault="00000000">
      <w:pPr>
        <w:pStyle w:val="CommentText"/>
      </w:pPr>
      <w:r>
        <w:t>ELI15: The Rules named a contract the DOE never uses. The DOE's real contract is the Certificate of Award, so the rule now names that.</w:t>
      </w:r>
    </w:p>
  </w:comment>
  <w:comment w:id="898" w:author="Franz" w:date="2026-08-31T16:00:00Z" w:initials="F">
    <w:p w14:paraId="200C7F56" w14:textId="77777777" w:rsidR="0008735A" w:rsidRDefault="00042F1D">
      <w:pPr>
        <w:pStyle w:val="CommentText"/>
      </w:pPr>
      <w:r>
        <w:rPr>
          <w:rStyle w:val="CommentReference"/>
        </w:rPr>
        <w:annotationRef/>
      </w:r>
      <w:r>
        <w:t xml:space="preserve">White-paper-driven addition: </w:t>
      </w:r>
      <w:r>
        <w:rPr>
          <w:b/>
          <w:bCs/>
        </w:rPr>
        <w:t>ClientEarth</w:t>
      </w:r>
      <w:r>
        <w:t>'s white paper argued that once the Required Equity Return is priced into the GAT Price, every other component of the Settlement Mechanism (the Auction Shortfall Amount, Auction Flowback Amount, and related reconciliation mechanics) should function purely as cost recovery and should not become a second, uncounted layer of return on top of the equity return already built into the GAP. This addition states that principle expressly, extending the existing “no separate capacity fee” safeguard in this Section to also foreclose any argument that the Settlement Mechanism's reconciliation components constitute an additional return.</w:t>
      </w:r>
    </w:p>
    <w:p w14:paraId="1A7DB6E0" w14:textId="77777777" w:rsidR="0008735A" w:rsidRDefault="00000000">
      <w:pPr>
        <w:pStyle w:val="CommentText"/>
      </w:pPr>
      <w:r>
        <w:t xml:space="preserve">Proposed by: Commission-initiated (adopted from a </w:t>
      </w:r>
      <w:r>
        <w:rPr>
          <w:b/>
          <w:bCs/>
        </w:rPr>
        <w:t>ClientEarth</w:t>
      </w:r>
      <w:r>
        <w:t xml:space="preserve"> white paper comment on the draft Rules, after regulatory-perspective review).</w:t>
      </w:r>
    </w:p>
    <w:p w14:paraId="63DD5E6E" w14:textId="77777777" w:rsidR="0008735A" w:rsidRDefault="00000000">
      <w:pPr>
        <w:pStyle w:val="CommentText"/>
      </w:pPr>
      <w:r>
        <w:t>ELI15: The plant's profit is already baked into the price it won at auction. This just spells out, in black and white, that none of the other payment math (the shortfall/flowback top-ups) is allowed to sneak in a second profit on top of that.</w:t>
      </w:r>
    </w:p>
  </w:comment>
  <w:comment w:id="900" w:author="Franz" w:date="2026-08-26T04:06:00Z" w:initials="FX">
    <w:p w14:paraId="3E7C7E7F" w14:textId="77777777" w:rsidR="0008735A" w:rsidRDefault="00000000">
      <w:pPr>
        <w:pStyle w:val="CommentText"/>
      </w:pPr>
      <w:r>
        <w:rPr>
          <w:rStyle w:val="CommentReference"/>
        </w:rPr>
        <w:annotationRef/>
      </w:r>
      <w:r>
        <w:t>Fixed: Section 29 had the same defect as Section 11 (see Comment on Section 11) -- the entire paragraph was bold instead of just "Section 29. Total Mid-Merit Settlement Amount (MMSA)." Un-bolded the body text that follows.</w:t>
      </w:r>
    </w:p>
    <w:p w14:paraId="490DB47D" w14:textId="77777777" w:rsidR="0008735A" w:rsidRDefault="0008735A">
      <w:pPr>
        <w:pStyle w:val="CommentText"/>
      </w:pPr>
    </w:p>
    <w:p w14:paraId="2DD1FDE5" w14:textId="77777777" w:rsidR="0008735A" w:rsidRDefault="00000000">
      <w:pPr>
        <w:pStyle w:val="CommentText"/>
      </w:pPr>
      <w:r>
        <w:t>Proposed by: Commission-initiated (Commission staff drafting review).</w:t>
      </w:r>
    </w:p>
    <w:p w14:paraId="6C0615E7" w14:textId="77777777" w:rsidR="0008735A" w:rsidRDefault="0008735A">
      <w:pPr>
        <w:pStyle w:val="CommentText"/>
      </w:pPr>
    </w:p>
    <w:p w14:paraId="40832558" w14:textId="77777777" w:rsidR="0008735A" w:rsidRDefault="00000000">
      <w:pPr>
        <w:pStyle w:val="CommentText"/>
      </w:pPr>
      <w:r>
        <w:t>ELI15: Same fix as Section 11 -- only the short heading part should be bold, not the whole paragraph.</w:t>
      </w:r>
    </w:p>
  </w:comment>
  <w:comment w:id="909" w:author="Antonette M. Badillo" w:date="2026-10-18T15:23:00Z" w:initials="AMB">
    <w:p w14:paraId="43C3720E" w14:textId="77777777" w:rsidR="00B36DE3" w:rsidRDefault="00B36DE3" w:rsidP="00B36DE3">
      <w:r>
        <w:rPr>
          <w:rStyle w:val="CommentReference"/>
        </w:rPr>
        <w:annotationRef/>
      </w:r>
      <w:r>
        <w:rPr>
          <w:sz w:val="20"/>
          <w:szCs w:val="20"/>
        </w:rPr>
        <w:t>WESM ETA covers all WESM transactions (sales and purchases). Suggest to define ETA for Mid-Merit windows interval only.</w:t>
      </w:r>
    </w:p>
  </w:comment>
  <w:comment w:id="2523" w:author="Franz" w:date="2026-10-19T09:00:00Z" w:initials="F">
    <w:p w14:paraId="211625CB" w14:textId="77777777">
      <w:pPr>
        <w:pStyle w:val="CommentText"/>
      </w:pPr>
      <w:r>
        <w:rPr>
          <w:rStyle w:val="CommentReference"/>
        </w:rPr>
        <w:annotationRef/>
      </w:r>
      <w:r>
        <w:t xml:space="preserve">Done (19 Oct). Sec. 29: for the MMSA/ETA comparison, ETA(g) covers only Mid-Merit Operating Period intervals. ELI15: We compare the same hours on both sides.</w:t>
      </w:r>
    </w:p>
  </w:comment>
  <w:comment w:id="915" w:author="Franz" w:date="2026-09-24T15:00:00Z" w:initials="F">
    <w:p w14:paraId="023C8680" w14:textId="77777777" w:rsidR="0008735A" w:rsidRDefault="00042F1D">
      <w:pPr>
        <w:pStyle w:val="CommentText"/>
      </w:pPr>
      <w:r>
        <w:rPr>
          <w:rStyle w:val="CommentReference"/>
        </w:rPr>
        <w:annotationRef/>
      </w:r>
      <w:r>
        <w:t>Aligned with the Terms of Reference. The draft paid all “existing” facilities at Fuel Cost alone for energy in the Non-Mid-Merit Operating Period, and left new-build redispatch energy unclear. The TOR (Section 4.2) instead distinguishes by lot:</w:t>
      </w:r>
    </w:p>
    <w:p w14:paraId="670094B2" w14:textId="77777777" w:rsidR="0008735A" w:rsidRDefault="00000000">
      <w:pPr>
        <w:pStyle w:val="CommentText"/>
      </w:pPr>
      <w:r>
        <w:t>• Lot 1 existing facilities have an equivalent energy offtake of 22%–24% capacity factor in the 10-hour Non-Mid-Merit Operating Period, paid at Fuel Cost only (and 38%–42% in the 14-hour mid-merit period, paid at GAP plus Fuel Cost).</w:t>
      </w:r>
    </w:p>
    <w:p w14:paraId="1C555359" w14:textId="77777777" w:rsidR="0008735A" w:rsidRDefault="00000000">
      <w:pPr>
        <w:pStyle w:val="CommentText"/>
      </w:pPr>
      <w:r>
        <w:t>• Lot 2 existing and new-build facilities have no non-mid-merit offtake (37%–42% in the mid-merit period only), but energy generated on a System Operator redispatch instruction outside the mid-merit period “may be compensated for the applicable Fuel Cost only.”</w:t>
      </w:r>
    </w:p>
    <w:p w14:paraId="106B5048" w14:textId="77777777" w:rsidR="0008735A" w:rsidRDefault="00000000">
      <w:pPr>
        <w:pStyle w:val="CommentText"/>
      </w:pPr>
      <w:r>
        <w:t xml:space="preserve">Item (i) now follows the lot and is limited to the TOR offtake; item (ii) states the Fuel Cost-only treatment of redispatch energy. This also answers </w:t>
      </w:r>
      <w:r>
        <w:rPr>
          <w:b/>
          <w:bCs/>
        </w:rPr>
        <w:t>MERALCO</w:t>
      </w:r>
      <w:r>
        <w:t>'s question on how energy dispatched outside mid-merit hours is compensated (GAIR Comments Matrix, Row 335).</w:t>
      </w:r>
    </w:p>
    <w:p w14:paraId="7FF3908D" w14:textId="77777777" w:rsidR="0008735A" w:rsidRDefault="00000000">
      <w:pPr>
        <w:pStyle w:val="CommentText"/>
      </w:pPr>
      <w:r>
        <w:t xml:space="preserve">Proposed by: DOE Policy Mandate (TOR, 24 August 2026, Section 4.2); </w:t>
      </w:r>
      <w:r>
        <w:rPr>
          <w:b/>
          <w:bCs/>
        </w:rPr>
        <w:t>Manila Electric Company (MERALCO)</w:t>
      </w:r>
      <w:r>
        <w:t>, Row 335.</w:t>
      </w:r>
    </w:p>
    <w:p w14:paraId="3DFD6C7B" w14:textId="77777777" w:rsidR="0008735A" w:rsidRDefault="00000000">
      <w:pPr>
        <w:pStyle w:val="CommentText"/>
      </w:pPr>
      <w:r>
        <w:t>ELI15: Some plants are also bought for daytime hours at fuel cost only; others are not, unless the grid operator calls them. The rule now matches the DOE's terms.</w:t>
      </w:r>
    </w:p>
  </w:comment>
  <w:comment w:id="918" w:author="Antonette M. Badillo" w:date="2026-10-19T10:04:00Z" w:initials="AMB">
    <w:p w14:paraId="5197BA52" w14:textId="77777777" w:rsidR="00062B41" w:rsidRDefault="00062B41" w:rsidP="00062B41">
      <w:r>
        <w:rPr>
          <w:rStyle w:val="CommentReference"/>
        </w:rPr>
        <w:annotationRef/>
      </w:r>
      <w:r>
        <w:rPr>
          <w:sz w:val="20"/>
          <w:szCs w:val="20"/>
        </w:rPr>
        <w:t>Sec. 29(i): 'paid based on the Fuel Cost alone' does not say who pays or how. Suggest to specify the formula and whether the amount is collected from WESM participants (customers) through the same GESQ allocation as Sec. 30 or settled otherwise. For consideration po.</w:t>
      </w:r>
    </w:p>
  </w:comment>
  <w:comment w:id="2524" w:author="Franz" w:date="2026-10-19T09:00:00Z" w:initials="F">
    <w:p w14:paraId="65DA6BEE" w14:textId="77777777">
      <w:pPr>
        <w:pStyle w:val="CommentText"/>
      </w:pPr>
      <w:r>
        <w:rPr>
          <w:rStyle w:val="CommentReference"/>
        </w:rPr>
        <w:annotationRef/>
      </w:r>
      <w:r>
        <w:t xml:space="preserve">Done (19 Oct). Sec. 29(i): amount = Energy Delivered x FC(g), compared with the ETA for the same intervals; any gap goes to WESM customers with the Sec. 30-31 GESQ pro-rating. ELI15: Off-peak energy gets the fuel cost, and any shortfall is shared like the mid-merit one.</w:t>
      </w:r>
    </w:p>
  </w:comment>
  <w:comment w:id="920" w:author="Franz" w:date="2026-08-25T15:31:00Z" w:initials="F">
    <w:p w14:paraId="3E377CE1" w14:textId="77777777" w:rsidR="0008735A" w:rsidRDefault="00000000">
      <w:pPr>
        <w:pStyle w:val="CommentText"/>
      </w:pPr>
      <w:r>
        <w:rPr>
          <w:rStyle w:val="CommentReference"/>
        </w:rPr>
        <w:annotationRef/>
      </w:r>
      <w:r>
        <w:t>Added in the Commission staff's consumer-protection review of the draft. Section 28 expressly prohibits any capacity-fee-equivalent payment untethered to Energy Delivered. But this Section's own carve-out for new-build Non-Mid-Merit-Period energy lets the separately-drafted, MO-authored Settlement Mechanism "otherwise provide" with no textual limit -- which, read literally, could let the Settlement Mechanism (approved through a less rigorous process than these Rules) reintroduce exactly the kind of capacity-fee arrangement Section 28 forecloses. This addition ties the carve-out back to Section 28's prohibition, closing that gap without removing the Settlement Mechanism's legitimate flexibility to address new-build-specific settlement mechanics.</w:t>
      </w:r>
    </w:p>
    <w:p w14:paraId="71BEA78A" w14:textId="77777777" w:rsidR="0008735A" w:rsidRDefault="00000000">
      <w:pPr>
        <w:pStyle w:val="CommentText"/>
      </w:pPr>
      <w:r>
        <w:t>Proposed by: Commission-initiated (Commission staff consumer-protection review). Defense: an unqualified "otherwise provide" clause is a drafting risk regardless of intent -- it hands the document that implements these Rules (drafted by the Market Operator, not the Commission, and approved through a lighter process) the literal power to undo one of these Rules' own core protections. Explicitly subordinating that carve-out to Section 28 removes the risk while preserving legitimate flexibility for genuinely new-build-specific mechanics.</w:t>
      </w:r>
    </w:p>
    <w:p w14:paraId="3A2E573D" w14:textId="77777777" w:rsidR="0008735A" w:rsidRDefault="00000000">
      <w:pPr>
        <w:pStyle w:val="CommentText"/>
      </w:pPr>
      <w:r>
        <w:rPr>
          <w:i/>
        </w:rPr>
        <w:t>ELI15: One rule bans paying companies just for having capacity available, regardless of how much electricity they actually deliver. But a different part of the same rule had a loosely-worded exception that could, if read literally, let a separate document quietly bring that banned kind of payment back in through the side door. This closes that door explicitly.</w:t>
      </w:r>
    </w:p>
  </w:comment>
  <w:comment w:id="931" w:author="Franz" w:date="2026-09-24T15:00:00Z" w:initials="F">
    <w:p w14:paraId="1ED58D9D" w14:textId="77777777" w:rsidR="0008735A" w:rsidRDefault="00042F1D">
      <w:pPr>
        <w:pStyle w:val="CommentText"/>
      </w:pPr>
      <w:r>
        <w:rPr>
          <w:rStyle w:val="CommentReference"/>
        </w:rPr>
        <w:annotationRef/>
      </w:r>
      <w:r>
        <w:t xml:space="preserve">Disposition of </w:t>
      </w:r>
      <w:r>
        <w:rPr>
          <w:b/>
          <w:bCs/>
        </w:rPr>
        <w:t>Manila Electric Company (MERALCO)</w:t>
      </w:r>
      <w:r>
        <w:t>'s request (letter of 14 August 2026; GAIR Comments Matrix, Row 334) that its captive customers be excluded from Auction Shortfall and Flowback allocation because they already pay for gas-fired supply under Commission-approved PSAs.</w:t>
      </w:r>
    </w:p>
    <w:p w14:paraId="01A67A55" w14:textId="77777777" w:rsidR="0008735A" w:rsidRDefault="00000000">
      <w:pPr>
        <w:pStyle w:val="CommentText"/>
      </w:pPr>
      <w:r>
        <w:t>The matrix recorded this as “adopted in principle”, tied to the PSPP-Based track. That track (former Sections 32–33) has since been deleted, so the stated basis no longer applies, and no change was made to Sections 30–31.</w:t>
      </w:r>
    </w:p>
    <w:p w14:paraId="6AAFCE7E" w14:textId="77777777" w:rsidR="0008735A" w:rsidRDefault="00000000">
      <w:pPr>
        <w:pStyle w:val="CommentText"/>
      </w:pPr>
      <w:r>
        <w:t>Remaining issue: DC2026-06-0013 and the TOR adopt system-wide aggregation (TOR Section 1.1.1), with settlement allocated to WESM Customers in the grid(s) covered by the Auction Round. Excluding one DU's captive customers would shift that DU's share onto other DUs' customers, and it is a DOE allocation question rather than one these Rules can decide.</w:t>
      </w:r>
    </w:p>
    <w:p w14:paraId="759199C7" w14:textId="77777777" w:rsidR="0008735A" w:rsidRDefault="00000000">
      <w:pPr>
        <w:pStyle w:val="CommentText"/>
      </w:pPr>
      <w:r>
        <w:t>Recommendation: not adopted in these Rules; referred to the DOE for consideration in future TORs, including whether existing gas-fired PSA volumes should reduce a DU's allocation share.</w:t>
      </w:r>
    </w:p>
    <w:p w14:paraId="6DC56312" w14:textId="77777777" w:rsidR="0008735A" w:rsidRDefault="00000000">
      <w:pPr>
        <w:pStyle w:val="CommentText"/>
      </w:pPr>
      <w:r>
        <w:t xml:space="preserve">Proposed by: </w:t>
      </w:r>
      <w:r>
        <w:rPr>
          <w:b/>
          <w:bCs/>
        </w:rPr>
        <w:t>Manila Electric Company (MERALCO)</w:t>
      </w:r>
      <w:r>
        <w:t>.</w:t>
      </w:r>
    </w:p>
    <w:p w14:paraId="4876AC70" w14:textId="77777777" w:rsidR="0008735A" w:rsidRDefault="00000000">
      <w:pPr>
        <w:pStyle w:val="CommentText"/>
      </w:pPr>
      <w:r>
        <w:t xml:space="preserve">ELI15: </w:t>
      </w:r>
      <w:r>
        <w:rPr>
          <w:b/>
          <w:bCs/>
        </w:rPr>
        <w:t>MERALCO</w:t>
      </w:r>
      <w:r>
        <w:t xml:space="preserve"> says its customers already pay for gas power and shouldn't pay again. That depends on how the DOE divides the cost among utilities, so it has been sent to the DOE.</w:t>
      </w:r>
    </w:p>
  </w:comment>
  <w:comment w:id="930" w:author="Franz" w:date="2026-09-24T00:00:00Z" w:initials="F">
    <w:p w14:paraId="0BC22B1E" w14:textId="77777777" w:rsidR="0008735A" w:rsidRDefault="00042F1D">
      <w:pPr>
        <w:pStyle w:val="CommentText"/>
      </w:pPr>
      <w:r>
        <w:rPr>
          <w:rStyle w:val="CommentReference"/>
        </w:rPr>
        <w:annotationRef/>
      </w:r>
      <w:r>
        <w:t>Volume and guarantee-period numbers proposed by commenters (policy choices for the Commission; not Rules text).</w:t>
      </w:r>
    </w:p>
    <w:p w14:paraId="32FCDCFD" w14:textId="77777777" w:rsidR="0008735A" w:rsidRDefault="00000000">
      <w:pPr>
        <w:pStyle w:val="CommentText"/>
      </w:pPr>
      <w:r>
        <w:t xml:space="preserve">(1) </w:t>
      </w:r>
      <w:r>
        <w:rPr>
          <w:b/>
          <w:bCs/>
        </w:rPr>
        <w:t>NAC Energy, Inc.</w:t>
      </w:r>
      <w:r>
        <w:t xml:space="preserve"> (position paper to DOE and ERC, 26 August 2026) proposes a Minimum Mid-merit Dispatch Quantity (MMDQ) for awarded new builds of 60% of awarded capacity × 8,760 hours, measured annually, adjusted only for approved outages, force majeure and generator-caused unavailability, with deemed-delivery make-whole settlement. For a 1.2 GW CCGT, NAC puts this at about 6.31 TWh a year. Note the conflict: 60% is above the TOR's 37%–42% capacity-factor band for Lot 2 and new-build plants (TOR 4.2), so it would require a TOR change, not just a Rules change.</w:t>
      </w:r>
    </w:p>
    <w:p w14:paraId="29B6AD81" w14:textId="77777777" w:rsidR="0008735A" w:rsidRDefault="00000000">
      <w:pPr>
        <w:pStyle w:val="CommentText"/>
      </w:pPr>
      <w:r>
        <w:t xml:space="preserve">(2) The </w:t>
      </w:r>
      <w:r>
        <w:rPr>
          <w:b/>
          <w:bCs/>
        </w:rPr>
        <w:t>White Paper (A. Teicher)</w:t>
      </w:r>
      <w:r>
        <w:t xml:space="preserve"> proposes limiting the Settlement Guarantee Period, during which Auction Shortfall is collected from consumers, to at most 15 years. It would also cover only energy actually generated and delivered, with no take-or-pay, even where the GAT Price uses the full economic life. Under Section 30.5 as drafted, the Settlement Guarantee Period is coterminous with the TOR Supply Delivery Period, which is 20 years for new-build plants in the current TOR (5 + 5 years for Lot 1 and 10 years for Lot 2), so a 15-year cap would shorten the guarantee only for new builds.</w:t>
      </w:r>
    </w:p>
    <w:p w14:paraId="602AEE4D" w14:textId="77777777" w:rsidR="0008735A" w:rsidRDefault="00000000">
      <w:pPr>
        <w:pStyle w:val="CommentText"/>
      </w:pPr>
      <w:r>
        <w:t xml:space="preserve">Proposed by: </w:t>
      </w:r>
      <w:r>
        <w:rPr>
          <w:b/>
          <w:bCs/>
        </w:rPr>
        <w:t>NAC Energy, Inc.</w:t>
      </w:r>
      <w:r>
        <w:t xml:space="preserve">; </w:t>
      </w:r>
      <w:r>
        <w:rPr>
          <w:b/>
          <w:bCs/>
        </w:rPr>
        <w:t>White Paper (A. Teicher)</w:t>
      </w:r>
      <w:r>
        <w:t>.</w:t>
      </w:r>
    </w:p>
    <w:p w14:paraId="6A04E1E7" w14:textId="77777777" w:rsidR="0008735A" w:rsidRDefault="00000000">
      <w:pPr>
        <w:pStyle w:val="CommentText"/>
      </w:pPr>
      <w:r>
        <w:t>ELI15: One company wants a guaranteed minimum amount of running time; another commenter wants consumer-backed payments to stop after 15 years. The first conflicts with the DOE's own terms.</w:t>
      </w:r>
    </w:p>
  </w:comment>
  <w:comment w:id="929" w:author="Franz" w:date="2026-08-26T00:02:00Z" w:initials="F">
    <w:p w14:paraId="585B4444" w14:textId="77777777" w:rsidR="0008735A" w:rsidRDefault="00000000">
      <w:pPr>
        <w:pStyle w:val="CommentText"/>
      </w:pPr>
      <w:r>
        <w:rPr>
          <w:rStyle w:val="CommentReference"/>
        </w:rPr>
        <w:annotationRef/>
      </w:r>
      <w:r>
        <w:t xml:space="preserve">Belated implementation of an already-"Adopted" comment in the Commission's comments-and-dispositions matrix whose rule text was never actually amended: </w:t>
      </w:r>
      <w:r>
        <w:rPr>
          <w:b/>
          <w:bCs/>
        </w:rPr>
        <w:t>MERALCO PowerGen Corporation (MGEN)</w:t>
      </w:r>
      <w:r>
        <w:t xml:space="preserve"> asked that Auction Shortfall collection follow the grid scope of the underlying Auction Round (system-wide vs. per-grid, per DC2026-06-0013 Section 5.3.1/5.3.2) rather than reading as an unqualified "all WESM customers"; ERC adopted this, but Section 30 was left unrevised. Fixed now; the identical clarification is made to Section 31 for the symmetrical Flowback Amount.</w:t>
      </w:r>
    </w:p>
    <w:p w14:paraId="4056CD61" w14:textId="77777777" w:rsidR="0008735A" w:rsidRDefault="00000000">
      <w:pPr>
        <w:pStyle w:val="CommentText"/>
      </w:pPr>
      <w:r>
        <w:t xml:space="preserve">Proposed by: </w:t>
      </w:r>
      <w:r>
        <w:rPr>
          <w:b/>
          <w:bCs/>
        </w:rPr>
        <w:t>MERALCO PowerGen Corporation (MGEN)</w:t>
      </w:r>
      <w:r>
        <w:t>. Status: belated implementation of a commitment already agreed to (see also Comments No. 37 and 38) but not carried into the rule text until this round.</w:t>
      </w:r>
    </w:p>
    <w:p w14:paraId="5D11D28F" w14:textId="77777777" w:rsidR="0008735A" w:rsidRDefault="00000000">
      <w:pPr>
        <w:pStyle w:val="CommentText"/>
      </w:pPr>
      <w:r>
        <w:rPr>
          <w:i/>
        </w:rPr>
        <w:t>ELI15: Same fix as Comments No. 37 and 38 (shortfalls and refunds only get spread among customers in the same grid, not nationwide) -- this documents the agreement existed before Sections 30 and 31 were actually updated.</w:t>
      </w:r>
    </w:p>
  </w:comment>
  <w:comment w:id="928" w:author="Franz" w:date="2026-08-25T14:10:00Z" w:initials="F">
    <w:p w14:paraId="0FC7AD5D" w14:textId="77777777" w:rsidR="0008735A" w:rsidRDefault="00000000">
      <w:pPr>
        <w:pStyle w:val="CommentText"/>
      </w:pPr>
      <w:r>
        <w:rPr>
          <w:rStyle w:val="CommentReference"/>
        </w:rPr>
        <w:annotationRef/>
      </w:r>
      <w:r>
        <w:t xml:space="preserve">Comment from </w:t>
      </w:r>
      <w:r>
        <w:rPr>
          <w:b/>
          <w:bCs/>
        </w:rPr>
        <w:t>MERALCO PowerGen Corporation (MGEN)</w:t>
      </w:r>
      <w:r>
        <w:t>: asked whether the Auction Shortfall Amount is collected from all WESM customers nationwide or only the grid where the plant operates. ERC adopted; clarification incorporated: collection follows the aggregation scope of the underlying Auction Round -- for a PDP-Based/system-wide Round, shortfall is collected system-wide within the grid(s) covered by that Round's ITB, not across uncovered grids.</w:t>
      </w:r>
    </w:p>
    <w:p w14:paraId="7A529476" w14:textId="77777777" w:rsidR="0008735A" w:rsidRDefault="00000000">
      <w:pPr>
        <w:pStyle w:val="CommentText"/>
      </w:pPr>
      <w:r>
        <w:t xml:space="preserve">Proposed by: </w:t>
      </w:r>
      <w:r>
        <w:rPr>
          <w:b/>
          <w:bCs/>
        </w:rPr>
        <w:t>MERALCO PowerGen Corporation (MGEN)</w:t>
      </w:r>
      <w:r>
        <w:t>.</w:t>
      </w:r>
    </w:p>
    <w:p w14:paraId="4D165E3D" w14:textId="77777777" w:rsidR="0008735A" w:rsidRDefault="00000000">
      <w:pPr>
        <w:pStyle w:val="CommentText"/>
      </w:pPr>
      <w:r>
        <w:rPr>
          <w:i/>
        </w:rPr>
        <w:t>ELI15: If a plant in Luzon comes up short on revenue, should customers in Mindanao (an entirely separate grid) help cover that shortfall? No -- this confirms the cost is only spread among customers in the same grid(s) that the auction round actually covered.</w:t>
      </w:r>
    </w:p>
  </w:comment>
  <w:comment w:id="933" w:author="Antonette M. Badillo" w:date="2026-10-19T10:10:00Z" w:initials="AMB">
    <w:p w14:paraId="1B0B0E68" w14:textId="77777777" w:rsidR="00062B41" w:rsidRDefault="00062B41" w:rsidP="00062B41">
      <w:r>
        <w:rPr>
          <w:rStyle w:val="CommentReference"/>
        </w:rPr>
        <w:annotationRef/>
      </w:r>
      <w:r>
        <w:rPr>
          <w:sz w:val="20"/>
          <w:szCs w:val="20"/>
        </w:rPr>
        <w:t xml:space="preserve">Revised for consideration po. This is to cover the same customers as the numerator pool. Sec. 30 limits collection to WESM customers within the grid or grids covered by the Terms of Reference, but the where-clause said "all WESM customers". </w:t>
      </w:r>
    </w:p>
  </w:comment>
  <w:comment w:id="2525" w:author="Franz" w:date="2026-10-19T09:00:00Z" w:initials="F">
    <w:p w14:paraId="1381E8F9" w14:textId="77777777">
      <w:pPr>
        <w:pStyle w:val="CommentText"/>
      </w:pPr>
      <w:r>
        <w:rPr>
          <w:rStyle w:val="CommentReference"/>
        </w:rPr>
        <w:annotationRef/>
      </w:r>
      <w:r>
        <w:t xml:space="preserve">Agreed. Your wording is kept (in yellow): GESQ(total) now uses the same customer pool as Sec. 30. ELI15: The top and bottom of the fraction count the same customers.</w:t>
      </w:r>
    </w:p>
  </w:comment>
  <w:comment w:id="935" w:author="Franz" w:date="2026-08-31T15:15:00Z" w:initials="F">
    <w:p w14:paraId="6E2A2F3C" w14:textId="77777777" w:rsidR="0008735A" w:rsidRDefault="00042F1D">
      <w:pPr>
        <w:pStyle w:val="CommentText"/>
      </w:pPr>
      <w:r>
        <w:rPr>
          <w:rStyle w:val="CommentReference"/>
        </w:rPr>
        <w:annotationRef/>
      </w:r>
      <w:r>
        <w:t xml:space="preserve">White-paper-driven addition, refined against the actual Terms of Reference: </w:t>
      </w:r>
      <w:r>
        <w:rPr>
          <w:b/>
          <w:bCs/>
        </w:rPr>
        <w:t>ClientEarth</w:t>
      </w:r>
      <w:r>
        <w:t xml:space="preserve">'s white paper argued that the period during which consumers guarantee a Winning Bidder's revenue (through the Auction Shortfall Amount mechanism) should be distinguished from, and shorter than, the Operating Period used to compute capital recovery in the GAT Price -- since a Bidder may continue earning revenue from the WESM or bilateral contracts after that guarantee ends, and an open-ended guarantee tied to a now-30-year Operating Period would expose consumers to a very long revenue-support commitment. </w:t>
      </w:r>
      <w:r>
        <w:rPr>
          <w:b/>
          <w:bCs/>
        </w:rPr>
        <w:t>ClientEarth</w:t>
      </w:r>
      <w:r>
        <w:t>'s own draft proposed a flat fifteen (15)-year cap; on review of the DOE Terms of Reference (Annex B), Section 1.2 confirms the Certificate of Award already fixes a real, DOE-set "Supply Delivery Period" distinct from plant economic life -- twenty (20) years for New-Build facilities, and five (5) years (extendable up to five (5) more) for Existing Lot 1 / ten (10) years for Existing Lot 2 -- which this document already treats as the settlement/pricing horizon elsewhere (e.g., Section 8.5's GAP held constant "for the entire term of the Certificate of Award"). This addition therefore introduces a "Settlement Guarantee Period" coterminous with that already-fixed Supply Delivery Period/Certificate of Award term (as it may be extended under Section 11), rather than inventing a new Annex "A" figure, after which Section 30's shortfall-collection mechanism ceases without creating any entitlement to an extension or to compensation for undepreciated capital -- and correspondingly limits Section 31's flowback mechanism to the same window.</w:t>
      </w:r>
    </w:p>
    <w:p w14:paraId="63631245" w14:textId="77777777" w:rsidR="0008735A" w:rsidRDefault="00000000">
      <w:pPr>
        <w:pStyle w:val="CommentText"/>
      </w:pPr>
      <w:r>
        <w:t xml:space="preserve">Proposed by: Commission-initiated (adopted from a </w:t>
      </w:r>
      <w:r>
        <w:rPr>
          <w:b/>
          <w:bCs/>
        </w:rPr>
        <w:t>ClientEarth</w:t>
      </w:r>
      <w:r>
        <w:t xml:space="preserve"> white paper comment on the draft Rules, after regulatory-perspective review).</w:t>
      </w:r>
    </w:p>
    <w:p w14:paraId="6AC0DC79" w14:textId="77777777" w:rsidR="0008735A" w:rsidRDefault="00000000">
      <w:pPr>
        <w:pStyle w:val="CommentText"/>
      </w:pPr>
      <w:r>
        <w:t>ELI15: Right now, nothing in the Rules says how long consumers keep backstopping a plant's shortfall payments -- it could run the plant's whole 30-year life. The DOE's own bidding rules already promise a plant only 20 years of guaranteed delivery (less for existing plants), so this just makes the consumer guarantee stop at that same, already-promised length instead of quietly running the plant's full 30-year life.</w:t>
      </w:r>
    </w:p>
  </w:comment>
  <w:comment w:id="937" w:author="Franz" w:date="2026-08-25T14:10:00Z" w:initials="F">
    <w:p w14:paraId="03D6EE05" w14:textId="77777777" w:rsidR="0008735A" w:rsidRDefault="00000000">
      <w:pPr>
        <w:pStyle w:val="CommentText"/>
      </w:pPr>
      <w:r>
        <w:rPr>
          <w:rStyle w:val="CommentReference"/>
        </w:rPr>
        <w:annotationRef/>
      </w:r>
      <w:r>
        <w:t xml:space="preserve">Comment from </w:t>
      </w:r>
      <w:r>
        <w:rPr>
          <w:b/>
          <w:bCs/>
        </w:rPr>
        <w:t>MERALCO PowerGen Corporation (MGEN)</w:t>
      </w:r>
      <w:r>
        <w:t>: the same scope question as Comment No. 37, applied to the Auction Flowback Amount. ERC adopted the same clarification symmetrically: flowback is credited to WESM customers within the grid(s)/scope of the specific Auction Round that produced the excess.</w:t>
      </w:r>
    </w:p>
    <w:p w14:paraId="6775E40C" w14:textId="77777777" w:rsidR="0008735A" w:rsidRDefault="00000000">
      <w:pPr>
        <w:pStyle w:val="CommentText"/>
      </w:pPr>
      <w:r>
        <w:t xml:space="preserve">Proposed by: </w:t>
      </w:r>
      <w:r>
        <w:rPr>
          <w:b/>
          <w:bCs/>
        </w:rPr>
        <w:t>MERALCO PowerGen Corporation (MGEN)</w:t>
      </w:r>
      <w:r>
        <w:t>.</w:t>
      </w:r>
    </w:p>
    <w:p w14:paraId="30BA7CF9" w14:textId="77777777" w:rsidR="0008735A" w:rsidRDefault="00000000">
      <w:pPr>
        <w:pStyle w:val="CommentText"/>
      </w:pPr>
      <w:r>
        <w:rPr>
          <w:i/>
        </w:rPr>
        <w:t>ELI15: This is the mirror image of Comment No. 37 -- if a plant makes MORE than it needs from normal market sales, the extra gets refunded back only to customers in the same grid, not spread out nationwide.</w:t>
      </w:r>
    </w:p>
  </w:comment>
  <w:comment w:id="942" w:author="Franz" w:date="2026-09-01T09:08:00Z" w:initials="F">
    <w:p w14:paraId="7D592369" w14:textId="77777777" w:rsidR="0008735A" w:rsidRDefault="00042F1D">
      <w:pPr>
        <w:pStyle w:val="CommentText"/>
      </w:pPr>
      <w:r>
        <w:rPr>
          <w:rStyle w:val="CommentReference"/>
        </w:rPr>
        <w:annotationRef/>
      </w:r>
      <w:r>
        <w:t xml:space="preserve">New-comment-driven addition: </w:t>
      </w:r>
      <w:r>
        <w:rPr>
          <w:b/>
          <w:bCs/>
        </w:rPr>
        <w:t>IEMOP</w:t>
      </w:r>
      <w:r>
        <w:t xml:space="preserve"> suggested adding express language providing that Winning Bidders -- and, by the same logic, WESM customers on the collection/flowback side -- are not entitled to any additional compensation beyond the Total Mid-Merit Settlement Amount, similar to </w:t>
      </w:r>
      <w:r>
        <w:rPr>
          <w:b/>
          <w:bCs/>
        </w:rPr>
        <w:t>IEMOP</w:t>
      </w:r>
      <w:r>
        <w:t>'s existing treatment of Non-FiT GET, to avoid ambiguity or additional compensation claims outside the MMSA. This is the same anti-double-return principle just added to Section 28 (no return beyond the equity return already embedded in the GAT Price), restated here from the Trading Participant side of the ledger so both directions of the Settlement Mechanism are expressly closed off.</w:t>
      </w:r>
    </w:p>
    <w:p w14:paraId="5FB073DF" w14:textId="77777777" w:rsidR="0008735A" w:rsidRDefault="00000000">
      <w:pPr>
        <w:pStyle w:val="CommentText"/>
      </w:pPr>
      <w:r>
        <w:t xml:space="preserve">Proposed by: </w:t>
      </w:r>
      <w:r>
        <w:rPr>
          <w:b/>
          <w:bCs/>
        </w:rPr>
        <w:t>Independent Electricity Market Operator of the Philippines, Inc. (IEMOP)</w:t>
      </w:r>
      <w:r>
        <w:t xml:space="preserve"> (comment matrix, ERC Case No. 2026-015 RM, re Sections 30 and 31).</w:t>
      </w:r>
    </w:p>
    <w:p w14:paraId="0F5A0E1A" w14:textId="77777777" w:rsidR="0008735A" w:rsidRDefault="00000000">
      <w:pPr>
        <w:pStyle w:val="CommentText"/>
      </w:pPr>
      <w:r>
        <w:t>ELI15: We already said the plant can't get paid twice. This says the same thing from the other side -- the companies that pay into or receive from the shortfall/flowback mechanism can't claim any extra money beyond their normal share either.</w:t>
      </w:r>
    </w:p>
  </w:comment>
  <w:comment w:id="978" w:author="Franz" w:date="2026-08-25T14:10:00Z" w:initials="F">
    <w:p w14:paraId="0CDBB7FE" w14:textId="77777777" w:rsidR="0008735A" w:rsidRDefault="00000000">
      <w:pPr>
        <w:pStyle w:val="CommentText"/>
      </w:pPr>
      <w:r>
        <w:rPr>
          <w:rStyle w:val="CommentReference"/>
        </w:rPr>
        <w:annotationRef/>
      </w:r>
      <w:r>
        <w:t xml:space="preserve">Comment from </w:t>
      </w:r>
      <w:r>
        <w:rPr>
          <w:b/>
          <w:bCs/>
        </w:rPr>
        <w:t>Manila Electric Company (MERALCO)</w:t>
      </w:r>
      <w:r>
        <w:t>, on former Section 32.3/Section 23 (DU direct settlement under the PSPP-Based Auction Track): asked how a designated off-taker DU would learn the certified Fuel Cost per kWh needed to pay a Winning Bidder directly. ERC adopted: Section 23 was to be amended to make the certified Fuel Cost available to the paying DU in advance. NOTE: like the comment above, old Section 32 (and the DU-direct-settlement mechanism it described) was subsequently removed from GAIR along with the PSPP-Based Auction Track; retained here for historical completeness only.</w:t>
      </w:r>
    </w:p>
    <w:p w14:paraId="642E35C2" w14:textId="77777777" w:rsidR="0008735A" w:rsidRDefault="00000000">
      <w:pPr>
        <w:pStyle w:val="CommentText"/>
      </w:pPr>
      <w:r>
        <w:t xml:space="preserve">Proposed by: </w:t>
      </w:r>
      <w:r>
        <w:rPr>
          <w:b/>
          <w:bCs/>
        </w:rPr>
        <w:t>Manila Electric Company (MERALCO)</w:t>
      </w:r>
      <w:r>
        <w:t>. Status: historical/moot.</w:t>
      </w:r>
    </w:p>
    <w:p w14:paraId="5BD12CF1" w14:textId="77777777" w:rsidR="0008735A" w:rsidRDefault="00000000">
      <w:pPr>
        <w:pStyle w:val="CommentText"/>
      </w:pPr>
      <w:r>
        <w:rPr>
          <w:i/>
        </w:rPr>
        <w:t>ELI15: Same situation as Comment No. 39 -- a fair, practical question about a settlement approach that this project ultimately didn't end up using. Kept on record for completeness only.</w:t>
      </w:r>
    </w:p>
  </w:comment>
  <w:comment w:id="977" w:author="Franz" w:date="2026-08-25T14:10:00Z" w:initials="F">
    <w:p w14:paraId="02B5EEC0" w14:textId="77777777" w:rsidR="0008735A" w:rsidRDefault="00000000">
      <w:pPr>
        <w:pStyle w:val="CommentText"/>
      </w:pPr>
      <w:r>
        <w:rPr>
          <w:rStyle w:val="CommentReference"/>
        </w:rPr>
        <w:annotationRef/>
      </w:r>
      <w:r>
        <w:t xml:space="preserve">Comment from </w:t>
      </w:r>
      <w:r>
        <w:rPr>
          <w:b/>
          <w:bCs/>
        </w:rPr>
        <w:t>Manila Electric Company (MERALCO)</w:t>
      </w:r>
      <w:r>
        <w:t>, on former Section 32.2 (BCQ declaration under the PSPP-Based Auction Track): recommended a Line Rental cap on contracted capacities to shield consumers from excessive WESM line rental amounts. ERC adopted this at the time. NOTE: old Section 32 (PSPP-Based Settlement) was subsequently removed from GAIR in full, since the PSPP-Based Auction Track itself was removed (see the numbering gap at Sections 32-33). This comment and ERC's adoption of it are retained here for historical completeness but no longer correspond to a live provision in these Rules.</w:t>
      </w:r>
    </w:p>
    <w:p w14:paraId="1894DD05" w14:textId="77777777" w:rsidR="0008735A" w:rsidRDefault="00000000">
      <w:pPr>
        <w:pStyle w:val="CommentText"/>
      </w:pPr>
      <w:r>
        <w:t xml:space="preserve">Proposed by: </w:t>
      </w:r>
      <w:r>
        <w:rPr>
          <w:b/>
          <w:bCs/>
        </w:rPr>
        <w:t>Manila Electric Company (MERALCO)</w:t>
      </w:r>
      <w:r>
        <w:t>. Status: historical/moot.</w:t>
      </w:r>
    </w:p>
    <w:p w14:paraId="21EFD52C" w14:textId="77777777" w:rsidR="0008735A" w:rsidRDefault="00000000">
      <w:pPr>
        <w:pStyle w:val="CommentText"/>
      </w:pPr>
      <w:r>
        <w:rPr>
          <w:i/>
        </w:rPr>
        <w:t xml:space="preserve">ELI15: </w:t>
      </w:r>
      <w:r>
        <w:rPr>
          <w:b/>
          <w:bCs/>
          <w:i/>
        </w:rPr>
        <w:t>MERALCO</w:t>
      </w:r>
      <w:r>
        <w:rPr>
          <w:i/>
        </w:rPr>
        <w:t xml:space="preserve"> raised a good point about an entirely different settlement track (one based on utility-specific contracts) that this project ended up not using at all -- that whole approach was later removed from the rules. Keeping this comment around is just for the record, so nobody wonders later whether the point was missed; it wasn't missed, the section it applied to simply no longer exists.</w:t>
      </w:r>
    </w:p>
  </w:comment>
  <w:comment w:id="986" w:author="Franz" w:date="2026-08-25T23:45:00Z" w:initials="F">
    <w:p w14:paraId="08D1C6FD" w14:textId="77777777" w:rsidR="0008735A" w:rsidRDefault="00000000">
      <w:pPr>
        <w:pStyle w:val="CommentText"/>
      </w:pPr>
      <w:r>
        <w:rPr>
          <w:rStyle w:val="CommentReference"/>
        </w:rPr>
        <w:annotationRef/>
      </w:r>
      <w:r>
        <w:t xml:space="preserve">Belated implementation of an already-adopted commitment: a Word comment (id 41, from an earlier round) recorded that </w:t>
      </w:r>
      <w:r>
        <w:rPr>
          <w:b/>
          <w:bCs/>
        </w:rPr>
        <w:t>Panasia Energy Inc. (PEI) and Strategic Energy Development Inc. (SEDI)</w:t>
      </w:r>
      <w:r>
        <w:t>'s comment on this exact point was "Adopted" -- Section 33.2 was supposed to specify that the WESM Governance Arm's certification is based on a software certification audit conducted by an independent third-party auditor -- but the actual rule text was never amended to reflect it. Identified in the review of whether the third-party auditor comment had been reflected. Implementing it now, consistent with DC2026-06-0013 Section 19.3.2's mandate that the Governance Arm conduct audits of the market systems in accordance with the Market Rules and Manuals.</w:t>
      </w:r>
    </w:p>
    <w:p w14:paraId="72CB8EC1" w14:textId="77777777" w:rsidR="0008735A" w:rsidRDefault="00000000">
      <w:pPr>
        <w:pStyle w:val="CommentText"/>
      </w:pPr>
      <w:r>
        <w:t xml:space="preserve">Proposed by: </w:t>
      </w:r>
      <w:r>
        <w:rPr>
          <w:b/>
          <w:bCs/>
        </w:rPr>
        <w:t>Panasia Energy Inc. (PEI) and Strategic Energy Development Inc. (SEDI)</w:t>
      </w:r>
      <w:r>
        <w:t>. Status: belated implementation of a commitment that was already agreed to (see Comment No. 41) but never actually written into the rule text until this round.</w:t>
      </w:r>
    </w:p>
    <w:p w14:paraId="063080D2" w14:textId="77777777" w:rsidR="0008735A" w:rsidRDefault="00000000">
      <w:pPr>
        <w:pStyle w:val="CommentText"/>
      </w:pPr>
      <w:r>
        <w:rPr>
          <w:i/>
        </w:rPr>
        <w:t>ELI15: A company had already asked, and the Commission had already agreed, that an outside auditor (not just the people who built the system) should verify the new billing system works. But somehow that agreement never actually made it into the written rule -- so it was added now, for real, closing that gap.</w:t>
      </w:r>
    </w:p>
  </w:comment>
  <w:comment w:id="985" w:author="Franz" w:date="2026-08-25T14:10:00Z" w:initials="F">
    <w:p w14:paraId="0DCAB1C3" w14:textId="77777777" w:rsidR="0008735A" w:rsidRDefault="00000000">
      <w:pPr>
        <w:pStyle w:val="CommentText"/>
      </w:pPr>
      <w:r>
        <w:rPr>
          <w:rStyle w:val="CommentReference"/>
        </w:rPr>
        <w:annotationRef/>
      </w:r>
      <w:r>
        <w:t xml:space="preserve">Comment from </w:t>
      </w:r>
      <w:r>
        <w:rPr>
          <w:b/>
          <w:bCs/>
        </w:rPr>
        <w:t>Panasia Energy Inc. (PEI) and Strategic Energy Development Inc. (SEDI)</w:t>
      </w:r>
      <w:r>
        <w:t>: the WESM Governance Arm's Section 33.2 certification should be based on an independent third-party software audit. ERC adopted: Section 33.2 will specify that certification is based on a software certification audit conducted by an independent third-party auditor.</w:t>
      </w:r>
    </w:p>
    <w:p w14:paraId="34124588" w14:textId="77777777" w:rsidR="0008735A" w:rsidRDefault="00000000">
      <w:pPr>
        <w:pStyle w:val="CommentText"/>
      </w:pPr>
      <w:r>
        <w:t xml:space="preserve">Proposed by: </w:t>
      </w:r>
      <w:r>
        <w:rPr>
          <w:b/>
          <w:bCs/>
        </w:rPr>
        <w:t>Panasia Energy Inc. (PEI) and Strategic Energy Development Inc. (SEDI)</w:t>
      </w:r>
      <w:r>
        <w:t>.</w:t>
      </w:r>
    </w:p>
    <w:p w14:paraId="3C023505" w14:textId="77777777" w:rsidR="0008735A" w:rsidRDefault="00000000">
      <w:pPr>
        <w:pStyle w:val="CommentText"/>
      </w:pPr>
      <w:r>
        <w:rPr>
          <w:i/>
        </w:rPr>
        <w:t>ELI15: Before the new billing system goes live, someone needs to check it actually works correctly. This makes sure that check is done by an independent outside auditor, not just self-certified by the people who built the system -- see Comment No. 75, which is where this commitment was finally written into the actual rule text.</w:t>
      </w:r>
    </w:p>
  </w:comment>
  <w:comment w:id="996" w:author="Sharon O. Montaner" w:date="2026-10-18T11:40:00Z" w:initials="SOM">
    <w:p w14:paraId="76D4367C" w14:textId="77777777" w:rsidR="001F537F" w:rsidRDefault="001F537F" w:rsidP="001F537F">
      <w:r>
        <w:rPr>
          <w:rStyle w:val="CommentReference"/>
        </w:rPr>
        <w:annotationRef/>
      </w:r>
      <w:r>
        <w:rPr>
          <w:sz w:val="20"/>
          <w:szCs w:val="20"/>
        </w:rPr>
        <w:t>What submission is this?</w:t>
      </w:r>
    </w:p>
  </w:comment>
  <w:comment w:id="2516" w:author="Franz" w:date="2026-10-19T09:00:00Z" w:initials="F">
    <w:p w14:paraId="76EC6A88" w14:textId="77777777">
      <w:pPr>
        <w:pStyle w:val="CommentText"/>
      </w:pPr>
      <w:r>
        <w:rPr>
          <w:rStyle w:val="CommentReference"/>
        </w:rPr>
        <w:annotationRef/>
      </w:r>
      <w:r>
        <w:t xml:space="preserve">The MO's proposed Settlement Mechanism under Sec. 27; the text now says so. ELI15: It is the market operator's settlement plan.</w:t>
      </w:r>
    </w:p>
  </w:comment>
  <w:comment w:id="1006" w:author="Franz" w:date="2026-10-08T09:00:00Z" w:initials="F">
    <w:p w14:paraId="3BB8C6A6" w14:textId="77777777" w:rsidR="0008735A" w:rsidRDefault="00000000">
      <w:pPr>
        <w:pStyle w:val="CommentText"/>
      </w:pPr>
      <w:r>
        <w:rPr>
          <w:rStyle w:val="CommentReference"/>
        </w:rPr>
        <w:annotationRef/>
      </w:r>
      <w:r>
        <w:t>Conflicting deadlines: Section 22 and Table 4 require the Monthly Fuel Cost Report within ten (10) calendar days after the billing month, while this paragraph said fifteen (15) days for the same report. The report now follows Section 22.</w:t>
      </w:r>
    </w:p>
    <w:p w14:paraId="3AA9B33C" w14:textId="77777777" w:rsidR="0008735A" w:rsidRDefault="00000000">
      <w:pPr>
        <w:pStyle w:val="CommentText"/>
      </w:pPr>
      <w:r>
        <w:t>Proposed by: Commission-initiated (MOS-RED adversarial review).</w:t>
      </w:r>
    </w:p>
    <w:p w14:paraId="1B4DD1FA" w14:textId="77777777" w:rsidR="0008735A" w:rsidRDefault="00000000">
      <w:pPr>
        <w:pStyle w:val="CommentText"/>
      </w:pPr>
      <w:r>
        <w:t>ELI15: Two sections gave two different deadlines for the same report. Now there is one.</w:t>
      </w:r>
    </w:p>
  </w:comment>
  <w:comment w:id="1017" w:author="Franz" w:date="2026-08-26T00:11:00Z" w:initials="F">
    <w:p w14:paraId="137D1ABF" w14:textId="77777777" w:rsidR="0008735A" w:rsidRDefault="00000000">
      <w:pPr>
        <w:pStyle w:val="CommentText"/>
      </w:pPr>
      <w:r>
        <w:rPr>
          <w:rStyle w:val="CommentReference"/>
        </w:rPr>
        <w:annotationRef/>
      </w:r>
      <w:r>
        <w:t>Added: extended Section 36's non-recovery-through-consumer-pricing principle to also cover Performance Security draws and Liquidated Damages for Breach of Certificate of Award imposed on a Winning Bidder by the DOE under the Terms of Reference (Sections 13.5-13.7), not just ERC's own Section 36 fines. Gap identified on this round's ToR cross-check: the ToR's Section 13.7 Liquidated Damages (5% of estimated total GAP recovery) and Performance Security draw mechanism are sizable DOE-level financial consequences that, absent this clarification, a developer could argue are ordinary costs of doing business recoverable through the GAT Price or Fuel Cost Pass-Through -- precisely the loophole the existing narrower clause (scoped only to "Fines and penalties imposed under this Section") left open. Fixed now.</w:t>
      </w:r>
    </w:p>
    <w:p w14:paraId="4177CA55" w14:textId="77777777" w:rsidR="0008735A" w:rsidRDefault="00000000">
      <w:pPr>
        <w:pStyle w:val="CommentText"/>
      </w:pPr>
      <w:r>
        <w:t>Proposed by: Commission-initiated (found on a DOE Terms of Reference cross-check, not a specific stakeholder comment). Defense: this is the same principle already adopted for ERC's own fines (see Comment No. 66, itself modeled on the CSP resolution's language) -- there is no principled reason a DOE-imposed penalty for a company's own contract breach should be treated differently from an ERC-imposed one; both are consequences of the company's own conduct, and both should be borne by the company, not billed to consumers.</w:t>
      </w:r>
    </w:p>
    <w:p w14:paraId="2B99FA85" w14:textId="77777777" w:rsidR="0008735A" w:rsidRDefault="00000000">
      <w:pPr>
        <w:pStyle w:val="CommentText"/>
      </w:pPr>
      <w:r>
        <w:rPr>
          <w:i/>
        </w:rPr>
        <w:t>ELI15: The rules already said the Commission's own fines can't be billed to consumers. But the DOE (a separate agency) can also penalize a company for breaking its contract, with penalties that can be even bigger. This closes the same loophole for those penalties too -- otherwise, a company could argue those are just "normal costs" and try to pass them on to consumers anyway.</w:t>
      </w:r>
    </w:p>
  </w:comment>
  <w:comment w:id="1016" w:author="Franz" w:date="2026-08-25T16:25:00Z" w:initials="F">
    <w:p w14:paraId="4D2C7969" w14:textId="77777777" w:rsidR="0008735A" w:rsidRDefault="00000000">
      <w:pPr>
        <w:pStyle w:val="CommentText"/>
      </w:pPr>
      <w:r>
        <w:rPr>
          <w:rStyle w:val="CommentReference"/>
        </w:rPr>
        <w:annotationRef/>
      </w:r>
      <w:r>
        <w:t>Added upon reviewing ERC Resolution No. 07, Series of 2026 (Amended Implementing Guidelines for CSP/PSA Procurement) for adoptable consumer-protection provisions. Its Section 45 states plainly: "In no event shall penalties imposed under Article IX of these Amended Implementing Guidelines be passed on to consumers," with Section 40(b) repeating the same rule for the specific DU reportorial-failure fine. Section 36 of GAIR already lets the Commission impose fines and separately preserves its right to order refunds of disallowed costs, but never says the fines THEMSELVES cannot be billed to consumers -- a gap this closes, adapted to GAIR's own cost components (GAT Price/Gas Price Benchmark/FCPT) in place of the CSP's DU tariff.</w:t>
      </w:r>
    </w:p>
    <w:p w14:paraId="3E3A9AB8" w14:textId="77777777" w:rsidR="0008735A" w:rsidRDefault="00000000">
      <w:pPr>
        <w:pStyle w:val="CommentText"/>
      </w:pPr>
      <w:r>
        <w:t>Proposed by: Commission-initiated (modeled on an existing ERC resolution's consumer-protection language, not a specific stakeholder comment). Defense: allowing a fined company to simply recoup that fine through its regulated pricing would make the fine meaningless as a deterrent and would leave consumers effectively paying for the company's own violation -- the Commission's own separate CSP resolution already recognizes and forecloses this exact risk, and there is no principled reason GAIR should be silent where that precedent already speaks.</w:t>
      </w:r>
    </w:p>
    <w:p w14:paraId="694E5C0F" w14:textId="77777777" w:rsidR="0008735A" w:rsidRDefault="00000000">
      <w:pPr>
        <w:pStyle w:val="CommentText"/>
      </w:pPr>
      <w:r>
        <w:rPr>
          <w:i/>
        </w:rPr>
        <w:t>ELI15: What's the point of fining a company for breaking the rules if it can just add that fine onto everyone's electric bill and pass the cost right back to consumers? The Commission's own existing rules for a different program already say that can't happen; this brings that same protection into this program too.</w:t>
      </w:r>
    </w:p>
  </w:comment>
  <w:comment w:id="1021" w:author="Sharon O. Montaner" w:date="2026-10-18T11:42:00Z" w:initials="SOM">
    <w:p w14:paraId="1A76FB37" w14:textId="77777777" w:rsidR="001F537F" w:rsidRDefault="001F537F" w:rsidP="001F537F">
      <w:r>
        <w:rPr>
          <w:rStyle w:val="CommentReference"/>
        </w:rPr>
        <w:annotationRef/>
      </w:r>
      <w:r>
        <w:rPr>
          <w:sz w:val="20"/>
          <w:szCs w:val="20"/>
        </w:rPr>
        <w:t>I think we should leave this to DOE since it is the one conduction the Auction.</w:t>
      </w:r>
    </w:p>
    <w:p w14:paraId="6DCDF684" w14:textId="77777777" w:rsidR="001F537F" w:rsidRDefault="001F537F" w:rsidP="001F537F"/>
  </w:comment>
  <w:comment w:id="2517" w:author="Franz" w:date="2026-10-19T09:00:00Z" w:initials="F">
    <w:p w14:paraId="07A80368" w14:textId="77777777">
      <w:pPr>
        <w:pStyle w:val="CommentText"/>
      </w:pPr>
      <w:r>
        <w:rPr>
          <w:rStyle w:val="CommentReference"/>
        </w:rPr>
        <w:annotationRef/>
      </w:r>
      <w:r>
        <w:t xml:space="preserve">Done. Sec. 37 (bid rigging) is deleted; the DOE runs the auction. ELI15: Auction conduct is the DOE's job.</w:t>
      </w:r>
    </w:p>
  </w:comment>
  <w:comment w:id="1028" w:author="Franz" w:date="2026-10-08T09:00:00Z" w:initials="F">
    <w:p w14:paraId="7E2E95C5" w14:textId="77777777" w:rsidR="0008735A" w:rsidRDefault="00000000">
      <w:pPr>
        <w:pStyle w:val="CommentText"/>
      </w:pPr>
      <w:r>
        <w:rPr>
          <w:rStyle w:val="CommentReference"/>
        </w:rPr>
        <w:annotationRef/>
      </w:r>
      <w:r>
        <w:t>Two fixes. (1) A fixed PhP50,000,000.00 fine leaves no room for gradation and hardcodes a figure in the Rules; the ERC Guidelines under Section 46 of EPIRA (17 May 2002, Section 7) set anti-competitive penalties at not lower than PhP50,000 and not exceeding PhP50,000,000, "at the discretion of the ERC". The provision now refers to the Section 36(a) range (formerly Section 38(a)), applied at or near the maximum. (2) Bid rigging is also a per se prohibited agreement under Section 14 of the Philippine Competition Act (Republic Act No. 10667), so the clause preserves the Philippine Competition Commission's jurisdiction.</w:t>
      </w:r>
    </w:p>
    <w:p w14:paraId="5C349D1A" w14:textId="77777777" w:rsidR="0008735A" w:rsidRDefault="00000000">
      <w:pPr>
        <w:pStyle w:val="CommentText"/>
      </w:pPr>
      <w:r>
        <w:t>Proposed by: Commission-initiated (MOS-RED adversarial review).</w:t>
      </w:r>
    </w:p>
    <w:p w14:paraId="697BD5EB" w14:textId="77777777" w:rsidR="0008735A" w:rsidRDefault="00000000">
      <w:pPr>
        <w:pStyle w:val="CommentText"/>
      </w:pPr>
      <w:r>
        <w:t>ELI15: A fixed fine can be challenged as unfair because it cannot be scaled. The fine now stays within the legal range, at the top end, and the competition regulator keeps its own power to act.</w:t>
      </w:r>
    </w:p>
  </w:comment>
  <w:comment w:id="1020" w:author="Franz" w:date="2026-08-25T23:12:00Z" w:initials="F">
    <w:p w14:paraId="4ECA92A7" w14:textId="77777777" w:rsidR="0008735A" w:rsidRDefault="00000000">
      <w:pPr>
        <w:pStyle w:val="CommentText"/>
      </w:pPr>
      <w:r>
        <w:rPr>
          <w:rStyle w:val="CommentReference"/>
        </w:rPr>
        <w:annotationRef/>
      </w:r>
      <w:r>
        <w:t>New Section 37, added to adopt an anti-collusion provision modeled on ERC Resolution No. 07, Series of 2026 (Amended CSP/PSA Implementing Guidelines) Section 38 (Bid Manipulation) and Section 42 (Administrative Penalty for Bid Manipulation), which define cover bidding, bid suppression, bid rotation, and market allocation as prohibited collusive practices carrying a PhP50,000,000.00 fine plus mandatory blacklisting. Adapted to GAIR's own vocabulary (Qualified Bidders, Auction Rounds, Price Offers) and its existing Section 36(b) mechanism (suspension/revocation recommended to the DOE, since the DOE -- not the Commission -- administers Bidder eligibility for the Auction), with the fine fixed at the CSP's own PhP50M figure and disqualification made MANDATORY rather than discretionary, reflecting that collusion -- unlike a generic reporting violation -- directly inflates the price consumers pay and warrants a harder line.</w:t>
      </w:r>
    </w:p>
    <w:p w14:paraId="4C68FB4A" w14:textId="77777777" w:rsidR="0008735A" w:rsidRDefault="00000000">
      <w:pPr>
        <w:pStyle w:val="CommentText"/>
      </w:pPr>
      <w:r>
        <w:t>Proposed by: Commission-initiated (modeled on an existing ERC resolution, adopted after review of the option). Defense: bid-rigging among competing companies defeats the entire purpose of a competitive auction and directly inflates what consumers pay -- this isn't a hypothetical risk, since the Commission has already had to legislate against it in a comparable program (CSP/PSA procurement), so there is no reason this auction should be left without the same protection.</w:t>
      </w:r>
    </w:p>
    <w:p w14:paraId="727D31ED" w14:textId="77777777" w:rsidR="0008735A" w:rsidRDefault="00000000">
      <w:pPr>
        <w:pStyle w:val="CommentText"/>
      </w:pPr>
      <w:r>
        <w:rPr>
          <w:i/>
        </w:rPr>
        <w:t>ELI15: An auction only keeps prices fair if companies are actually competing against each other. If they secretly agreed among themselves who would "win" and at what price, that defeats the whole point and consumers end up paying more. This borrows a strong anti-cheating rule the Commission already uses in a similar program and applies it here too, with a big fine and automatic disqualification if caught.</w:t>
      </w:r>
    </w:p>
  </w:comment>
  <w:comment w:id="1034" w:author="Sharon O. Montaner" w:date="2026-10-18T11:42:00Z" w:initials="SOM">
    <w:p w14:paraId="444E58C6" w14:textId="77777777" w:rsidR="001F537F" w:rsidRDefault="001F537F" w:rsidP="001F537F">
      <w:r>
        <w:rPr>
          <w:rStyle w:val="CommentReference"/>
        </w:rPr>
        <w:annotationRef/>
      </w:r>
      <w:r>
        <w:rPr>
          <w:sz w:val="20"/>
          <w:szCs w:val="20"/>
        </w:rPr>
        <w:t>I think we can delete this. Similar to FIT and GEAP, we have no provision such as this.</w:t>
      </w:r>
    </w:p>
  </w:comment>
  <w:comment w:id="2518" w:author="Franz" w:date="2026-10-19T09:00:00Z" w:initials="F">
    <w:p w14:paraId="5D946D06" w14:textId="77777777">
      <w:pPr>
        <w:pStyle w:val="CommentText"/>
      </w:pPr>
      <w:r>
        <w:rPr>
          <w:rStyle w:val="CommentReference"/>
        </w:rPr>
        <w:annotationRef/>
      </w:r>
      <w:r>
        <w:t xml:space="preserve">Done. Sec. 38 is deleted, as in the FIT and GEAP rules. ELI15: Other laws already cover it.</w:t>
      </w:r>
    </w:p>
  </w:comment>
  <w:comment w:id="1033" w:author="Franz" w:date="2026-08-25T23:43:00Z" w:initials="F">
    <w:p w14:paraId="47F14E74" w14:textId="77777777" w:rsidR="0008735A" w:rsidRDefault="00000000">
      <w:pPr>
        <w:pStyle w:val="CommentText"/>
      </w:pPr>
      <w:r>
        <w:rPr>
          <w:rStyle w:val="CommentReference"/>
        </w:rPr>
        <w:annotationRef/>
      </w:r>
      <w:r>
        <w:t>New Section 38, found on revisiting CSP 2026 ERC (ERC Resolution No. 07, Series of 2026) for anything missed the first pass. Its Section 9 bars BAC members from being related to the DU-BOD or affiliated with any Generation Company within the fourth degree of consanguinity/affinity, and its bid-eligibility documents require a sworn attestation of no conflict of interest and against corruption. GAIR had no equivalent safeguard at all for the Commission's own staff -- a real gap now that the Regulatory Operations Service is the office that receives reportorials and conducts the underlying technical/compliance review with real financial stakes for Winning Bidders. Adapted to GAIR's institutional structure (Commission/ROS staff rather than a DU's BAC) and tied to the existing anti-graft legal framework rather than a bidder-side sworn attestation, since GAIR does not administer bidder eligibility itself.</w:t>
      </w:r>
    </w:p>
    <w:p w14:paraId="0F5B8DA3" w14:textId="77777777" w:rsidR="0008735A" w:rsidRDefault="00000000">
      <w:pPr>
        <w:pStyle w:val="CommentText"/>
      </w:pPr>
      <w:r>
        <w:t>Proposed by: Commission-initiated (modeled on an existing ERC resolution's conflict-of-interest safeguard for a different program, not a specific stakeholder comment). Defense: the Commission's own staff review fuel-cost claims and audits worth real money to Winning Bidders -- if a reviewer had an undisclosed family or financial tie to a bidder, that would be exactly the kind of self-dealing risk regulations exist to prevent, and the Commission has already recognized this same risk and addressed it in a comparable program.</w:t>
      </w:r>
    </w:p>
    <w:p w14:paraId="4655635B" w14:textId="77777777" w:rsidR="0008735A" w:rsidRDefault="00000000">
      <w:pPr>
        <w:pStyle w:val="CommentText"/>
      </w:pPr>
      <w:r>
        <w:rPr>
          <w:i/>
        </w:rPr>
        <w:t>ELI15: If the person deciding how much a company gets paid happens to be related to someone at that company, that's a serious conflict of interest. A similar rule already exists for a different ERC program (for the committee that runs utility bidding); this brings the same kind of safeguard -- disclose the conflict, recuse yourself -- to the ERC staff who handle this auction program's money.</w:t>
      </w:r>
    </w:p>
  </w:comment>
  <w:comment w:id="1041" w:author="Franz" w:date="2026-08-26T04:06:00Z" w:initials="FX">
    <w:p w14:paraId="54D17C4A" w14:textId="77777777" w:rsidR="0008735A" w:rsidRDefault="00000000">
      <w:pPr>
        <w:pStyle w:val="CommentText"/>
      </w:pPr>
      <w:r>
        <w:rPr>
          <w:rStyle w:val="CommentReference"/>
        </w:rPr>
        <w:annotationRef/>
      </w:r>
      <w:r>
        <w:t>Fixed: Section 41 was the opposite defect -- it had NO bold at all, when every other top-level Section bolds "Section N. Title." Bolded "Section 41. Effectivity.", leaving the body text in regular weight to match the rest of the document.</w:t>
      </w:r>
    </w:p>
    <w:p w14:paraId="039A01BF" w14:textId="77777777" w:rsidR="0008735A" w:rsidRDefault="0008735A">
      <w:pPr>
        <w:pStyle w:val="CommentText"/>
      </w:pPr>
    </w:p>
    <w:p w14:paraId="4641AE37" w14:textId="77777777" w:rsidR="0008735A" w:rsidRDefault="00000000">
      <w:pPr>
        <w:pStyle w:val="CommentText"/>
      </w:pPr>
      <w:r>
        <w:t>Proposed by: Commission-initiated (Commission staff drafting review). Also separately fixed in this same pass: 19 defined-term/parameter labels across the Definitions table (Section 4), Table 1 (Key Parameters of the DCF Model), and Table 2 (Allowable Add-On Cost Caps) that had been added at various points in an earlier revision without the bold formatting their sibling rows carry -- e.g., "Associated Transmission Project (ATP)," "Extension Period," "Replacement Fuel," "Reference Plant Degradation Rate," and "Boil-Off Gas (BOG) Loss Allowance," among others. All are now bold, consistent with every other term/parameter in their respective tables. Purely formatting fixes; no text content changed anywhere in this pass.</w:t>
      </w:r>
    </w:p>
    <w:p w14:paraId="60C545CD" w14:textId="77777777" w:rsidR="0008735A" w:rsidRDefault="0008735A">
      <w:pPr>
        <w:pStyle w:val="CommentText"/>
      </w:pPr>
    </w:p>
    <w:p w14:paraId="0B13B0CD" w14:textId="77777777" w:rsidR="0008735A" w:rsidRDefault="00000000">
      <w:pPr>
        <w:pStyle w:val="CommentText"/>
      </w:pPr>
      <w:r>
        <w:t>ELI15: This heading was missing its bold entirely -- fixed to match the rest. Also, about 19 term names spread across a few tables were added at different points earlier and never got bolded like their neighbors, so they looked out of place; all are now bold to match.</w:t>
      </w:r>
    </w:p>
  </w:comment>
  <w:comment w:id="1040" w:author="Sharon O. Montaner" w:date="2026-10-18T11:43:00Z" w:initials="SOM">
    <w:p w14:paraId="606FE5D4" w14:textId="77777777" w:rsidR="001F537F" w:rsidRDefault="001F537F" w:rsidP="001F537F">
      <w:r>
        <w:rPr>
          <w:rStyle w:val="CommentReference"/>
        </w:rPr>
        <w:annotationRef/>
      </w:r>
      <w:r>
        <w:rPr>
          <w:sz w:val="20"/>
          <w:szCs w:val="20"/>
        </w:rPr>
        <w:t>I changed to immediately given the tight deadline for us to come up with the Rules and the GATP</w:t>
      </w:r>
    </w:p>
  </w:comment>
  <w:comment w:id="2519" w:author="Franz" w:date="2026-10-19T09:00:00Z" w:initials="F">
    <w:p w14:paraId="1C32FAEF" w14:textId="77777777">
      <w:pPr>
        <w:pStyle w:val="CommentText"/>
      </w:pPr>
      <w:r>
        <w:rPr>
          <w:rStyle w:val="CommentReference"/>
        </w:rPr>
        <w:annotationRef/>
      </w:r>
      <w:r>
        <w:t xml:space="preserve">Noted. Kept as 'take effect immediately' after publication, with ONAR filing; your edit is in yellow. ELI15: The Rules start right after publication.</w:t>
      </w:r>
    </w:p>
  </w:comment>
  <w:comment w:id="1043" w:author="Franz" w:date="2026-10-08T09:00:00Z" w:initials="F">
    <w:p w14:paraId="0D726E76" w14:textId="77777777" w:rsidR="0008735A" w:rsidRDefault="00000000">
      <w:pPr>
        <w:pStyle w:val="CommentText"/>
      </w:pPr>
      <w:r>
        <w:rPr>
          <w:rStyle w:val="CommentReference"/>
        </w:rPr>
        <w:annotationRef/>
      </w:r>
      <w:r>
        <w:t>Inconsistent effectivity: the Resolution's own effectivity clause (fifteen days after complete publication in a newspaper of general circulation or the Official Gazette, whichever comes earlier) differed from this Section, which also required website publication as a condition. Website posting is kept as an obligation but no longer delays effectivity.</w:t>
      </w:r>
    </w:p>
    <w:p w14:paraId="7A044B01" w14:textId="77777777" w:rsidR="0008735A" w:rsidRDefault="00000000">
      <w:pPr>
        <w:pStyle w:val="CommentText"/>
      </w:pPr>
      <w:r>
        <w:t>Proposed by: Commission-initiated (MOS-RED adversarial review).</w:t>
      </w:r>
    </w:p>
    <w:p w14:paraId="11BE50AA" w14:textId="77777777" w:rsidR="0008735A" w:rsidRDefault="00000000">
      <w:pPr>
        <w:pStyle w:val="CommentText"/>
      </w:pPr>
      <w:r>
        <w:t>ELI15: The front page and the last section gave different start dates. Now they match.</w:t>
      </w:r>
    </w:p>
  </w:comment>
  <w:comment w:id="1048" w:author="Sharon O. Montaner" w:date="2026-10-18T11:53:00Z" w:initials="SOM">
    <w:p w14:paraId="5DDD44F3" w14:textId="77777777" w:rsidR="00E30CEF" w:rsidRDefault="00E30CEF" w:rsidP="00E30CEF">
      <w:r>
        <w:rPr>
          <w:rStyle w:val="CommentReference"/>
        </w:rPr>
        <w:annotationRef/>
      </w:r>
      <w:r>
        <w:rPr>
          <w:sz w:val="20"/>
          <w:szCs w:val="20"/>
        </w:rPr>
        <w:t>Since the reference parameters are merely enumeration and no specifc data sets yet (which will be covered under the GATP setting), we can simplify to just one table of parameters for any technology.</w:t>
      </w:r>
    </w:p>
  </w:comment>
  <w:comment w:id="2520" w:author="Franz" w:date="2026-10-19T09:00:00Z" w:initials="F">
    <w:p w14:paraId="43D3DF0C" w14:textId="77777777">
      <w:pPr>
        <w:pStyle w:val="CommentText"/>
      </w:pPr>
      <w:r>
        <w:rPr>
          <w:rStyle w:val="CommentReference"/>
        </w:rPr>
        <w:annotationRef/>
      </w:r>
      <w:r>
        <w:t xml:space="preserve">Done. Annex A is one parameter table for all Facility Types; values come in the GATP issuance. ELI15: One list of inputs for every plant type.</w:t>
      </w:r>
    </w:p>
  </w:comment>
  <w:comment w:id="1364" w:author="Franz" w:date="2026-08-26T03:23:00Z" w:initials="FX">
    <w:p w14:paraId="4D29416E" w14:textId="77777777" w:rsidR="0008735A" w:rsidRDefault="00000000">
      <w:pPr>
        <w:pStyle w:val="CommentText"/>
      </w:pPr>
      <w:r>
        <w:rPr>
          <w:rStyle w:val="CommentReference"/>
        </w:rPr>
        <w:annotationRef/>
      </w:r>
      <w:r>
        <w:t>Fixed: the Annex "A", "O", and "G" Key Parameters tables (all three -- Items 1-27 in each) were rendering in the document's default Times New Roman 12pt instead of the Georgia 14pt used throughout the rest of the document body, including every other table in these Rules. This was a formatting-only fix (font family and size on existing table cell text), not a substantive content change.</w:t>
      </w:r>
    </w:p>
    <w:p w14:paraId="42BFF13A" w14:textId="77777777" w:rsidR="0008735A" w:rsidRDefault="0008735A">
      <w:pPr>
        <w:pStyle w:val="CommentText"/>
      </w:pPr>
    </w:p>
    <w:p w14:paraId="589616DC" w14:textId="77777777" w:rsidR="0008735A" w:rsidRDefault="00000000">
      <w:pPr>
        <w:pStyle w:val="CommentText"/>
      </w:pPr>
      <w:r>
        <w:t>Proposed by: Commission-initiated (Commission staff drafting review). Defense: these three tables were added in an earlier revision when the DCF Key Parameters were incorporated from the ADV-Natgas reference model, and the new cell content was never given the explicit Georgia/14pt run formatting used elsewhere -- it silently fell back to the Normal style's default (Times New Roman 12pt), since the Normal style itself carries no font override. All 171 cells across the three tables are now explicitly Georgia 14pt, matching Tables 1-8 and the rest of the document.</w:t>
      </w:r>
    </w:p>
    <w:p w14:paraId="10F7D921" w14:textId="77777777" w:rsidR="0008735A" w:rsidRDefault="0008735A">
      <w:pPr>
        <w:pStyle w:val="CommentText"/>
      </w:pPr>
    </w:p>
    <w:p w14:paraId="0F518D59" w14:textId="77777777" w:rsidR="0008735A" w:rsidRDefault="00000000">
      <w:pPr>
        <w:pStyle w:val="CommentText"/>
      </w:pPr>
      <w:r>
        <w:t>ELI15: Three big tables (the ones listing all the technical inputs for gas plants) were quietly using the wrong, smaller default font instead of matching the rest of the document. It's just a look-and-feel fix -- the words and numbers themselves didn't change, only how they're displayed.</w:t>
      </w:r>
    </w:p>
  </w:comment>
  <w:comment w:id="1385" w:author="Franz" w:date="2026-08-25T15:21:00Z" w:initials="F">
    <w:p w14:paraId="46A85850" w14:textId="77777777" w:rsidR="0008735A" w:rsidRDefault="00000000">
      <w:pPr>
        <w:pStyle w:val="CommentText"/>
      </w:pPr>
      <w:r>
        <w:rPr>
          <w:rStyle w:val="CommentReference"/>
        </w:rPr>
        <w:annotationRef/>
      </w:r>
      <w:r>
        <w:t xml:space="preserve">Comment from </w:t>
      </w:r>
      <w:r>
        <w:rPr>
          <w:b/>
          <w:bCs/>
        </w:rPr>
        <w:t>Wärtsilä Philippines, Inc.</w:t>
      </w:r>
      <w:r>
        <w:t>: the ~US$600/kW brownfield CAPEX benchmark (and the 50%/70% OCGT/gas-reciprocating ratios derived from it) is substantially below current market EPC/financing/equipment costs and does not reflect greenfield economics. ERC adopted with modification: Item A.3 now differentiates by project category (Greenfield, Brownfield Expansion, or Operational/Retooled) rather than a single brownfield-only figure. Update: the Adopted Reference Value and Basis/Source columns were subsequently removed from this table entirely -- the specific reference value and basis for every item in this Annex, including this one, is instead set out in the companion Reference Parameters Resolution referenced in the WHEREAS clauses of these Rules.</w:t>
      </w:r>
    </w:p>
    <w:p w14:paraId="4350CBC1" w14:textId="77777777" w:rsidR="0008735A" w:rsidRDefault="00000000">
      <w:pPr>
        <w:pStyle w:val="CommentText"/>
      </w:pPr>
      <w:r>
        <w:t xml:space="preserve">Proposed by: </w:t>
      </w:r>
      <w:r>
        <w:rPr>
          <w:b/>
          <w:bCs/>
        </w:rPr>
        <w:t>Wärtsilä Philippines, Inc.</w:t>
      </w:r>
    </w:p>
    <w:p w14:paraId="0DA58B06" w14:textId="77777777" w:rsidR="0008735A" w:rsidRDefault="00000000">
      <w:pPr>
        <w:pStyle w:val="CommentText"/>
      </w:pPr>
      <w:r>
        <w:rPr>
          <w:i/>
        </w:rPr>
        <w:t>ELI15: A single cost-per-kilowatt number was being used for all kinds of projects, but building a plant from scratch (greenfield) costs a lot more than expanding an existing one (brownfield). This led to the rules distinguishing between project types instead of using one number for all of them -- the actual dollar figures themselves now live in a separate companion resolution, not in these Rules.</w:t>
      </w:r>
    </w:p>
  </w:comment>
  <w:comment w:id="1402" w:author="Franz" w:date="2026-08-25T15:21:00Z" w:initials="F">
    <w:p w14:paraId="22D32BD7" w14:textId="77777777" w:rsidR="0008735A" w:rsidRDefault="00000000">
      <w:pPr>
        <w:pStyle w:val="CommentText"/>
      </w:pPr>
      <w:r>
        <w:rPr>
          <w:rStyle w:val="CommentReference"/>
        </w:rPr>
        <w:annotationRef/>
      </w:r>
      <w:r>
        <w:t xml:space="preserve">Comment from </w:t>
      </w:r>
      <w:r>
        <w:rPr>
          <w:b/>
          <w:bCs/>
        </w:rPr>
        <w:t>Prime CoreGen Inc.</w:t>
      </w:r>
      <w:r>
        <w:t>: the G&amp;A cost formula's flat 7.5% of combined O&amp;M lacked disclosed supporting rate cases or rationale. ERC adopted for further Commission study: the basis will be made independently verifiable, either by disclosing the specific ERC rate cases relied upon or by benchmarking against comparable existing mid-merit plants' actual G&amp;A run-rate; the Commission will disclose its supporting computation when Item A.6 is finalized.</w:t>
      </w:r>
    </w:p>
    <w:p w14:paraId="1A459599" w14:textId="77777777" w:rsidR="0008735A" w:rsidRDefault="00000000">
      <w:pPr>
        <w:pStyle w:val="CommentText"/>
      </w:pPr>
      <w:r>
        <w:t xml:space="preserve">Proposed by: </w:t>
      </w:r>
      <w:r>
        <w:rPr>
          <w:b/>
          <w:bCs/>
        </w:rPr>
        <w:t>Prime CoreGen Inc.</w:t>
      </w:r>
    </w:p>
    <w:p w14:paraId="7A88D4C9" w14:textId="77777777" w:rsidR="0008735A" w:rsidRDefault="00000000">
      <w:pPr>
        <w:pStyle w:val="CommentText"/>
      </w:pPr>
      <w:r>
        <w:rPr>
          <w:i/>
        </w:rPr>
        <w:t>ELI15: A flat percentage was being used for overhead costs (G&amp;A) without showing where that percentage came from. This commits the Commission to actually showing its work -- either citing past decisions or comparing to real plants -- when it finalizes that number.</w:t>
      </w:r>
    </w:p>
  </w:comment>
  <w:comment w:id="1530" w:author="Franz" w:date="2026-08-26T03:22:00Z" w:initials="FX">
    <w:p w14:paraId="6E582AC9" w14:textId="77777777" w:rsidR="0008735A" w:rsidRDefault="00000000">
      <w:pPr>
        <w:pStyle w:val="CommentText"/>
      </w:pPr>
      <w:r>
        <w:rPr>
          <w:rStyle w:val="CommentReference"/>
        </w:rPr>
        <w:annotationRef/>
      </w:r>
      <w:r>
        <w:t>Corrected: removed a General and Administrative (G&amp;A) Cost formula ("GA = 0.075 x (FOM + VOM x 8,760 x CF)") that appeared under "Key Supporting Formulas" in Annex A, along with its explanatory paragraph. This formula contradicted the rest of the Rules: Item A.6 itself already defines G&amp;A Costs as a directly Commission-fixed PhP/kW-year rate (the same treatment as Fixed O&amp;M under Item A.4), and Sections 8.3 and 8.8.3 both list G&amp;A Costs as a standalone Annex A input, not as a value derived from a formula. The formula's hardcoded "0.075" (7.5%) constant was also never defined anywhere in the surrounding text -- unlike every other variable in this section (w(e), w(d), K(e), K(d), T, FOM, VOM, CF), which are each expressly tied to a specific Annex A Item -- and its use would have violated this document's consistent methodology-only convention of never embedding a specific numeric rate directly in the Rules body (all such values are left for the Commission to fix through the Reference Parameters Resolution). The intro sentence was also corrected to no longer claim the WACC formula also "computes" G&amp;A Cost.</w:t>
      </w:r>
    </w:p>
    <w:p w14:paraId="476E6651" w14:textId="77777777" w:rsidR="0008735A" w:rsidRDefault="0008735A">
      <w:pPr>
        <w:pStyle w:val="CommentText"/>
      </w:pPr>
    </w:p>
    <w:p w14:paraId="715810A8" w14:textId="77777777" w:rsidR="0008735A" w:rsidRDefault="00000000">
      <w:pPr>
        <w:pStyle w:val="CommentText"/>
      </w:pPr>
      <w:r>
        <w:t>Proposed by: Commission-initiated (Commission staff drafting review). Defense: this appears to have been a leftover, unreconciled artifact from an earlier revision that added the DCF Key Parameters from the ADV-Natgas reference model; it was never updated when Item A.6 was established as G&amp;A Costs' own direct Annex parameter, leaving two contradictory methods for determining the same cost component. The WACC formula immediately above it, which correctly ties every variable to a specific Annex Item, is retained unchanged.</w:t>
      </w:r>
    </w:p>
    <w:p w14:paraId="5A83F810" w14:textId="77777777" w:rsidR="0008735A" w:rsidRDefault="0008735A">
      <w:pPr>
        <w:pStyle w:val="CommentText"/>
      </w:pPr>
    </w:p>
    <w:p w14:paraId="13D06165" w14:textId="77777777" w:rsidR="0008735A" w:rsidRDefault="00000000">
      <w:pPr>
        <w:pStyle w:val="CommentText"/>
      </w:pPr>
      <w:r>
        <w:t>ELI15: The document had two different, contradicting instructions for figuring out G&amp;A (administrative) costs -- one said "the Commission just sets this number directly" (Item A.6), and another, buried formula said "actually, calculate it as 7.5% of other costs" using a number (7.5%) that was never explained anywhere. That's a leftover mistake from an earlier edit that never got cleaned up. The contradicting formula is removed; G&amp;A Costs are now determined the one consistent way already used everywhere else in the Rules.</w:t>
      </w:r>
    </w:p>
  </w:comment>
  <w:comment w:id="1533" w:author="Sharon O. Montaner" w:date="2026-10-18T11:47:00Z" w:initials="SOM">
    <w:p w14:paraId="33A2407A" w14:textId="77777777" w:rsidR="001F537F" w:rsidRDefault="001F537F" w:rsidP="001F537F">
      <w:r>
        <w:rPr>
          <w:rStyle w:val="CommentReference"/>
        </w:rPr>
        <w:annotationRef/>
      </w:r>
      <w:r>
        <w:rPr>
          <w:sz w:val="20"/>
          <w:szCs w:val="20"/>
        </w:rPr>
        <w:t>Check reference.</w:t>
      </w:r>
    </w:p>
  </w:comment>
  <w:comment w:id="2521" w:author="Franz" w:date="2026-10-19T09:00:00Z" w:initials="F">
    <w:p w14:paraId="17E4AC66" w14:textId="77777777">
      <w:pPr>
        <w:pStyle w:val="CommentText"/>
      </w:pPr>
      <w:r>
        <w:rPr>
          <w:rStyle w:val="CommentReference"/>
        </w:rPr>
        <w:annotationRef/>
      </w:r>
      <w:r>
        <w:t xml:space="preserve">Checked. The WACC inputs are A.9, A.10, A.12, A.13 and A.14 (A.11 is not), now listed one by one. ELI15: Item numbers fixed.</w:t>
      </w:r>
    </w:p>
  </w:comment>
  <w:comment w:id="1542" w:author="Franz" w:date="2026-09-23T00:00:00Z" w:initials="F">
    <w:p w14:paraId="3C352287" w14:textId="77777777" w:rsidR="0008735A" w:rsidRDefault="00042F1D">
      <w:pPr>
        <w:pStyle w:val="CommentText"/>
      </w:pPr>
      <w:r>
        <w:rPr>
          <w:rStyle w:val="CommentReference"/>
        </w:rPr>
        <w:annotationRef/>
      </w:r>
      <w:r>
        <w:t>Correction (restoration withdrawn): In an earlier pass this paragraph was restored on the belief that its 2026-08-26 deletion was inadvertent. That was wrong. The deletion was deliberate: Comment 111 removed both the G&amp;A formula (with its hardcoded 0.075, i.e. 7.5%, constant) and this explanatory paragraph, because Item A.6 already makes G&amp;A Costs a directly Commission-fixed PhP/kW-year parameter and the 0.075 constant was never sourced. In that round the deletion was applied to the wrong formula: the tracked deletion dated 2026-08-26 was placed on the WACC formula, which Comment 111 says is retained, while the G&amp;A formula stayed live. That left the WACC introduction and its “Where” clause with no formula between them, and left the G&amp;A formula looking as if its variables were undefined. Both errors are now corrected: the erroneous deletion of the WACC formula has been rejected, so the WACC formula is back in place unchanged, and the G&amp;A formula and this paragraph are marked as deleted, completing the removal described in Comment 111.</w:t>
      </w:r>
    </w:p>
    <w:p w14:paraId="5D7A6FC8" w14:textId="77777777" w:rsidR="0008735A" w:rsidRDefault="00000000">
      <w:pPr>
        <w:pStyle w:val="CommentText"/>
      </w:pPr>
      <w:r>
        <w:t>Proposed by: Commission-initiated (correction of an error in a prior consistency pass).</w:t>
      </w:r>
    </w:p>
    <w:p w14:paraId="3D1F2439" w14:textId="77777777" w:rsidR="0008735A" w:rsidRDefault="00000000">
      <w:pPr>
        <w:pStyle w:val="CommentText"/>
      </w:pPr>
      <w:r>
        <w:t>ELI15: An earlier edit meant to delete one formula (G&amp;A) but deleted its neighbour (WACC) by mistake. A later edit, seeing the G&amp;A formula still there, put back its explanation. Now the WACC formula is back, and the G&amp;A formula and its explanation are removed, as originally decided.</w:t>
      </w:r>
    </w:p>
  </w:comment>
  <w:comment w:id="1536" w:author="Sharon O. Montaner" w:date="2026-10-18T11:51:00Z" w:initials="SOM">
    <w:p w14:paraId="47A61B79" w14:textId="77777777" w:rsidR="00E30CEF" w:rsidRDefault="00E30CEF" w:rsidP="00E30CEF">
      <w:r>
        <w:rPr>
          <w:rStyle w:val="CommentReference"/>
        </w:rPr>
        <w:annotationRef/>
      </w:r>
      <w:r>
        <w:rPr>
          <w:sz w:val="20"/>
          <w:szCs w:val="20"/>
        </w:rPr>
        <w:t>Put legend pls of the variables in the formula</w:t>
      </w:r>
    </w:p>
  </w:comment>
  <w:comment w:id="2522" w:author="Franz" w:date="2026-10-19T09:00:00Z" w:initials="F">
    <w:p w14:paraId="6B00F4E6" w14:textId="77777777">
      <w:pPr>
        <w:pStyle w:val="CommentText"/>
      </w:pPr>
      <w:r>
        <w:rPr>
          <w:rStyle w:val="CommentReference"/>
        </w:rPr>
        <w:annotationRef/>
      </w:r>
      <w:r>
        <w:t xml:space="preserve">Done. A legend now defines each variable in the WACC formula. ELI15: Every letter in the formula is explained.</w:t>
      </w:r>
    </w:p>
  </w:comment>
  <w:comment w:id="1545" w:author="Franz" w:date="2026-09-24T15:00:00Z" w:initials="F">
    <w:p w14:paraId="6EBD6D01" w14:textId="77777777" w:rsidR="0008735A" w:rsidRDefault="00042F1D">
      <w:pPr>
        <w:pStyle w:val="CommentText"/>
      </w:pPr>
      <w:r>
        <w:rPr>
          <w:rStyle w:val="CommentReference"/>
        </w:rPr>
        <w:annotationRef/>
      </w:r>
      <w:r>
        <w:t xml:space="preserve">Adopted in part from </w:t>
      </w:r>
      <w:r>
        <w:rPr>
          <w:b/>
          <w:bCs/>
        </w:rPr>
        <w:t>Panasia Energy Inc. (PEI) and Strategic Energy Development Inc. (SEDI)</w:t>
      </w:r>
      <w:r>
        <w:t xml:space="preserve"> (GAIR Comments Matrix, Rows 413 and 437), who pointed out that the Avion open-cycle gas turbine plant has operated since August 2016. That makes the sentence “No OCGT plant exists in the Commission's historical dataset” misleading. It was true only of the Commission's peer mid-merit reference fleet, which is all CCGT. The sentence now says that, and lets the Commission use data from existing Philippine OCGT plants where available. The plant is named here, not in the Rules, consistent with the earlier decision to keep plant names out of the Annex. The staff working file lists Avion at 97 MW (2 × GE LM6000); that figure is unverified. The companion Annex “G” sentence began “As with OCGT”, which no longer fits and has been removed.</w:t>
      </w:r>
    </w:p>
    <w:p w14:paraId="740BB872" w14:textId="77777777" w:rsidR="0008735A" w:rsidRDefault="00000000">
      <w:pPr>
        <w:pStyle w:val="CommentText"/>
      </w:pPr>
      <w:r>
        <w:t xml:space="preserve">Proposed by: </w:t>
      </w:r>
      <w:r>
        <w:rPr>
          <w:b/>
          <w:bCs/>
        </w:rPr>
        <w:t>Panasia Energy Inc. (PEI) and Strategic Energy Development Inc. (SEDI)</w:t>
      </w:r>
      <w:r>
        <w:t>.</w:t>
      </w:r>
    </w:p>
    <w:p w14:paraId="00AFDBA3" w14:textId="77777777" w:rsidR="0008735A" w:rsidRDefault="00000000">
      <w:pPr>
        <w:pStyle w:val="CommentText"/>
      </w:pPr>
      <w:r>
        <w:t>ELI15: There is already an open-cycle gas plant in the country, so the Commission can use its real data when setting the numbers for this plant type.</w:t>
      </w:r>
    </w:p>
  </w:comment>
  <w:comment w:id="1815" w:author="Franz" w:date="2026-08-25T15:21:00Z" w:initials="F">
    <w:p w14:paraId="7589B72E" w14:textId="77777777" w:rsidR="0008735A" w:rsidRDefault="00000000">
      <w:pPr>
        <w:pStyle w:val="CommentText"/>
      </w:pPr>
      <w:r>
        <w:rPr>
          <w:rStyle w:val="CommentReference"/>
        </w:rPr>
        <w:annotationRef/>
      </w:r>
      <w:r>
        <w:t xml:space="preserve">Comment from </w:t>
      </w:r>
      <w:r>
        <w:rPr>
          <w:b/>
          <w:bCs/>
        </w:rPr>
        <w:t>Siemens Energy, Inc.</w:t>
      </w:r>
      <w:r>
        <w:t>: the cited turbine reference platform for the OCGT category was a 50 Hz design not suited to the Philippine grid's 60 Hz frequency, and reference technology should not be limited to a single OEM's product line. ERC adopted: confirmed the grid operates at 60 Hz and corrected the reference; per a later instruction to remove all brand/model names from GAIR's body, this row's Basis/Note has since been genericized to "commercially available 60 Hz-compatible heavy-duty gas turbine platforms" rather than naming any specific manufacturer or model, which also moots the original 50/60 Hz error. Update: the Adopted Reference Value and Basis/Source columns were subsequently removed from this table entirely -- the specific reference value and basis for every item in this Annex, including this one, is instead set out in the companion Reference Parameters Resolution.</w:t>
      </w:r>
    </w:p>
    <w:p w14:paraId="3F455E0B" w14:textId="77777777" w:rsidR="0008735A" w:rsidRDefault="00000000">
      <w:pPr>
        <w:pStyle w:val="CommentText"/>
      </w:pPr>
      <w:r>
        <w:t xml:space="preserve">Proposed by: </w:t>
      </w:r>
      <w:r>
        <w:rPr>
          <w:b/>
          <w:bCs/>
        </w:rPr>
        <w:t>Siemens Energy, Inc.</w:t>
      </w:r>
    </w:p>
    <w:p w14:paraId="63359473" w14:textId="77777777" w:rsidR="0008735A" w:rsidRDefault="00000000">
      <w:pPr>
        <w:pStyle w:val="CommentText"/>
      </w:pPr>
      <w:r>
        <w:rPr>
          <w:i/>
        </w:rPr>
        <w:t>ELI15: Electric grids run at either 50 or 60 cycles per second depending on the country, and the Philippines uses 60 -- but an earlier draft had accidentally referenced equipment built for a 50-cycle grid, which wouldn't actually work here. That got corrected, and then the rules were changed again to stop naming any specific brand of equipment at all, so this kind of mismatch can't recur.</w:t>
      </w:r>
    </w:p>
  </w:comment>
  <w:comment w:id="1910" w:author="Franz" w:date="2026-08-26T04:00:00Z" w:initials="FX">
    <w:p w14:paraId="198CF26C" w14:textId="77777777" w:rsidR="0008735A" w:rsidRDefault="00000000">
      <w:pPr>
        <w:pStyle w:val="CommentText"/>
      </w:pPr>
      <w:r>
        <w:rPr>
          <w:rStyle w:val="CommentReference"/>
        </w:rPr>
        <w:annotationRef/>
      </w:r>
      <w:r>
        <w:t>Added: Item O.19 ("Resulting Reference Gas Auction Threshold Price (GATP)...") to the Annex "O" (OCGT) table, and the identical Item G.19 to the Annex "G" (Gas-Reciprocating) table, mirroring Item A.19 in the Annex "A" (CCGT) table. Items 19-26 in both tables were renumbered to 20-27 to accommodate this insertion. Three other existing comments (Nos. 63, 64, 72) that cited the old O.22/G.22, O.23/G.23, and O.26/G.26 item numbers were updated to the new O.23/G.23, O.24/G.24, and O.27/G.27 numbers accordingly.</w:t>
      </w:r>
    </w:p>
    <w:p w14:paraId="4F3CC943" w14:textId="77777777" w:rsidR="0008735A" w:rsidRDefault="00000000">
      <w:pPr>
        <w:pStyle w:val="CommentText"/>
      </w:pPr>
      <w:r>
        <w:t>Proposed by: Commission-initiated (Commission staff drafting review). Defense: Annex "A" includes an explicit line (Item A.19) stating where the DCF Model's resulting GATP for that Facility Type will be recorded, cross-referenced by Section 8.7's own body text ("...yields a Reference Gas Auction Threshold Price (GATP)... set out at Annex 'A' Item A.19"). The Annex "O" and Annex "G" tables, however, omitted the equivalent line entirely -- despite both tables' own introductory text stating they are "presented in the same tabular format as Annex 'A'... for consistency and ease of audit." Adding the missing item restores that stated structural parity across all three Facility Types' Annex tables, so that a given item number consistently represents the same kind of Key Parameter across CCGT, OCGT, and Gas-Reciprocating.</w:t>
      </w:r>
    </w:p>
    <w:p w14:paraId="6A01F9BC" w14:textId="77777777" w:rsidR="0008735A" w:rsidRDefault="00000000">
      <w:pPr>
        <w:pStyle w:val="CommentText"/>
      </w:pPr>
      <w:r>
        <w:rPr>
          <w:i/>
        </w:rPr>
        <w:t>ELI15: Three near-identical tables list the same 27 kinds of numbers for three different plant technologies. The CCGT table had a line for "here's where the final answer (the price ceiling) gets written down," but the other two tables skipped that line entirely, which threw off the numbering of everything after it. This adds the missing line back and renumbers the rest so all three tables line up item-for-item again.</w:t>
      </w:r>
    </w:p>
  </w:comment>
  <w:comment w:id="2262" w:author="Franz" w:date="2026-08-25T15:21:00Z" w:initials="F">
    <w:p w14:paraId="68D69ECD" w14:textId="77777777" w:rsidR="0008735A" w:rsidRDefault="00000000">
      <w:pPr>
        <w:pStyle w:val="CommentText"/>
      </w:pPr>
      <w:r>
        <w:rPr>
          <w:rStyle w:val="CommentReference"/>
        </w:rPr>
        <w:annotationRef/>
      </w:r>
      <w:r>
        <w:t xml:space="preserve">Comment from </w:t>
      </w:r>
      <w:r>
        <w:rPr>
          <w:b/>
          <w:bCs/>
        </w:rPr>
        <w:t>Aboitiz Power Corporation</w:t>
      </w:r>
      <w:r>
        <w:t xml:space="preserve">: gas-reciprocating engines are not directly comparable to CCGTs, and the capital-intensity ratio should be updated using current contractor/OEM pricing. ERC adopted in principle, not adopted at this time for lack of substantiating data: the Commission agreed the 70% ratio should be updated, and invited </w:t>
      </w:r>
      <w:r>
        <w:rPr>
          <w:b/>
          <w:bCs/>
        </w:rPr>
        <w:t>Aboitiz</w:t>
      </w:r>
      <w:r>
        <w:t xml:space="preserve"> and other stakeholders to submit supporting quotations/benchmarks for the Section 20 review process.</w:t>
      </w:r>
    </w:p>
    <w:p w14:paraId="0C9701D5" w14:textId="77777777" w:rsidR="0008735A" w:rsidRDefault="00000000">
      <w:pPr>
        <w:pStyle w:val="CommentText"/>
      </w:pPr>
      <w:r>
        <w:t xml:space="preserve">Proposed by: </w:t>
      </w:r>
      <w:r>
        <w:rPr>
          <w:b/>
          <w:bCs/>
        </w:rPr>
        <w:t>Aboitiz Power Corporation</w:t>
      </w:r>
      <w:r>
        <w:t>.</w:t>
      </w:r>
    </w:p>
    <w:p w14:paraId="182DF650" w14:textId="77777777" w:rsidR="0008735A" w:rsidRDefault="00000000">
      <w:pPr>
        <w:pStyle w:val="CommentText"/>
      </w:pPr>
      <w:r>
        <w:t>Commission defense (deferred, not rejected): the Commission agrees with the underlying point but will not change a cost-ratio figure without independently verifiable supporting data; the correct path is to invite the stakeholder (and others) to submit current market quotations through the established Section 20 annual review process, rather than adopt the number on the strength of one party's assertion alone.</w:t>
      </w:r>
    </w:p>
    <w:p w14:paraId="364F1BCD" w14:textId="77777777" w:rsidR="0008735A" w:rsidRDefault="00000000">
      <w:pPr>
        <w:pStyle w:val="CommentText"/>
      </w:pPr>
      <w:r>
        <w:rPr>
          <w:i/>
        </w:rPr>
        <w:t xml:space="preserve">ELI15: </w:t>
      </w:r>
      <w:r>
        <w:rPr>
          <w:b/>
          <w:bCs/>
          <w:i/>
        </w:rPr>
        <w:t>Aboitiz</w:t>
      </w:r>
      <w:r>
        <w:rPr>
          <w:i/>
        </w:rPr>
        <w:t xml:space="preserve"> said one type of engine is priced using an outdated comparison to a different type of plant, and asked for an update. The Commission agrees the comparison is probably stale, but instead of just taking </w:t>
      </w:r>
      <w:r>
        <w:rPr>
          <w:b/>
          <w:bCs/>
          <w:i/>
        </w:rPr>
        <w:t>Aboitiz</w:t>
      </w:r>
      <w:r>
        <w:rPr>
          <w:i/>
        </w:rPr>
        <w:t xml:space="preserve">'s word for the new number, it asked </w:t>
      </w:r>
      <w:r>
        <w:rPr>
          <w:b/>
          <w:bCs/>
          <w:i/>
        </w:rPr>
        <w:t>Aboitiz</w:t>
      </w:r>
      <w:r>
        <w:rPr>
          <w:i/>
        </w:rPr>
        <w:t xml:space="preserve"> (and anyone else) to submit real quotes and data through the normal annual review process first.</w:t>
      </w:r>
    </w:p>
  </w:comment>
  <w:comment w:id="2284" w:author="Franz" w:date="2026-08-25T15:21:00Z" w:initials="F">
    <w:p w14:paraId="13EA5EEB" w14:textId="77777777" w:rsidR="0008735A" w:rsidRDefault="00000000">
      <w:pPr>
        <w:pStyle w:val="CommentText"/>
      </w:pPr>
      <w:r>
        <w:rPr>
          <w:rStyle w:val="CommentReference"/>
        </w:rPr>
        <w:annotationRef/>
      </w:r>
      <w:r>
        <w:t xml:space="preserve">Comment from </w:t>
      </w:r>
      <w:r>
        <w:rPr>
          <w:b/>
          <w:bCs/>
        </w:rPr>
        <w:t>Aboitiz Power Corporation</w:t>
      </w:r>
      <w:r>
        <w:t>: surging demand for gas-reciprocating engines (including from data-center power procurement) may be extending OEM delivery lead times beyond the qualitative "shorter than OCGT" assumption; suggested a four-year reference figure. ERC adopted in principle, not adopted at this time for lack of substantiating data: the Commission will consider the proposed figure together with current supplier lead-time data ahead of the first Auction Round offering this Facility Type, and through the Section 20 review thereafter.</w:t>
      </w:r>
    </w:p>
    <w:p w14:paraId="21480FE0" w14:textId="77777777" w:rsidR="0008735A" w:rsidRDefault="00000000">
      <w:pPr>
        <w:pStyle w:val="CommentText"/>
      </w:pPr>
      <w:r>
        <w:t xml:space="preserve">Proposed by: </w:t>
      </w:r>
      <w:r>
        <w:rPr>
          <w:b/>
          <w:bCs/>
        </w:rPr>
        <w:t>Aboitiz Power Corporation</w:t>
      </w:r>
      <w:r>
        <w:t>.</w:t>
      </w:r>
    </w:p>
    <w:p w14:paraId="6495C82F" w14:textId="77777777" w:rsidR="0008735A" w:rsidRDefault="00000000">
      <w:pPr>
        <w:pStyle w:val="CommentText"/>
      </w:pPr>
      <w:r>
        <w:t>Commission defense (deferred, not rejected): equipment delivery lead times are a fast-moving, verifiable market fact (driven partly by global demand from data centers), so the Commission will confirm the actual current lead time against supplier data before fixing a reference figure, rather than adopt a single company's proposed number without that check.</w:t>
      </w:r>
    </w:p>
    <w:p w14:paraId="612D9BAC" w14:textId="77777777" w:rsidR="0008735A" w:rsidRDefault="00000000">
      <w:pPr>
        <w:pStyle w:val="CommentText"/>
      </w:pPr>
      <w:r>
        <w:rPr>
          <w:i/>
        </w:rPr>
        <w:t xml:space="preserve">ELI15: </w:t>
      </w:r>
      <w:r>
        <w:rPr>
          <w:b/>
          <w:bCs/>
          <w:i/>
        </w:rPr>
        <w:t>Aboitiz</w:t>
      </w:r>
      <w:r>
        <w:rPr>
          <w:i/>
        </w:rPr>
        <w:t xml:space="preserve"> pointed out that engines are taking longer to deliver lately because so many are being bought for data centers, and suggested a specific wait-time number. The Commission agreed the world has changed, but wants to check current supplier data before locking in a specific number, rather than just going with the one figure suggested.</w:t>
      </w:r>
    </w:p>
  </w:comment>
  <w:comment w:id="2445" w:author="Franz" w:date="2026-09-24T12:00:00Z" w:initials="F">
    <w:p w14:paraId="2DBA0534" w14:textId="77777777" w:rsidR="0008735A" w:rsidRDefault="00042F1D">
      <w:pPr>
        <w:pStyle w:val="CommentText"/>
      </w:pPr>
      <w:r>
        <w:rPr>
          <w:rStyle w:val="CommentReference"/>
        </w:rPr>
        <w:annotationRef/>
      </w:r>
      <w:r>
        <w:t>Figure 2 redrawn to match the current text of Rules 3 and 4. Corrections: (1) the old figure said the Commission certifies the Fuel Cost “within 15 days”. Section 23 actually provides a preliminary evaluation and a staff audit, with certification by the thirtieth calendar day after the billing month closes, so the figure now cites Section 23 without a day count; (2) the last box cited Section 33.3 for a “True-Up Adjustment carried to next Settlement Period”, but Section 33.3 deals with reconciling interim DOE arrangements. Recovery of disallowed amounts is under Section 26 (offset or recovery, with interest, suspended if challenged), and the figure now says so; (3) the new steps added to the text are now shown: rate-shock smoothing (Section 23.1), savings-sharing (Section 23.2), alignment with the WESM timetable (Section 23.3), and the Reference Heat Rate Cap (Section 19) as part of the benchmark; (4) “Section 18, as amended” is now simply Section 18.</w:t>
      </w:r>
    </w:p>
    <w:p w14:paraId="54666F0F" w14:textId="77777777" w:rsidR="0008735A" w:rsidRDefault="00000000">
      <w:pPr>
        <w:pStyle w:val="CommentText"/>
      </w:pPr>
      <w:r>
        <w:t>Proposed by: Commission-initiated (figure-to-text consistency check).</w:t>
      </w:r>
    </w:p>
    <w:p w14:paraId="78BF841D" w14:textId="77777777" w:rsidR="0008735A" w:rsidRDefault="00000000">
      <w:pPr>
        <w:pStyle w:val="CommentText"/>
      </w:pPr>
      <w:r>
        <w:t>ELI15: The fuel-cost diagram had a wrong deadline and pointed to the wrong section for refunds. It now follows the text step by step.</w:t>
      </w:r>
    </w:p>
  </w:comment>
  <w:comment w:id="2450" w:author="Franz" w:date="2026-09-23T00:00:00Z" w:initials="F">
    <w:p w14:paraId="663C3B6D" w14:textId="77777777" w:rsidR="0008735A" w:rsidRDefault="00042F1D">
      <w:pPr>
        <w:pStyle w:val="CommentText"/>
      </w:pPr>
      <w:r>
        <w:rPr>
          <w:rStyle w:val="CommentReference"/>
        </w:rPr>
        <w:annotationRef/>
      </w:r>
      <w:r>
        <w:t>Consistency fix: the Allowed Unit Fuel Charge formula in item (f) of this template had no “Where” clause, unlike every other formula in these Rules, and its symbols FOB(allowed), TrueUp and E(net) were not tied to anything in the text. This paragraph ties each symbol to the template item that already describes it (items (a), (b), (d) and (e)) and to Section 18, and states how the formula relates to Section 18: FOB(allowed) takes the place of the Reference Gas Price because, under Section 23, the Commission certifies the lesser of the actual price and the benchmark. The last sentence applies the same Section 23 rule to Indigenous and Blended Natural Gas, which this template, written around imported LNG cargoes, did not cover. Units check: USD/MMBtu × PhP/USD × MMBtu/kWh gives PhP/kWh, and PhP ÷ kWh gives PhP/kWh, so the two terms can be added.</w:t>
      </w:r>
    </w:p>
    <w:p w14:paraId="2FC0BE35" w14:textId="77777777" w:rsidR="0008735A" w:rsidRDefault="00000000">
      <w:pPr>
        <w:pStyle w:val="CommentText"/>
      </w:pPr>
      <w:r>
        <w:t>Proposed by: Commission-initiated (internal consistency fix; found during a second adversarial check of formula definitions).</w:t>
      </w:r>
    </w:p>
    <w:p w14:paraId="104DC987" w14:textId="77777777" w:rsidR="0008735A" w:rsidRDefault="00000000">
      <w:pPr>
        <w:pStyle w:val="CommentText"/>
      </w:pPr>
      <w:r>
        <w:t>ELI15: The fuel-charge formula used abbreviations nobody had explained. This spells out what each one means and where its number comes from.</w:t>
      </w:r>
    </w:p>
  </w:comment>
  <w:comment w:id="2455" w:author="Franz" w:date="2026-10-08T09:00:00Z" w:initials="F">
    <w:p w14:paraId="13390475" w14:textId="77777777" w:rsidR="0008735A" w:rsidRDefault="00000000">
      <w:pPr>
        <w:pStyle w:val="CommentText"/>
      </w:pPr>
      <w:r>
        <w:rPr>
          <w:rStyle w:val="CommentReference"/>
        </w:rPr>
        <w:annotationRef/>
      </w:r>
      <w:r>
        <w:t>The label "Fixed Capacity &amp; O&amp;M Charge" could be read as a fixed capacity payment, which Section 28 prohibits and which DOE DC2026-06-0013 Section 7.2 does not provide (pay is the GAP on actual energy delivered). The clarification keeps the formula symbol unchanged.</w:t>
      </w:r>
    </w:p>
    <w:p w14:paraId="0D6CA9C4" w14:textId="77777777" w:rsidR="0008735A" w:rsidRDefault="00000000">
      <w:pPr>
        <w:pStyle w:val="CommentText"/>
      </w:pPr>
      <w:r>
        <w:t>Proposed by: Commission-initiated (MOS-RED adversarial review).</w:t>
      </w:r>
    </w:p>
    <w:p w14:paraId="1CB96C98" w14:textId="77777777" w:rsidR="0008735A" w:rsidRDefault="00000000">
      <w:pPr>
        <w:pStyle w:val="CommentText"/>
      </w:pPr>
      <w:r>
        <w:t>ELI15: The name sounds like a fixed fee, but it is paid per kWh. The text now says so.</w:t>
      </w:r>
    </w:p>
  </w:comment>
  <w:comment w:id="2462" w:author="Franz" w:date="2026-09-24T12:00:00Z" w:initials="F">
    <w:p w14:paraId="1087B307" w14:textId="77777777" w:rsidR="0008735A" w:rsidRDefault="00042F1D">
      <w:pPr>
        <w:pStyle w:val="CommentText"/>
      </w:pPr>
      <w:r>
        <w:rPr>
          <w:rStyle w:val="CommentReference"/>
        </w:rPr>
        <w:annotationRef/>
      </w:r>
      <w:r>
        <w:t>Figure 3 redrawn to match the current text of Rule 5. Corrections: (1) the FC box described the Fuel Cost as a “commodity-only, VAT-inclusive Reference Gas Price”. Under Sections 18 and 23 it is the certified Fuel Cost in PhP/kWh (lesser-of values × Heat Rate × exchange rate × (1 + VAT)), so the box now says so; (2) Energy Delivered is limited to the Mid-Merit Operating Period (Section 29(a)); (3) shortfall and flowback go to WESM Customers in the grid(s) covered by the TOR, as defined in Section 4 and Sections 30–31, with no other compensation (Section 31.6); (4) added the Settlement Guarantee Period limit (Sections 30.5 and 31.5), Section 26 offsets, and the Section 23.3 timing link. The Section 33.3 box now describes that Section's actual subject: reconciling DOE interim arrangements.</w:t>
      </w:r>
    </w:p>
    <w:p w14:paraId="40EBC2AC" w14:textId="77777777" w:rsidR="0008735A" w:rsidRDefault="00000000">
      <w:pPr>
        <w:pStyle w:val="CommentText"/>
      </w:pPr>
      <w:r>
        <w:t>Proposed by: Commission-initiated (figure-to-text consistency check).</w:t>
      </w:r>
    </w:p>
    <w:p w14:paraId="2F9823FE" w14:textId="77777777" w:rsidR="0008735A" w:rsidRDefault="00000000">
      <w:pPr>
        <w:pStyle w:val="CommentText"/>
      </w:pPr>
      <w:r>
        <w:t>ELI15: The settlement diagram described the fuel cost wrongly and left out who pays and for how long. It now matches the text.</w:t>
      </w:r>
    </w:p>
  </w:comment>
  <w:comment w:id="2461" w:author="Franz" w:date="2026-08-26T03:08:00Z" w:initials="FX">
    <w:p w14:paraId="7AA98323" w14:textId="77777777" w:rsidR="0008735A" w:rsidRDefault="00000000">
      <w:pPr>
        <w:pStyle w:val="CommentText"/>
      </w:pPr>
      <w:r>
        <w:rPr>
          <w:rStyle w:val="CommentReference"/>
        </w:rPr>
        <w:annotationRef/>
      </w:r>
      <w:r>
        <w:t>Corrected: Figure 3 previously showed a "PSPP-Based Track: DU direct settlement (Section 32)" branch running in parallel to the PDP-Based Track. The PSPP-Based Auction Track (and its Section 32) was removed from these Rules in an earlier revision -- the current Rules only settle through the PDP-Based Auction Track under Sections 29-31 -- so that branch was a stale artifact from before the removal and has been deleted from the figure. The figure also mislabeled Section 33.1 as "Preliminary Settlement" and Section 33.2 as "Final Settlement, reconciled against audit/certification"; Sections 33.1 and 33.2 are in fact ERC Approval Conditions (Commission approval of the Settlement Mechanism, and WESM Governance Arm certification, respectively) that must be satisfied before settlement transactions may commence at all -- the actual Preliminary and Final Settlement cycles are governed by the applicable provisions of the WESM Manual, per item (n) of the Settlement Mechanism computation requirements. The figure has been redrawn accordingly, retaining Section 33.3's interim-arrangement true-up step, now correctly cross-referenced to Sections 33.1-33.2 as the conditions whose prior non-satisfaction triggers it.</w:t>
      </w:r>
    </w:p>
    <w:p w14:paraId="5418DAF0" w14:textId="77777777" w:rsidR="0008735A" w:rsidRDefault="0008735A">
      <w:pPr>
        <w:pStyle w:val="CommentText"/>
      </w:pPr>
    </w:p>
    <w:p w14:paraId="58940160" w14:textId="77777777" w:rsidR="0008735A" w:rsidRDefault="00000000">
      <w:pPr>
        <w:pStyle w:val="CommentText"/>
      </w:pPr>
      <w:r>
        <w:t>Proposed by: Commission-initiated (Commission staff drafting review). Defense: both defects were verified against the current, post-edit body text -- a grep for "Section 32" and "PSPP" in the reconstructed accepted text returned zero matches, confirming that track no longer exists, and Section 33's own text confirms 35.1/35.2 are approval conditions, not settlement steps.</w:t>
      </w:r>
    </w:p>
    <w:p w14:paraId="4105B80F" w14:textId="77777777" w:rsidR="0008735A" w:rsidRDefault="0008735A">
      <w:pPr>
        <w:pStyle w:val="CommentText"/>
      </w:pPr>
    </w:p>
    <w:p w14:paraId="1372FEC7" w14:textId="77777777" w:rsidR="0008735A" w:rsidRDefault="00000000">
      <w:pPr>
        <w:pStyle w:val="CommentText"/>
      </w:pPr>
      <w:r>
        <w:t>ELI15: The diagram still showed an old settlement path ("PSPP") that was deleted from the rules in an earlier revision, like a road on a map that's already been closed. It also mixed up two different things that happen to be numbered near each other -- the checklist for "can we even start settling payments" (Section 33.1-33.2) versus the actual step-by-step process of settling payments (which is described in the WESM's own manual, not this section). The diagram is now updated to remove the closed road and label the boxes correctly.</w:t>
      </w:r>
    </w:p>
  </w:comment>
  <w:comment w:id="2464" w:author="Franz" w:date="2026-08-26T02:53:00Z" w:initials="FX">
    <w:p w14:paraId="3DA4DE47" w14:textId="77777777" w:rsidR="0008735A" w:rsidRDefault="00000000">
      <w:pPr>
        <w:pStyle w:val="CommentText"/>
      </w:pPr>
      <w:r>
        <w:rPr>
          <w:rStyle w:val="CommentReference"/>
        </w:rPr>
        <w:annotationRef/>
      </w:r>
      <w:r>
        <w:t>Changed: Table 4's "Monthly Billing Period" default, from "the calendar month" to the WESM Billing Period (26th of a month to the 25th of the following month), while keeping the existing flexibility clause allowing the Winning Bidder and MO/DU to agree on a different consistent cycle.</w:t>
      </w:r>
    </w:p>
    <w:p w14:paraId="78F0164B" w14:textId="77777777" w:rsidR="0008735A" w:rsidRDefault="0008735A">
      <w:pPr>
        <w:pStyle w:val="CommentText"/>
      </w:pPr>
    </w:p>
    <w:p w14:paraId="2D94268B" w14:textId="77777777" w:rsidR="0008735A" w:rsidRDefault="00000000">
      <w:pPr>
        <w:pStyle w:val="CommentText"/>
      </w:pPr>
      <w:r>
        <w:t>Proposed by: Commission-initiated (Commission staff drafting review). Defense: the actual monthly provisional billing invoices of three existing gas plants (First Gas Power Corporation-Santa Rita, FGP Corp.-San Lorenzo, and Excellent Energy Resources Inc.) all consistently run on a 26th-of-month to 25th-of-following-month cycle, not a calendar month -- and the actual WESM settlement statements reviewed likewise run on that same cycle, matching the WESM Rules' own definition of "Billing Period." Defaulting Table 4 to "the calendar month" did not reflect actual industry practice, meaning every real Winning Bidder would in practice need to invoke the "or such other consistent... cycle" escape clause just to align with how their own metering, generation billing, and WESM settlement already operate -- and with the WESM Billing Period alignment proviso just added to the Settlement Period definition (Comment No. 106). Changing the default closes that gap.</w:t>
      </w:r>
    </w:p>
    <w:p w14:paraId="27978088" w14:textId="77777777" w:rsidR="0008735A" w:rsidRDefault="0008735A">
      <w:pPr>
        <w:pStyle w:val="CommentText"/>
      </w:pPr>
    </w:p>
    <w:p w14:paraId="7A2AB9AB" w14:textId="77777777" w:rsidR="0008735A" w:rsidRDefault="00000000">
      <w:pPr>
        <w:pStyle w:val="CommentText"/>
      </w:pPr>
      <w:r>
        <w:t>ELI15: This section said the monthly billing cycle defaults to a normal calendar month (like January 1-31), but every real invoice from three actual gas plants -- and the wholesale electricity market's own billing statements -- shows the real cycle runs from the 26th of one month to the 25th of the next. The old default didn't match how anyone actually does it, so this updates the default to match reality instead of forcing everyone to opt out of it every time.</w:t>
      </w:r>
    </w:p>
  </w:comment>
  <w:comment w:id="2482" w:author="Franz" w:date="2026-09-23T00:00:00Z" w:initials="F">
    <w:p w14:paraId="5421D446" w14:textId="77777777" w:rsidR="0008735A" w:rsidRDefault="00042F1D">
      <w:pPr>
        <w:pStyle w:val="CommentText"/>
      </w:pPr>
      <w:r>
        <w:rPr>
          <w:rStyle w:val="CommentReference"/>
        </w:rPr>
        <w:annotationRef/>
      </w:r>
      <w:r>
        <w:t>Number moved out of the Rules text, following the convention that these Rules set out methods and the Commission fixes the values separately (see the WHEREAS clause on the Reference Parameters Resolution). The draft fixed this tolerance at 0.1%. That figure is not tied to any metering standard cited in these Rules, and the only other place it appears in the project files is an internal working spreadsheet (the staff mid-merit gas rates workbook, “PPA Billing &amp; Auditing” sheet) whose source is not identified. The Commission should set the tolerance by reference to the accuracy class of revenue meters required under the WESM metering standards, and may keep 0.1% if it is consistent with them.</w:t>
      </w:r>
    </w:p>
    <w:p w14:paraId="30D964B6" w14:textId="77777777" w:rsidR="0008735A" w:rsidRDefault="00000000">
      <w:pPr>
        <w:pStyle w:val="CommentText"/>
      </w:pPr>
      <w:r>
        <w:t>Proposed by: Commission-initiated (numbers-out-of-Rules convention; found during a second adversarial check).</w:t>
      </w:r>
    </w:p>
    <w:p w14:paraId="1EF96772" w14:textId="77777777" w:rsidR="0008735A" w:rsidRDefault="00000000">
      <w:pPr>
        <w:pStyle w:val="CommentText"/>
      </w:pPr>
      <w:r>
        <w:t>ELI15: The Rules had a fixed number (0.1%) for how far meter readings may disagree. Numbers like this are set by the Commission separately, so the Rules now say the Commission will set it.</w:t>
      </w:r>
    </w:p>
  </w:comment>
  <w:comment w:id="2485" w:author="Franz" w:date="2026-09-23T00:00:00Z" w:initials="F">
    <w:p w14:paraId="61024545" w14:textId="77777777" w:rsidR="0008735A" w:rsidRDefault="00042F1D">
      <w:pPr>
        <w:pStyle w:val="CommentText"/>
      </w:pPr>
      <w:r>
        <w:rPr>
          <w:rStyle w:val="CommentReference"/>
        </w:rPr>
        <w:annotationRef/>
      </w:r>
      <w:r>
        <w:t>Cross-reference fix: the rule that the billed Fuel Cost uses the lesser of the actual price or the JKM Index is not in Section 18, which only sets the Fuel Cost formula using the Reference Gas Price. The lesser-of rule is in Section 23 (component-by-component certification). The reference now points to both Sections.</w:t>
      </w:r>
    </w:p>
    <w:p w14:paraId="2F28657F" w14:textId="77777777" w:rsidR="0008735A" w:rsidRDefault="00000000">
      <w:pPr>
        <w:pStyle w:val="CommentText"/>
      </w:pPr>
      <w:r>
        <w:t>Proposed by: Commission-initiated (cross-reference check).</w:t>
      </w:r>
    </w:p>
    <w:p w14:paraId="3BCA9586" w14:textId="77777777" w:rsidR="0008735A" w:rsidRDefault="00000000">
      <w:pPr>
        <w:pStyle w:val="CommentText"/>
      </w:pPr>
      <w:r>
        <w:t>ELI15: The table pointed to the wrong section for a rule. It now also points to the section where the rule actually is.</w:t>
      </w:r>
    </w:p>
  </w:comment>
  <w:comment w:id="2493" w:author="Franz" w:date="2026-10-08T09:00:00Z" w:initials="F">
    <w:p w14:paraId="65D70E18" w14:textId="77777777" w:rsidR="0008735A" w:rsidRDefault="00000000">
      <w:pPr>
        <w:pStyle w:val="CommentText"/>
      </w:pPr>
      <w:r>
        <w:rPr>
          <w:rStyle w:val="CommentReference"/>
        </w:rPr>
        <w:annotationRef/>
      </w:r>
      <w:r>
        <w:t>Table 8 said excess logistics costs are "disallowed under Sections 17 and 26". Section 26 disallows Fuel Costs, but logistics costs are not in the Fuel Cost (Section 13.4); they are embedded in the GAT Price, so there is nothing to disallow. The consequence is that the Winning Bidder bears the excess and it is reported in the annual CLLC reconciliation, consistent with the Annex item on annual reconciliation.</w:t>
      </w:r>
    </w:p>
    <w:p w14:paraId="06449573" w14:textId="77777777" w:rsidR="0008735A" w:rsidRDefault="00000000">
      <w:pPr>
        <w:pStyle w:val="CommentText"/>
      </w:pPr>
      <w:r>
        <w:t>Proposed by: Commission-initiated (MOS-RED adversarial review).</w:t>
      </w:r>
    </w:p>
    <w:p w14:paraId="10261161" w14:textId="77777777" w:rsidR="0008735A" w:rsidRDefault="00000000">
      <w:pPr>
        <w:pStyle w:val="CommentText"/>
      </w:pPr>
      <w:r>
        <w:t>ELI15: You cannot take back money that was never paid separately. Excess delivery costs are simply the plant's own problem.</w:t>
      </w:r>
      <w:r>
        <w:t xml:space="preserve"> [Superseded 19 Oct 2026: excess above the cap is still the Winning Bidder's; the billed CLLC uses the lesser of actual fee and cap (Table 8).]</w:t>
      </w:r>
    </w:p>
  </w:comment>
  <w:comment w:id="2526" w:author="Franz" w:date="2026-10-20T01:09:48Z" w:initials="F">
    <w:p w14:paraId="307C393E" w14:textId="77777777">
      <w:r>
        <w:rPr>
          <w:rStyle w:val="CommentReference"/>
        </w:rPr>
        <w:annotationRef/>
      </w:r>
      <w:r>
        <w:rPr>
          <w:color w:val="000000"/>
          <w:sz w:val="20"/>
          <w:szCs w:val="20"/>
        </w:rPr>
        <w:t xml:space="preserve">Decision (19 Oct 2026): GATP = CRF + OM. The CLLC moves to the Fuel Cost (FC = FCC + CLLC), each add-on capped under Sec. 17. Why: DC Secs. 4 and 18.2.2 put logistics caps on the fuel side; it settles Ma'am Sharon's CLLC issue (one GAT Price for all fuel sources); it recovers logistics on Lot 1 non-mid-merit energy (TOR 4.2.2); Aboitiz and NAC asked for it. O&amp;M stays in the GATP: DC 6.1(a) covers operating costs, and DC 4 and 7.2 limit the FCPT to gas costs. ELI15: The auction price pays for building and running the plant. Gas delivery is billed with the fuel, at actual cost, never above a cap.</w:t>
      </w:r>
    </w:p>
  </w:comment>
  <w:comment w:id="2527" w:author="Franz" w:date="2026-10-20T01:09:48Z" w:initials="F">
    <w:p w14:paraId="5C56C28F" w14:textId="77777777">
      <w:r>
        <w:rPr>
          <w:rStyle w:val="CommentReference"/>
        </w:rPr>
        <w:annotationRef/>
      </w:r>
      <w:r>
        <w:rPr>
          <w:color w:val="000000"/>
          <w:sz w:val="20"/>
          <w:szCs w:val="20"/>
        </w:rPr>
        <w:t xml:space="preserve">FC = FCC + CLLC. CLLC = allowed add-on costs x verified heat rate x FX; VAT on logistics is a separate line. ELI15: The fuel bill now has two lines, gas and delivery.</w:t>
      </w:r>
    </w:p>
  </w:comment>
  <w:comment w:id="2528" w:author="Franz" w:date="2026-10-20T01:09:48Z" w:initials="F">
    <w:p w14:paraId="1700DBE3" w14:textId="77777777">
      <w:r>
        <w:rPr>
          <w:rStyle w:val="CommentReference"/>
        </w:rPr>
        <w:annotationRef/>
      </w:r>
      <w:r>
        <w:rPr>
          <w:color w:val="000000"/>
          <w:sz w:val="20"/>
          <w:szCs w:val="20"/>
        </w:rPr>
        <w:t xml:space="preserve">Figures 1-3 still show the old structure and need redrawing; only the captions are updated. ELI15: The pictures are out of date.</w:t>
      </w:r>
    </w:p>
  </w:comment>
  <w:comment w:id="2529" w:author="Franz" w:date="2026-10-20T01:09:48Z" w:initials="F">
    <w:p w14:paraId="26D89DD3" w14:textId="77777777">
      <w:r>
        <w:rPr>
          <w:rStyle w:val="CommentReference"/>
        </w:rPr>
        <w:annotationRef/>
      </w:r>
      <w:r>
        <w:rPr>
          <w:color w:val="000000"/>
          <w:sz w:val="20"/>
          <w:szCs w:val="20"/>
        </w:rPr>
        <w:t xml:space="preserve">Fixed: the Fuel VAT applies to the fuel part of the Fuel Cost, not the GAT Price. ELI15: Fuel tax belongs on the fuel bill.</w:t>
      </w:r>
    </w:p>
  </w:comment>
  <w:comment w:id="2530" w:author="Franz" w:date="2026-10-20T01:09:49Z" w:initials="F">
    <w:p w14:paraId="6C308064" w14:textId="77777777">
      <w:r>
        <w:rPr>
          <w:rStyle w:val="CommentReference"/>
        </w:rPr>
        <w:annotationRef/>
      </w:r>
      <w:r>
        <w:rPr>
          <w:color w:val="000000"/>
          <w:sz w:val="20"/>
          <w:szCs w:val="20"/>
        </w:rPr>
        <w:t xml:space="preserve">Template updated: logistics items are billed at the lesser of actual and cap; item (j) is now AULC = CLLC; MMSA = Energy x (FCOM + AUFC + AULC). ELI15: The bill gets its own line for gas delivery.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13DE5B6" w15:done="0"/>
  <w15:commentEx w15:paraId="4CA948A7" w15:done="0"/>
  <w15:commentEx w15:paraId="7710F871" w15:done="0"/>
  <w15:commentEx w15:paraId="3B313A1D" w15:done="0"/>
  <w15:commentEx w15:paraId="0E4F2EEE" w15:done="0"/>
  <w15:commentEx w15:paraId="11FCFCB6" w15:done="0"/>
  <w15:commentEx w15:paraId="00AABE22" w15:done="0"/>
  <w15:commentEx w15:paraId="5B8E5F50" w15:done="0"/>
  <w15:commentEx w15:paraId="503F3530" w15:done="0"/>
  <w15:commentEx w15:paraId="00969945" w15:done="0"/>
  <w15:commentEx w15:paraId="07D44AAB" w15:done="0"/>
  <w15:commentEx w15:paraId="1C712B52" w15:done="0"/>
  <w15:commentEx w15:paraId="4568E312" w15:done="0"/>
  <w15:commentEx w15:paraId="495957FA" w15:done="0"/>
  <w15:commentEx w15:paraId="6DC51735" w15:done="0"/>
  <w15:commentEx w15:paraId="229AA4C3" w15:done="0"/>
  <w15:commentEx w15:paraId="1F68D83C" w15:done="0"/>
  <w15:commentEx w15:paraId="308EAF8D" w15:done="0"/>
  <w15:commentEx w15:paraId="0B28B1E9" w15:done="0"/>
  <w15:commentEx w15:paraId="31C7E282" w15:done="0"/>
  <w15:commentEx w15:paraId="6A772DA7" w15:done="0"/>
  <w15:commentEx w15:paraId="4E4C7E2E" w15:done="0"/>
  <w15:commentEx w15:paraId="24783C11" w15:done="0"/>
  <w15:commentEx w15:paraId="02713A64" w15:done="0"/>
  <w15:commentEx w15:paraId="30C3D574" w15:done="0"/>
  <w15:commentEx w15:paraId="5086DF46" w15:done="0"/>
  <w15:commentEx w15:paraId="5BFCD4A8" w15:done="0"/>
  <w15:commentEx w15:paraId="71ED94E2" w15:done="0"/>
  <w15:commentEx w15:paraId="22B8A08D" w15:done="0"/>
  <w15:commentEx w15:paraId="7521A832" w15:done="0"/>
  <w15:commentEx w15:paraId="5DA8C24B" w15:done="0"/>
  <w15:commentEx w15:paraId="1BEA96DF" w15:done="0"/>
  <w15:commentEx w15:paraId="0D38FF95" w15:done="0"/>
  <w15:commentEx w15:paraId="3304F442" w15:done="0"/>
  <w15:commentEx w15:paraId="0324695C" w15:done="0"/>
  <w15:commentEx w15:paraId="6E84CE5B" w15:done="0"/>
  <w15:commentEx w15:paraId="060F8226" w15:done="0"/>
  <w15:commentEx w15:paraId="2BFBD4B0" w15:done="0"/>
  <w15:commentEx w15:paraId="676D2D8D" w15:done="0"/>
  <w15:commentEx w15:paraId="56C4EFED" w15:done="0"/>
  <w15:commentEx w15:paraId="1668009C" w15:done="0"/>
  <w15:commentEx w15:paraId="73B64C24" w15:done="0"/>
  <w15:commentEx w15:paraId="4960BE8C" w15:done="0"/>
  <w15:commentEx w15:paraId="440C7612" w15:done="0"/>
  <w15:commentEx w15:paraId="07679546" w15:done="0"/>
  <w15:commentEx w15:paraId="6EA98126" w15:done="0"/>
  <w15:commentEx w15:paraId="7AACCC16" w15:done="0"/>
  <w15:commentEx w15:paraId="6CA1E98E" w15:done="0"/>
  <w15:commentEx w15:paraId="7DFCFE1B" w15:done="0"/>
  <w15:commentEx w15:paraId="58B7AB0E" w15:done="0"/>
  <w15:commentEx w15:paraId="29F19A21" w15:done="0"/>
  <w15:commentEx w15:paraId="36F90521" w15:done="0"/>
  <w15:commentEx w15:paraId="6C7EFA56" w15:done="0"/>
  <w15:commentEx w15:paraId="00789B47" w15:done="0"/>
  <w15:commentEx w15:paraId="5DEC56AE" w15:done="0"/>
  <w15:commentEx w15:paraId="761DFC56" w15:done="0"/>
  <w15:commentEx w15:paraId="355BB8A8" w15:done="0"/>
  <w15:commentEx w15:paraId="064AD5C1" w15:done="0"/>
  <w15:commentEx w15:paraId="40C50560" w15:done="0"/>
  <w15:commentEx w15:paraId="15692A35" w15:done="0"/>
  <w15:commentEx w15:paraId="26FC93DA" w15:done="0"/>
  <w15:commentEx w15:paraId="0D323BAC" w15:done="0"/>
  <w15:commentEx w15:paraId="494D18A7" w15:done="0"/>
  <w15:commentEx w15:paraId="47227704" w15:done="0"/>
  <w15:commentEx w15:paraId="1BF7321D" w15:done="0"/>
  <w15:commentEx w15:paraId="5D0969FA" w15:done="0"/>
  <w15:commentEx w15:paraId="484342B4" w15:done="0"/>
  <w15:commentEx w15:paraId="377FB5DC" w15:done="0"/>
  <w15:commentEx w15:paraId="4C612B36" w15:done="0"/>
  <w15:commentEx w15:paraId="5B2021DD" w15:done="0"/>
  <w15:commentEx w15:paraId="3FC76EA9" w15:done="0"/>
  <w15:commentEx w15:paraId="320547A7" w15:done="0"/>
  <w15:commentEx w15:paraId="2D2FB243" w15:done="0"/>
  <w15:commentEx w15:paraId="2EA1CB7E" w15:done="0"/>
  <w15:commentEx w15:paraId="1016FEAC" w15:done="0"/>
  <w15:commentEx w15:paraId="7A3DA7A2" w15:done="0"/>
  <w15:commentEx w15:paraId="4AE4C1BE" w15:done="0"/>
  <w15:commentEx w15:paraId="3D089F5C" w15:done="0"/>
  <w15:commentEx w15:paraId="0C136247" w15:done="0"/>
  <w15:commentEx w15:paraId="144FFAFE" w15:done="0"/>
  <w15:commentEx w15:paraId="48390947" w15:done="0"/>
  <w15:commentEx w15:paraId="3A614E38" w15:done="0"/>
  <w15:commentEx w15:paraId="46DD18E8" w15:done="0"/>
  <w15:commentEx w15:paraId="23BA77CC" w15:paraIdParent="46DD18E8" w15:done="0"/>
  <w15:commentEx w15:paraId="656F0737" w15:done="0"/>
  <w15:commentEx w15:paraId="7F0E4ACB" w15:done="0"/>
  <w15:commentEx w15:paraId="02D11589" w15:done="0"/>
  <w15:commentEx w15:paraId="44040D51" w15:done="0"/>
  <w15:commentEx w15:paraId="60F4C74C" w15:done="0"/>
  <w15:commentEx w15:paraId="6BF68849" w15:done="0"/>
  <w15:commentEx w15:paraId="0C6E9932" w15:paraIdParent="6BF68849" w15:done="0"/>
  <w15:commentEx w15:paraId="45AAD876" w15:done="0"/>
  <w15:commentEx w15:paraId="443C9492" w15:paraIdParent="45AAD876" w15:done="0"/>
  <w15:commentEx w15:paraId="166B104A" w15:done="0"/>
  <w15:commentEx w15:paraId="5F5A84BF" w15:done="0"/>
  <w15:commentEx w15:paraId="48A4EBF9" w15:done="0"/>
  <w15:commentEx w15:paraId="209B4ABF" w15:paraIdParent="48A4EBF9" w15:done="0"/>
  <w15:commentEx w15:paraId="2C5B8C7A" w15:done="0"/>
  <w15:commentEx w15:paraId="1B1B5A52" w15:done="0"/>
  <w15:commentEx w15:paraId="06438FFE" w15:done="0"/>
  <w15:commentEx w15:paraId="4BA6EC88" w15:paraIdParent="06438FFE" w15:done="0"/>
  <w15:commentEx w15:paraId="7BFC438F" w15:done="0"/>
  <w15:commentEx w15:paraId="5890CEBD" w15:done="0"/>
  <w15:commentEx w15:paraId="6703453C" w15:paraIdParent="5890CEBD" w15:done="0"/>
  <w15:commentEx w15:paraId="01840E4C" w15:done="0"/>
  <w15:commentEx w15:paraId="1D0DEE9B" w15:done="0"/>
  <w15:commentEx w15:paraId="3C7A631E" w15:done="0"/>
  <w15:commentEx w15:paraId="31F9ECA7" w15:done="0"/>
  <w15:commentEx w15:paraId="46EC04DA" w15:done="0"/>
  <w15:commentEx w15:paraId="53A61253" w15:done="0"/>
  <w15:commentEx w15:paraId="03E59222" w15:done="0"/>
  <w15:commentEx w15:paraId="430BDF6A" w15:done="0"/>
  <w15:commentEx w15:paraId="1788892F" w15:done="0"/>
  <w15:commentEx w15:paraId="5A9F3EA7" w15:done="0"/>
  <w15:commentEx w15:paraId="2321E136" w15:done="0"/>
  <w15:commentEx w15:paraId="55012201" w15:done="0"/>
  <w15:commentEx w15:paraId="039EB649" w15:done="0"/>
  <w15:commentEx w15:paraId="15DFBE4D" w15:done="0"/>
  <w15:commentEx w15:paraId="66C465A7" w15:done="0"/>
  <w15:commentEx w15:paraId="75119754" w15:done="0"/>
  <w15:commentEx w15:paraId="2EBF5029" w15:done="0"/>
  <w15:commentEx w15:paraId="7032B8E0" w15:done="0"/>
  <w15:commentEx w15:paraId="58646A84" w15:done="0"/>
  <w15:commentEx w15:paraId="6D990F7D" w15:done="0"/>
  <w15:commentEx w15:paraId="1B9B91F3" w15:done="0"/>
  <w15:commentEx w15:paraId="1C7B197B" w15:done="0"/>
  <w15:commentEx w15:paraId="2DBBFBC4" w15:done="0"/>
  <w15:commentEx w15:paraId="2EA344E0" w15:done="0"/>
  <w15:commentEx w15:paraId="0479268B" w15:paraIdParent="2EA344E0" w15:done="0"/>
  <w15:commentEx w15:paraId="79CC96C6" w15:done="0"/>
  <w15:commentEx w15:paraId="344CE1EF" w15:done="0"/>
  <w15:commentEx w15:paraId="795C4E19" w15:done="0"/>
  <w15:commentEx w15:paraId="7AC950E5" w15:done="0"/>
  <w15:commentEx w15:paraId="2E4F5C82" w15:done="0"/>
  <w15:commentEx w15:paraId="7434E384" w15:done="0"/>
  <w15:commentEx w15:paraId="29A1AECB" w15:done="0"/>
  <w15:commentEx w15:paraId="66BC102C" w15:done="0"/>
  <w15:commentEx w15:paraId="727B242B" w15:done="0"/>
  <w15:commentEx w15:paraId="4314E97A" w15:done="0"/>
  <w15:commentEx w15:paraId="0E03BCC0" w15:done="0"/>
  <w15:commentEx w15:paraId="269666CE" w15:done="0"/>
  <w15:commentEx w15:paraId="65EF0999" w15:done="0"/>
  <w15:commentEx w15:paraId="1869A450" w15:done="0"/>
  <w15:commentEx w15:paraId="4F377FC1" w15:paraIdParent="1869A450" w15:done="0"/>
  <w15:commentEx w15:paraId="2FB54F42" w15:done="0"/>
  <w15:commentEx w15:paraId="18A573C6" w15:done="0"/>
  <w15:commentEx w15:paraId="73B77C79" w15:done="0"/>
  <w15:commentEx w15:paraId="2ED062B4" w15:done="0"/>
  <w15:commentEx w15:paraId="6D3F275A" w15:done="0"/>
  <w15:commentEx w15:paraId="47E802C9" w15:done="0"/>
  <w15:commentEx w15:paraId="0BF0201C" w15:paraIdParent="47E802C9" w15:done="0"/>
  <w15:commentEx w15:paraId="5A3F7A2E" w15:done="0"/>
  <w15:commentEx w15:paraId="5EF92236" w15:done="0"/>
  <w15:commentEx w15:paraId="07D7BBD3" w15:done="0"/>
  <w15:commentEx w15:paraId="6CA6F322" w15:done="0"/>
  <w15:commentEx w15:paraId="7AAAD474" w15:done="0"/>
  <w15:commentEx w15:paraId="0B4DC295" w15:done="0"/>
  <w15:commentEx w15:paraId="1167C8DF" w15:paraIdParent="0B4DC295" w15:done="0"/>
  <w15:commentEx w15:paraId="6F2B9CEE" w15:done="0"/>
  <w15:commentEx w15:paraId="16196EBA" w15:done="0"/>
  <w15:commentEx w15:paraId="22352268" w15:done="0"/>
  <w15:commentEx w15:paraId="70E51C8D" w15:done="0"/>
  <w15:commentEx w15:paraId="75E9B72E" w15:paraIdParent="70E51C8D" w15:done="0"/>
  <w15:commentEx w15:paraId="17A4AE99" w15:done="0"/>
  <w15:commentEx w15:paraId="70104E59" w15:paraIdParent="17A4AE99" w15:done="0"/>
  <w15:commentEx w15:paraId="08BC813E" w15:done="0"/>
  <w15:commentEx w15:paraId="4D21193F" w15:done="0"/>
  <w15:commentEx w15:paraId="24453DE6" w15:paraIdParent="4D21193F" w15:done="0"/>
  <w15:commentEx w15:paraId="19D1447E" w15:done="0"/>
  <w15:commentEx w15:paraId="3AFC4221" w15:done="0"/>
  <w15:commentEx w15:paraId="55D02D25" w15:done="0"/>
  <w15:commentEx w15:paraId="6625F33E" w15:done="0"/>
  <w15:commentEx w15:paraId="3C2D8BE0" w15:paraIdParent="6625F33E" w15:done="0"/>
  <w15:commentEx w15:paraId="42782D6C" w15:done="0"/>
  <w15:commentEx w15:paraId="7C0795F6" w15:done="0"/>
  <w15:commentEx w15:paraId="178B002E" w15:done="0"/>
  <w15:commentEx w15:paraId="5FD55B10" w15:done="0"/>
  <w15:commentEx w15:paraId="429FB0CC" w15:paraIdParent="5FD55B10" w15:done="0"/>
  <w15:commentEx w15:paraId="3211499B" w15:done="0"/>
  <w15:commentEx w15:paraId="34C0D9B6" w15:done="0"/>
  <w15:commentEx w15:paraId="3062A530" w15:done="0"/>
  <w15:commentEx w15:paraId="787940EB" w15:done="0"/>
  <w15:commentEx w15:paraId="4CDAD280" w15:paraIdParent="787940EB" w15:done="0"/>
  <w15:commentEx w15:paraId="5F63146C" w15:done="0"/>
  <w15:commentEx w15:paraId="4A0DDB35" w15:paraIdParent="5F63146C" w15:done="0"/>
  <w15:commentEx w15:paraId="24BA2553" w15:done="0"/>
  <w15:commentEx w15:paraId="254C1D96" w15:done="0"/>
  <w15:commentEx w15:paraId="570DD811" w15:done="0"/>
  <w15:commentEx w15:paraId="54FC50C3" w15:done="0"/>
  <w15:commentEx w15:paraId="1382421F" w15:done="0"/>
  <w15:commentEx w15:paraId="107A065D" w15:done="0"/>
  <w15:commentEx w15:paraId="3831BED4" w15:done="0"/>
  <w15:commentEx w15:paraId="43C5E97F" w15:done="0"/>
  <w15:commentEx w15:paraId="549C3078" w15:done="0"/>
  <w15:commentEx w15:paraId="5676EB8C" w15:done="0"/>
  <w15:commentEx w15:paraId="43D9EBF4" w15:done="0"/>
  <w15:commentEx w15:paraId="5AA5435D" w15:done="0"/>
  <w15:commentEx w15:paraId="39165E4B" w15:done="0"/>
  <w15:commentEx w15:paraId="3E61CF17" w15:done="0"/>
  <w15:commentEx w15:paraId="73271FA7" w15:done="0"/>
  <w15:commentEx w15:paraId="44A27E55" w15:done="0"/>
  <w15:commentEx w15:paraId="33A95ACB" w15:paraIdParent="44A27E55" w15:done="0"/>
  <w15:commentEx w15:paraId="261FE155" w15:done="0"/>
  <w15:commentEx w15:paraId="2DD47DD7" w15:done="0"/>
  <w15:commentEx w15:paraId="190371AF" w15:paraIdParent="2DD47DD7" w15:done="0"/>
  <w15:commentEx w15:paraId="20E722CB" w15:done="0"/>
  <w15:commentEx w15:paraId="15CA6EF2" w15:done="0"/>
  <w15:commentEx w15:paraId="4FB7A3D3" w15:done="0"/>
  <w15:commentEx w15:paraId="0E5164F3" w15:done="0"/>
  <w15:commentEx w15:paraId="0CD16611" w15:done="0"/>
  <w15:commentEx w15:paraId="0518B53C" w15:done="0"/>
  <w15:commentEx w15:paraId="23D950F5" w15:done="0"/>
  <w15:commentEx w15:paraId="3C0534ED" w15:done="0"/>
  <w15:commentEx w15:paraId="6BFB3D9D" w15:done="0"/>
  <w15:commentEx w15:paraId="4E52D110" w15:done="0"/>
  <w15:commentEx w15:paraId="7D411328" w15:done="0"/>
  <w15:commentEx w15:paraId="6695D3BF" w15:done="0"/>
  <w15:commentEx w15:paraId="466E4E11" w15:done="0"/>
  <w15:commentEx w15:paraId="51ABD32D" w15:done="0"/>
  <w15:commentEx w15:paraId="27EA344D" w15:done="0"/>
  <w15:commentEx w15:paraId="4BE283D7" w15:done="0"/>
  <w15:commentEx w15:paraId="354DF415" w15:done="0"/>
  <w15:commentEx w15:paraId="1E247CFA" w15:done="0"/>
  <w15:commentEx w15:paraId="10E87FF9" w15:done="0"/>
  <w15:commentEx w15:paraId="6A005F81" w15:done="0"/>
  <w15:commentEx w15:paraId="7F6B3A4E" w15:done="0"/>
  <w15:commentEx w15:paraId="4BA3D08A" w15:done="0"/>
  <w15:commentEx w15:paraId="3C22E4E9" w15:done="0"/>
  <w15:commentEx w15:paraId="18B52B0E" w15:paraIdParent="3C22E4E9" w15:done="0"/>
  <w15:commentEx w15:paraId="00FB608C" w15:done="0"/>
  <w15:commentEx w15:paraId="60DA717B" w15:done="0"/>
  <w15:commentEx w15:paraId="5806D1E1" w15:done="0"/>
  <w15:commentEx w15:paraId="7A6DB1EE" w15:done="0"/>
  <w15:commentEx w15:paraId="101B8879" w15:done="0"/>
  <w15:commentEx w15:paraId="26142825" w15:done="0"/>
  <w15:commentEx w15:paraId="719E8163" w15:done="0"/>
  <w15:commentEx w15:paraId="523C2606" w15:done="0"/>
  <w15:commentEx w15:paraId="058B4DB8" w15:done="0"/>
  <w15:commentEx w15:paraId="0FF0E6BD" w15:done="0"/>
  <w15:commentEx w15:paraId="21ADA0BB" w15:done="0"/>
  <w15:commentEx w15:paraId="429F1329" w15:done="0"/>
  <w15:commentEx w15:paraId="7B160195" w15:done="0"/>
  <w15:commentEx w15:paraId="59784506" w15:done="0"/>
  <w15:commentEx w15:paraId="2D473EDD" w15:done="0"/>
  <w15:commentEx w15:paraId="34F6F528" w15:done="0"/>
  <w15:commentEx w15:paraId="6D9A0432" w15:done="0"/>
  <w15:commentEx w15:paraId="30D757C8" w15:done="0"/>
  <w15:commentEx w15:paraId="3F63C2DF" w15:done="0"/>
  <w15:commentEx w15:paraId="2CD7BE79" w15:done="0"/>
  <w15:commentEx w15:paraId="5D4A7949" w15:done="0"/>
  <w15:commentEx w15:paraId="12D03941" w15:done="0"/>
  <w15:commentEx w15:paraId="3576D899" w15:done="0"/>
  <w15:commentEx w15:paraId="765472E8" w15:done="0"/>
  <w15:commentEx w15:paraId="4FD16A37" w15:done="0"/>
  <w15:commentEx w15:paraId="12C56526" w15:done="0"/>
  <w15:commentEx w15:paraId="550DB4F5" w15:done="0"/>
  <w15:commentEx w15:paraId="72915ABF" w15:paraIdParent="550DB4F5" w15:done="0"/>
  <w15:commentEx w15:paraId="040FA8E6" w15:done="0"/>
  <w15:commentEx w15:paraId="751628B7" w15:done="0"/>
  <w15:commentEx w15:paraId="77565E7E" w15:done="0"/>
  <w15:commentEx w15:paraId="22DC7AA5" w15:done="0"/>
  <w15:commentEx w15:paraId="540CC443" w15:done="0"/>
  <w15:commentEx w15:paraId="5E193344" w15:done="0"/>
  <w15:commentEx w15:paraId="7415F0AC" w15:paraIdParent="5E193344" w15:done="0"/>
  <w15:commentEx w15:paraId="3B5504D2" w15:done="0"/>
  <w15:commentEx w15:paraId="08E6F9DE" w15:done="0"/>
  <w15:commentEx w15:paraId="63DD5E6E" w15:done="0"/>
  <w15:commentEx w15:paraId="40832558" w15:done="0"/>
  <w15:commentEx w15:paraId="43C3720E" w15:done="0"/>
  <w15:commentEx w15:paraId="211625CB" w15:paraIdParent="43C3720E" w15:done="0"/>
  <w15:commentEx w15:paraId="3DFD6C7B" w15:done="0"/>
  <w15:commentEx w15:paraId="5197BA52" w15:done="0"/>
  <w15:commentEx w15:paraId="65DA6BEE" w15:paraIdParent="5197BA52" w15:done="0"/>
  <w15:commentEx w15:paraId="3A2E573D" w15:done="0"/>
  <w15:commentEx w15:paraId="4876AC70" w15:done="0"/>
  <w15:commentEx w15:paraId="6A04E1E7" w15:done="0"/>
  <w15:commentEx w15:paraId="5D11D28F" w15:done="0"/>
  <w15:commentEx w15:paraId="4D165E3D" w15:done="0"/>
  <w15:commentEx w15:paraId="1B0B0E68" w15:done="0"/>
  <w15:commentEx w15:paraId="1381E8F9" w15:paraIdParent="1B0B0E68" w15:done="0"/>
  <w15:commentEx w15:paraId="6AC0DC79" w15:done="0"/>
  <w15:commentEx w15:paraId="30BA7CF9" w15:done="0"/>
  <w15:commentEx w15:paraId="0F5A0E1A" w15:done="0"/>
  <w15:commentEx w15:paraId="5BD12CF1" w15:done="0"/>
  <w15:commentEx w15:paraId="21EFD52C" w15:done="0"/>
  <w15:commentEx w15:paraId="063080D2" w15:done="0"/>
  <w15:commentEx w15:paraId="3C023505" w15:done="0"/>
  <w15:commentEx w15:paraId="76D4367C" w15:done="0"/>
  <w15:commentEx w15:paraId="76EC6A88" w15:paraIdParent="76D4367C" w15:done="0"/>
  <w15:commentEx w15:paraId="1B4DD1FA" w15:done="0"/>
  <w15:commentEx w15:paraId="2B99FA85" w15:done="0"/>
  <w15:commentEx w15:paraId="694E5C0F" w15:done="0"/>
  <w15:commentEx w15:paraId="6DCDF684" w15:done="0"/>
  <w15:commentEx w15:paraId="07A80368" w15:paraIdParent="6DCDF684" w15:done="0"/>
  <w15:commentEx w15:paraId="697BD5EB" w15:done="0"/>
  <w15:commentEx w15:paraId="727D31ED" w15:done="0"/>
  <w15:commentEx w15:paraId="444E58C6" w15:done="0"/>
  <w15:commentEx w15:paraId="5D946D06" w15:paraIdParent="444E58C6" w15:done="0"/>
  <w15:commentEx w15:paraId="4655635B" w15:done="0"/>
  <w15:commentEx w15:paraId="0B13B0CD" w15:done="0"/>
  <w15:commentEx w15:paraId="606FE5D4" w15:done="0"/>
  <w15:commentEx w15:paraId="1C32FAEF" w15:paraIdParent="606FE5D4" w15:done="0"/>
  <w15:commentEx w15:paraId="11BE50AA" w15:done="0"/>
  <w15:commentEx w15:paraId="5DDD44F3" w15:done="0"/>
  <w15:commentEx w15:paraId="43D3DF0C" w15:paraIdParent="5DDD44F3" w15:done="0"/>
  <w15:commentEx w15:paraId="0F518D59" w15:done="0"/>
  <w15:commentEx w15:paraId="0DA58B06" w15:done="0"/>
  <w15:commentEx w15:paraId="7A88D4C9" w15:done="0"/>
  <w15:commentEx w15:paraId="13D06165" w15:done="0"/>
  <w15:commentEx w15:paraId="33A2407A" w15:done="0"/>
  <w15:commentEx w15:paraId="17E4AC66" w15:paraIdParent="33A2407A" w15:done="0"/>
  <w15:commentEx w15:paraId="3D1F2439" w15:done="0"/>
  <w15:commentEx w15:paraId="47A61B79" w15:done="0"/>
  <w15:commentEx w15:paraId="6B00F4E6" w15:paraIdParent="47A61B79" w15:done="0"/>
  <w15:commentEx w15:paraId="00AFDBA3" w15:done="0"/>
  <w15:commentEx w15:paraId="63359473" w15:done="0"/>
  <w15:commentEx w15:paraId="6A01F9BC" w15:done="0"/>
  <w15:commentEx w15:paraId="364F1BCD" w15:done="0"/>
  <w15:commentEx w15:paraId="612D9BAC" w15:done="0"/>
  <w15:commentEx w15:paraId="78BF841D" w15:done="0"/>
  <w15:commentEx w15:paraId="104DC987" w15:done="0"/>
  <w15:commentEx w15:paraId="1CB96C98" w15:done="0"/>
  <w15:commentEx w15:paraId="2F9823FE" w15:done="0"/>
  <w15:commentEx w15:paraId="1372FEC7" w15:done="0"/>
  <w15:commentEx w15:paraId="7A2AB9AB" w15:done="0"/>
  <w15:commentEx w15:paraId="1EF96772" w15:done="0"/>
  <w15:commentEx w15:paraId="3BCA9586" w15:done="0"/>
  <w15:commentEx w15:paraId="10261161" w15:done="0"/>
  <w15:commentEx w15:paraId="307C393E" w15:done="0"/>
  <w15:commentEx w15:paraId="5C56C28F" w15:done="0"/>
  <w15:commentEx w15:paraId="1700DBE3" w15:done="0"/>
  <w15:commentEx w15:paraId="26D89DD3" w15:done="0"/>
  <w15:commentEx w15:paraId="6C30806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5B24D48" w16cex:dateUtc="2026-10-17T14:48:00Z"/>
  <w16cex:commentExtensible w16cex:durableId="712BB808" w16cex:dateUtc="2026-10-19T09:00:00Z"/>
  <w16cex:commentExtensible w16cex:durableId="18D6680C" w16cex:dateUtc="2026-10-17T14:51:00Z"/>
  <w16cex:commentExtensible w16cex:durableId="23CDAD71" w16cex:dateUtc="2026-10-19T09:00:00Z"/>
  <w16cex:commentExtensible w16cex:durableId="02674F53" w16cex:dateUtc="2026-10-17T14:54:00Z"/>
  <w16cex:commentExtensible w16cex:durableId="12ADB7E6" w16cex:dateUtc="2026-10-19T09:00:00Z"/>
  <w16cex:commentExtensible w16cex:durableId="4BBBF985" w16cex:dateUtc="2026-10-17T15:01:00Z"/>
  <w16cex:commentExtensible w16cex:durableId="7E83C8EA" w16cex:dateUtc="2026-10-19T09:00:00Z"/>
  <w16cex:commentExtensible w16cex:durableId="6F5376B2" w16cex:dateUtc="2026-10-17T15:05:00Z"/>
  <w16cex:commentExtensible w16cex:durableId="2CED948E" w16cex:dateUtc="2026-10-19T09:00:00Z"/>
  <w16cex:commentExtensible w16cex:durableId="5138B7FA" w16cex:dateUtc="2026-10-17T15:03:00Z"/>
  <w16cex:commentExtensible w16cex:durableId="70C66C6D" w16cex:dateUtc="2026-10-19T09:00:00Z"/>
  <w16cex:commentExtensible w16cex:durableId="06813F0D" w16cex:dateUtc="2026-10-17T15:15:00Z"/>
  <w16cex:commentExtensible w16cex:durableId="581CD55D" w16cex:dateUtc="2026-10-19T09:00:00Z"/>
  <w16cex:commentExtensible w16cex:durableId="24149437" w16cex:dateUtc="2026-10-17T15:21:00Z"/>
  <w16cex:commentExtensible w16cex:durableId="657DDD16" w16cex:dateUtc="2026-10-19T09:00:00Z"/>
  <w16cex:commentExtensible w16cex:durableId="6868DAC9" w16cex:dateUtc="2026-10-17T15:23:00Z"/>
  <w16cex:commentExtensible w16cex:durableId="2DD132A9" w16cex:dateUtc="2026-10-19T09:00:00Z"/>
  <w16cex:commentExtensible w16cex:durableId="60DCB18F" w16cex:dateUtc="2026-10-17T15:27:00Z"/>
  <w16cex:commentExtensible w16cex:durableId="697B2F02" w16cex:dateUtc="2026-10-19T09:00:00Z"/>
  <w16cex:commentExtensible w16cex:durableId="2E32063E" w16cex:dateUtc="2026-10-17T15:30:00Z"/>
  <w16cex:commentExtensible w16cex:durableId="449A2CC5" w16cex:dateUtc="2026-10-19T09:00:00Z"/>
  <w16cex:commentExtensible w16cex:durableId="5B0189EC" w16cex:dateUtc="2026-10-17T15:31:00Z"/>
  <w16cex:commentExtensible w16cex:durableId="053E1DAA" w16cex:dateUtc="2026-10-19T09:00:00Z"/>
  <w16cex:commentExtensible w16cex:durableId="76FB25A1" w16cex:dateUtc="2026-10-17T15:32:00Z"/>
  <w16cex:commentExtensible w16cex:durableId="592BD0E3" w16cex:dateUtc="2026-10-19T09:00:00Z"/>
  <w16cex:commentExtensible w16cex:durableId="2DDFC841" w16cex:dateUtc="2026-10-17T15:36:00Z"/>
  <w16cex:commentExtensible w16cex:durableId="58B4DA24" w16cex:dateUtc="2026-10-19T09:00:00Z"/>
  <w16cex:commentExtensible w16cex:durableId="3904250F" w16cex:dateUtc="2026-10-17T15:40:00Z"/>
  <w16cex:commentExtensible w16cex:durableId="5582A1FA" w16cex:dateUtc="2026-10-19T09:00:00Z"/>
  <w16cex:commentExtensible w16cex:durableId="05D83FDC" w16cex:dateUtc="2026-10-17T15:42:00Z"/>
  <w16cex:commentExtensible w16cex:durableId="513F1184" w16cex:dateUtc="2026-10-19T09:00:00Z"/>
  <w16cex:commentExtensible w16cex:durableId="1DA957F1" w16cex:dateUtc="2026-10-17T15:43:00Z"/>
  <w16cex:commentExtensible w16cex:durableId="63308659" w16cex:dateUtc="2026-10-19T09:00:00Z"/>
  <w16cex:commentExtensible w16cex:durableId="52DCC518" w16cex:dateUtc="2026-10-18T02:39:00Z"/>
  <w16cex:commentExtensible w16cex:durableId="06937C97" w16cex:dateUtc="2026-10-19T09:00:00Z"/>
  <w16cex:commentExtensible w16cex:durableId="18A789E9" w16cex:dateUtc="2026-10-18T02:59:00Z"/>
  <w16cex:commentExtensible w16cex:durableId="1F6D877C" w16cex:dateUtc="2026-10-19T09:00:00Z"/>
  <w16cex:commentExtensible w16cex:durableId="75081172" w16cex:dateUtc="2026-10-18T03:15:00Z"/>
  <w16cex:commentExtensible w16cex:durableId="0E918718" w16cex:dateUtc="2026-10-19T09:00:00Z"/>
  <w16cex:commentExtensible w16cex:durableId="4635BBE7" w16cex:dateUtc="2026-10-18T03:30:00Z"/>
  <w16cex:commentExtensible w16cex:durableId="342708D3" w16cex:dateUtc="2026-10-19T09:00:00Z"/>
  <w16cex:commentExtensible w16cex:durableId="1966F5EE" w16cex:dateUtc="2026-10-18T03:32:00Z"/>
  <w16cex:commentExtensible w16cex:durableId="51F10ECA" w16cex:dateUtc="2026-10-19T09:00:00Z"/>
  <w16cex:commentExtensible w16cex:durableId="60BECAAF" w16cex:dateUtc="2026-10-18T07:23:00Z"/>
  <w16cex:commentExtensible w16cex:durableId="4CA872E7" w16cex:dateUtc="2026-10-19T09:00:00Z"/>
  <w16cex:commentExtensible w16cex:durableId="63E2A0F3" w16cex:dateUtc="2026-10-19T02:04:00Z"/>
  <w16cex:commentExtensible w16cex:durableId="55A7DE3D" w16cex:dateUtc="2026-10-19T09:00:00Z"/>
  <w16cex:commentExtensible w16cex:durableId="4FC7CCC5" w16cex:dateUtc="2026-10-19T02:10:00Z"/>
  <w16cex:commentExtensible w16cex:durableId="6C02DFD5" w16cex:dateUtc="2026-10-19T09:00:00Z"/>
  <w16cex:commentExtensible w16cex:durableId="27B8C9BA" w16cex:dateUtc="2026-10-18T03:40:00Z"/>
  <w16cex:commentExtensible w16cex:durableId="764CAD28" w16cex:dateUtc="2026-10-19T09:00:00Z"/>
  <w16cex:commentExtensible w16cex:durableId="123CD455" w16cex:dateUtc="2026-10-18T03:42:00Z"/>
  <w16cex:commentExtensible w16cex:durableId="5BF1699E" w16cex:dateUtc="2026-10-19T09:00:00Z"/>
  <w16cex:commentExtensible w16cex:durableId="57B4357D" w16cex:dateUtc="2026-10-18T03:42:00Z"/>
  <w16cex:commentExtensible w16cex:durableId="0FF38EBE" w16cex:dateUtc="2026-10-19T09:00:00Z"/>
  <w16cex:commentExtensible w16cex:durableId="0ED48CBE" w16cex:dateUtc="2026-10-18T03:43:00Z"/>
  <w16cex:commentExtensible w16cex:durableId="36BA3685" w16cex:dateUtc="2026-10-19T09:00:00Z"/>
  <w16cex:commentExtensible w16cex:durableId="70573F2C" w16cex:dateUtc="2026-10-18T03:53:00Z"/>
  <w16cex:commentExtensible w16cex:durableId="130072F2" w16cex:dateUtc="2026-10-19T09:00:00Z"/>
  <w16cex:commentExtensible w16cex:durableId="03701861" w16cex:dateUtc="2026-10-18T03:47:00Z"/>
  <w16cex:commentExtensible w16cex:durableId="292F7B4C" w16cex:dateUtc="2026-10-19T09:00:00Z"/>
  <w16cex:commentExtensible w16cex:durableId="7EC9BFEB" w16cex:dateUtc="2026-10-18T03:51:00Z"/>
  <w16cex:commentExtensible w16cex:durableId="41584077" w16cex:dateUtc="2026-10-19T09:00:00Z"/>
  <w16cex:commentExtensible w16cex:durableId="49C8B57C" w16cex:dateUtc="2026-10-20T01:09:48Z"/>
  <w16cex:commentExtensible w16cex:durableId="410E0318" w16cex:dateUtc="2026-10-20T01:09:48Z"/>
  <w16cex:commentExtensible w16cex:durableId="31D16370" w16cex:dateUtc="2026-10-20T01:09:48Z"/>
  <w16cex:commentExtensible w16cex:durableId="0AF6A796" w16cex:dateUtc="2026-10-20T01:09:48Z"/>
  <w16cex:commentExtensible w16cex:durableId="53A4694F" w16cex:dateUtc="2026-10-20T01:09:4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13DE5B6" w16cid:durableId="1A8C6E10"/>
  <w16cid:commentId w16cid:paraId="4CA948A7" w16cid:durableId="4E833A64"/>
  <w16cid:commentId w16cid:paraId="7710F871" w16cid:durableId="1C62B74D"/>
  <w16cid:commentId w16cid:paraId="3B313A1D" w16cid:durableId="67AC4DFA"/>
  <w16cid:commentId w16cid:paraId="0E4F2EEE" w16cid:durableId="642C4C0B"/>
  <w16cid:commentId w16cid:paraId="11FCFCB6" w16cid:durableId="44528827"/>
  <w16cid:commentId w16cid:paraId="00AABE22" w16cid:durableId="650FA4F3"/>
  <w16cid:commentId w16cid:paraId="5B8E5F50" w16cid:durableId="6D09BDF8"/>
  <w16cid:commentId w16cid:paraId="503F3530" w16cid:durableId="6717BBC7"/>
  <w16cid:commentId w16cid:paraId="00969945" w16cid:durableId="66DB205F"/>
  <w16cid:commentId w16cid:paraId="07D44AAB" w16cid:durableId="206C3E15"/>
  <w16cid:commentId w16cid:paraId="1C712B52" w16cid:durableId="1B10E589"/>
  <w16cid:commentId w16cid:paraId="4568E312" w16cid:durableId="7F9EE6EF"/>
  <w16cid:commentId w16cid:paraId="495957FA" w16cid:durableId="51DEE1DF"/>
  <w16cid:commentId w16cid:paraId="6DC51735" w16cid:durableId="68465599"/>
  <w16cid:commentId w16cid:paraId="229AA4C3" w16cid:durableId="7F45BD41"/>
  <w16cid:commentId w16cid:paraId="1F68D83C" w16cid:durableId="1142FE4E"/>
  <w16cid:commentId w16cid:paraId="308EAF8D" w16cid:durableId="1FCF9F33"/>
  <w16cid:commentId w16cid:paraId="0B28B1E9" w16cid:durableId="1C8DC45B"/>
  <w16cid:commentId w16cid:paraId="31C7E282" w16cid:durableId="63E94C9C"/>
  <w16cid:commentId w16cid:paraId="6A772DA7" w16cid:durableId="2731B784"/>
  <w16cid:commentId w16cid:paraId="4E4C7E2E" w16cid:durableId="5F695B9E"/>
  <w16cid:commentId w16cid:paraId="24783C11" w16cid:durableId="70AED03C"/>
  <w16cid:commentId w16cid:paraId="02713A64" w16cid:durableId="48F28E05"/>
  <w16cid:commentId w16cid:paraId="30C3D574" w16cid:durableId="6DE887E9"/>
  <w16cid:commentId w16cid:paraId="5086DF46" w16cid:durableId="0A6674B4"/>
  <w16cid:commentId w16cid:paraId="5BFCD4A8" w16cid:durableId="0DCFD205"/>
  <w16cid:commentId w16cid:paraId="71ED94E2" w16cid:durableId="6955C053"/>
  <w16cid:commentId w16cid:paraId="22B8A08D" w16cid:durableId="1F5AAB01"/>
  <w16cid:commentId w16cid:paraId="7521A832" w16cid:durableId="5D3CA217"/>
  <w16cid:commentId w16cid:paraId="5DA8C24B" w16cid:durableId="2593D1B4"/>
  <w16cid:commentId w16cid:paraId="1BEA96DF" w16cid:durableId="43A80715"/>
  <w16cid:commentId w16cid:paraId="0D38FF95" w16cid:durableId="10F72DBF"/>
  <w16cid:commentId w16cid:paraId="3304F442" w16cid:durableId="131BB326"/>
  <w16cid:commentId w16cid:paraId="0324695C" w16cid:durableId="36FB33DA"/>
  <w16cid:commentId w16cid:paraId="6E84CE5B" w16cid:durableId="1A2B1883"/>
  <w16cid:commentId w16cid:paraId="060F8226" w16cid:durableId="12C66D4B"/>
  <w16cid:commentId w16cid:paraId="2BFBD4B0" w16cid:durableId="37A95FC5"/>
  <w16cid:commentId w16cid:paraId="676D2D8D" w16cid:durableId="3663C1CE"/>
  <w16cid:commentId w16cid:paraId="56C4EFED" w16cid:durableId="249B976E"/>
  <w16cid:commentId w16cid:paraId="1668009C" w16cid:durableId="14DBB804"/>
  <w16cid:commentId w16cid:paraId="73B64C24" w16cid:durableId="181B78E4"/>
  <w16cid:commentId w16cid:paraId="4960BE8C" w16cid:durableId="084CA769"/>
  <w16cid:commentId w16cid:paraId="440C7612" w16cid:durableId="64C2DBF6"/>
  <w16cid:commentId w16cid:paraId="07679546" w16cid:durableId="1B4E2272"/>
  <w16cid:commentId w16cid:paraId="6EA98126" w16cid:durableId="15F6922A"/>
  <w16cid:commentId w16cid:paraId="7AACCC16" w16cid:durableId="1964C76A"/>
  <w16cid:commentId w16cid:paraId="6CA1E98E" w16cid:durableId="69560243"/>
  <w16cid:commentId w16cid:paraId="7DFCFE1B" w16cid:durableId="254723A6"/>
  <w16cid:commentId w16cid:paraId="58B7AB0E" w16cid:durableId="2566260F"/>
  <w16cid:commentId w16cid:paraId="29F19A21" w16cid:durableId="6500A164"/>
  <w16cid:commentId w16cid:paraId="36F90521" w16cid:durableId="5BC247C2"/>
  <w16cid:commentId w16cid:paraId="6C7EFA56" w16cid:durableId="4AC9F7B6"/>
  <w16cid:commentId w16cid:paraId="00789B47" w16cid:durableId="612A327B"/>
  <w16cid:commentId w16cid:paraId="5DEC56AE" w16cid:durableId="2B0A7D68"/>
  <w16cid:commentId w16cid:paraId="761DFC56" w16cid:durableId="515AAB8B"/>
  <w16cid:commentId w16cid:paraId="355BB8A8" w16cid:durableId="654F2F95"/>
  <w16cid:commentId w16cid:paraId="064AD5C1" w16cid:durableId="2260DA53"/>
  <w16cid:commentId w16cid:paraId="40C50560" w16cid:durableId="59889241"/>
  <w16cid:commentId w16cid:paraId="15692A35" w16cid:durableId="0DA15899"/>
  <w16cid:commentId w16cid:paraId="26FC93DA" w16cid:durableId="4478E75E"/>
  <w16cid:commentId w16cid:paraId="0D323BAC" w16cid:durableId="1DE8876E"/>
  <w16cid:commentId w16cid:paraId="494D18A7" w16cid:durableId="0C8970AD"/>
  <w16cid:commentId w16cid:paraId="47227704" w16cid:durableId="1A0C76C0"/>
  <w16cid:commentId w16cid:paraId="1BF7321D" w16cid:durableId="7D7E4A7E"/>
  <w16cid:commentId w16cid:paraId="5D0969FA" w16cid:durableId="63A1ECD2"/>
  <w16cid:commentId w16cid:paraId="484342B4" w16cid:durableId="7CBD75BD"/>
  <w16cid:commentId w16cid:paraId="377FB5DC" w16cid:durableId="62ADB58E"/>
  <w16cid:commentId w16cid:paraId="4C612B36" w16cid:durableId="38E7C1EA"/>
  <w16cid:commentId w16cid:paraId="5B2021DD" w16cid:durableId="7DC58128"/>
  <w16cid:commentId w16cid:paraId="3FC76EA9" w16cid:durableId="61C3B9FA"/>
  <w16cid:commentId w16cid:paraId="320547A7" w16cid:durableId="25F9750A"/>
  <w16cid:commentId w16cid:paraId="2D2FB243" w16cid:durableId="737C4228"/>
  <w16cid:commentId w16cid:paraId="2EA1CB7E" w16cid:durableId="4CE785A0"/>
  <w16cid:commentId w16cid:paraId="1016FEAC" w16cid:durableId="5417A57C"/>
  <w16cid:commentId w16cid:paraId="7A3DA7A2" w16cid:durableId="2F891240"/>
  <w16cid:commentId w16cid:paraId="4AE4C1BE" w16cid:durableId="7DD5E08E"/>
  <w16cid:commentId w16cid:paraId="3D089F5C" w16cid:durableId="3CEB1EB2"/>
  <w16cid:commentId w16cid:paraId="0C136247" w16cid:durableId="6DA82559"/>
  <w16cid:commentId w16cid:paraId="144FFAFE" w16cid:durableId="6BCAF725"/>
  <w16cid:commentId w16cid:paraId="48390947" w16cid:durableId="4CC1DB32"/>
  <w16cid:commentId w16cid:paraId="3A614E38" w16cid:durableId="22B53120"/>
  <w16cid:commentId w16cid:paraId="46DD18E8" w16cid:durableId="15B24D48"/>
  <w16cid:commentId w16cid:paraId="23BA77CC" w16cid:durableId="712BB808"/>
  <w16cid:commentId w16cid:paraId="656F0737" w16cid:durableId="2ECB1862"/>
  <w16cid:commentId w16cid:paraId="7F0E4ACB" w16cid:durableId="4B5433F9"/>
  <w16cid:commentId w16cid:paraId="02D11589" w16cid:durableId="53615D5A"/>
  <w16cid:commentId w16cid:paraId="44040D51" w16cid:durableId="23F0CA80"/>
  <w16cid:commentId w16cid:paraId="60F4C74C" w16cid:durableId="78F951E7"/>
  <w16cid:commentId w16cid:paraId="6BF68849" w16cid:durableId="18D6680C"/>
  <w16cid:commentId w16cid:paraId="0C6E9932" w16cid:durableId="23CDAD71"/>
  <w16cid:commentId w16cid:paraId="45AAD876" w16cid:durableId="02674F53"/>
  <w16cid:commentId w16cid:paraId="443C9492" w16cid:durableId="12ADB7E6"/>
  <w16cid:commentId w16cid:paraId="166B104A" w16cid:durableId="72F5B42C"/>
  <w16cid:commentId w16cid:paraId="5F5A84BF" w16cid:durableId="64BBA247"/>
  <w16cid:commentId w16cid:paraId="48A4EBF9" w16cid:durableId="4BBBF985"/>
  <w16cid:commentId w16cid:paraId="209B4ABF" w16cid:durableId="7E83C8EA"/>
  <w16cid:commentId w16cid:paraId="2C5B8C7A" w16cid:durableId="16D78953"/>
  <w16cid:commentId w16cid:paraId="1B1B5A52" w16cid:durableId="7A6CAE18"/>
  <w16cid:commentId w16cid:paraId="06438FFE" w16cid:durableId="6F5376B2"/>
  <w16cid:commentId w16cid:paraId="4BA6EC88" w16cid:durableId="2CED948E"/>
  <w16cid:commentId w16cid:paraId="7BFC438F" w16cid:durableId="46390F87"/>
  <w16cid:commentId w16cid:paraId="5890CEBD" w16cid:durableId="5138B7FA"/>
  <w16cid:commentId w16cid:paraId="6703453C" w16cid:durableId="70C66C6D"/>
  <w16cid:commentId w16cid:paraId="01840E4C" w16cid:durableId="2E0B5DAE"/>
  <w16cid:commentId w16cid:paraId="1D0DEE9B" w16cid:durableId="2EFFB0E0"/>
  <w16cid:commentId w16cid:paraId="3C7A631E" w16cid:durableId="6F2EC551"/>
  <w16cid:commentId w16cid:paraId="31F9ECA7" w16cid:durableId="12698E8A"/>
  <w16cid:commentId w16cid:paraId="46EC04DA" w16cid:durableId="6379E024"/>
  <w16cid:commentId w16cid:paraId="53A61253" w16cid:durableId="1B2F8416"/>
  <w16cid:commentId w16cid:paraId="03E59222" w16cid:durableId="0D23AAB5"/>
  <w16cid:commentId w16cid:paraId="430BDF6A" w16cid:durableId="42126493"/>
  <w16cid:commentId w16cid:paraId="1788892F" w16cid:durableId="598BB18E"/>
  <w16cid:commentId w16cid:paraId="5A9F3EA7" w16cid:durableId="0F7B52CE"/>
  <w16cid:commentId w16cid:paraId="2321E136" w16cid:durableId="0595BEA5"/>
  <w16cid:commentId w16cid:paraId="55012201" w16cid:durableId="44F2B46D"/>
  <w16cid:commentId w16cid:paraId="039EB649" w16cid:durableId="295A5CD0"/>
  <w16cid:commentId w16cid:paraId="15DFBE4D" w16cid:durableId="2338B56A"/>
  <w16cid:commentId w16cid:paraId="66C465A7" w16cid:durableId="02D860BF"/>
  <w16cid:commentId w16cid:paraId="75119754" w16cid:durableId="5FCDE358"/>
  <w16cid:commentId w16cid:paraId="2EBF5029" w16cid:durableId="769AD51D"/>
  <w16cid:commentId w16cid:paraId="7032B8E0" w16cid:durableId="376DD289"/>
  <w16cid:commentId w16cid:paraId="58646A84" w16cid:durableId="1D63CA81"/>
  <w16cid:commentId w16cid:paraId="6D990F7D" w16cid:durableId="6A692564"/>
  <w16cid:commentId w16cid:paraId="1B9B91F3" w16cid:durableId="349FDFCC"/>
  <w16cid:commentId w16cid:paraId="1C7B197B" w16cid:durableId="4A028C6D"/>
  <w16cid:commentId w16cid:paraId="2DBBFBC4" w16cid:durableId="1DD9DA22"/>
  <w16cid:commentId w16cid:paraId="2EA344E0" w16cid:durableId="06813F0D"/>
  <w16cid:commentId w16cid:paraId="0479268B" w16cid:durableId="581CD55D"/>
  <w16cid:commentId w16cid:paraId="79CC96C6" w16cid:durableId="24CD805D"/>
  <w16cid:commentId w16cid:paraId="344CE1EF" w16cid:durableId="4555AA00"/>
  <w16cid:commentId w16cid:paraId="795C4E19" w16cid:durableId="043A36FA"/>
  <w16cid:commentId w16cid:paraId="7AC950E5" w16cid:durableId="2516C76C"/>
  <w16cid:commentId w16cid:paraId="2E4F5C82" w16cid:durableId="72441204"/>
  <w16cid:commentId w16cid:paraId="7434E384" w16cid:durableId="1BB6BCB2"/>
  <w16cid:commentId w16cid:paraId="29A1AECB" w16cid:durableId="149828DE"/>
  <w16cid:commentId w16cid:paraId="66BC102C" w16cid:durableId="63B4CE30"/>
  <w16cid:commentId w16cid:paraId="727B242B" w16cid:durableId="4CA6951D"/>
  <w16cid:commentId w16cid:paraId="4314E97A" w16cid:durableId="6EC3CBD5"/>
  <w16cid:commentId w16cid:paraId="0E03BCC0" w16cid:durableId="7FB1559D"/>
  <w16cid:commentId w16cid:paraId="269666CE" w16cid:durableId="05B7B480"/>
  <w16cid:commentId w16cid:paraId="65EF0999" w16cid:durableId="2EEC0DD6"/>
  <w16cid:commentId w16cid:paraId="1869A450" w16cid:durableId="24149437"/>
  <w16cid:commentId w16cid:paraId="4F377FC1" w16cid:durableId="657DDD16"/>
  <w16cid:commentId w16cid:paraId="2FB54F42" w16cid:durableId="59756487"/>
  <w16cid:commentId w16cid:paraId="18A573C6" w16cid:durableId="1F32EE31"/>
  <w16cid:commentId w16cid:paraId="73B77C79" w16cid:durableId="243B21AE"/>
  <w16cid:commentId w16cid:paraId="2ED062B4" w16cid:durableId="45A31CE9"/>
  <w16cid:commentId w16cid:paraId="6D3F275A" w16cid:durableId="3274E43B"/>
  <w16cid:commentId w16cid:paraId="47E802C9" w16cid:durableId="6868DAC9"/>
  <w16cid:commentId w16cid:paraId="0BF0201C" w16cid:durableId="2DD132A9"/>
  <w16cid:commentId w16cid:paraId="5A3F7A2E" w16cid:durableId="373DA848"/>
  <w16cid:commentId w16cid:paraId="5EF92236" w16cid:durableId="6229A47F"/>
  <w16cid:commentId w16cid:paraId="07D7BBD3" w16cid:durableId="356B5B08"/>
  <w16cid:commentId w16cid:paraId="6CA6F322" w16cid:durableId="20A64AEF"/>
  <w16cid:commentId w16cid:paraId="7AAAD474" w16cid:durableId="50D405C3"/>
  <w16cid:commentId w16cid:paraId="0B4DC295" w16cid:durableId="60DCB18F"/>
  <w16cid:commentId w16cid:paraId="1167C8DF" w16cid:durableId="697B2F02"/>
  <w16cid:commentId w16cid:paraId="6F2B9CEE" w16cid:durableId="749F23F9"/>
  <w16cid:commentId w16cid:paraId="16196EBA" w16cid:durableId="6C9B0AAD"/>
  <w16cid:commentId w16cid:paraId="22352268" w16cid:durableId="002A0C2B"/>
  <w16cid:commentId w16cid:paraId="70E51C8D" w16cid:durableId="2E32063E"/>
  <w16cid:commentId w16cid:paraId="75E9B72E" w16cid:durableId="449A2CC5"/>
  <w16cid:commentId w16cid:paraId="17A4AE99" w16cid:durableId="5B0189EC"/>
  <w16cid:commentId w16cid:paraId="70104E59" w16cid:durableId="053E1DAA"/>
  <w16cid:commentId w16cid:paraId="08BC813E" w16cid:durableId="32F76583"/>
  <w16cid:commentId w16cid:paraId="4D21193F" w16cid:durableId="76FB25A1"/>
  <w16cid:commentId w16cid:paraId="24453DE6" w16cid:durableId="592BD0E3"/>
  <w16cid:commentId w16cid:paraId="19D1447E" w16cid:durableId="4571BE9F"/>
  <w16cid:commentId w16cid:paraId="3AFC4221" w16cid:durableId="004E8152"/>
  <w16cid:commentId w16cid:paraId="55D02D25" w16cid:durableId="560E823C"/>
  <w16cid:commentId w16cid:paraId="6625F33E" w16cid:durableId="2DDFC841"/>
  <w16cid:commentId w16cid:paraId="3C2D8BE0" w16cid:durableId="58B4DA24"/>
  <w16cid:commentId w16cid:paraId="42782D6C" w16cid:durableId="5E815BF2"/>
  <w16cid:commentId w16cid:paraId="7C0795F6" w16cid:durableId="4E265B56"/>
  <w16cid:commentId w16cid:paraId="178B002E" w16cid:durableId="06E7FB46"/>
  <w16cid:commentId w16cid:paraId="5FD55B10" w16cid:durableId="3904250F"/>
  <w16cid:commentId w16cid:paraId="429FB0CC" w16cid:durableId="5582A1FA"/>
  <w16cid:commentId w16cid:paraId="3211499B" w16cid:durableId="76527A8B"/>
  <w16cid:commentId w16cid:paraId="34C0D9B6" w16cid:durableId="02178E05"/>
  <w16cid:commentId w16cid:paraId="3062A530" w16cid:durableId="04D691CB"/>
  <w16cid:commentId w16cid:paraId="787940EB" w16cid:durableId="05D83FDC"/>
  <w16cid:commentId w16cid:paraId="4CDAD280" w16cid:durableId="513F1184"/>
  <w16cid:commentId w16cid:paraId="5F63146C" w16cid:durableId="1DA957F1"/>
  <w16cid:commentId w16cid:paraId="4A0DDB35" w16cid:durableId="63308659"/>
  <w16cid:commentId w16cid:paraId="24BA2553" w16cid:durableId="2FF40846"/>
  <w16cid:commentId w16cid:paraId="254C1D96" w16cid:durableId="55F3CE8B"/>
  <w16cid:commentId w16cid:paraId="570DD811" w16cid:durableId="73C7B5F8"/>
  <w16cid:commentId w16cid:paraId="54FC50C3" w16cid:durableId="74BE6330"/>
  <w16cid:commentId w16cid:paraId="1382421F" w16cid:durableId="37234469"/>
  <w16cid:commentId w16cid:paraId="107A065D" w16cid:durableId="4D04A19B"/>
  <w16cid:commentId w16cid:paraId="3831BED4" w16cid:durableId="2BB72766"/>
  <w16cid:commentId w16cid:paraId="43C5E97F" w16cid:durableId="0C8C2AED"/>
  <w16cid:commentId w16cid:paraId="549C3078" w16cid:durableId="5342A4EB"/>
  <w16cid:commentId w16cid:paraId="5676EB8C" w16cid:durableId="5880316B"/>
  <w16cid:commentId w16cid:paraId="43D9EBF4" w16cid:durableId="60B89765"/>
  <w16cid:commentId w16cid:paraId="5AA5435D" w16cid:durableId="2883666C"/>
  <w16cid:commentId w16cid:paraId="39165E4B" w16cid:durableId="320343C1"/>
  <w16cid:commentId w16cid:paraId="3E61CF17" w16cid:durableId="6939DE40"/>
  <w16cid:commentId w16cid:paraId="73271FA7" w16cid:durableId="49EE7148"/>
  <w16cid:commentId w16cid:paraId="44A27E55" w16cid:durableId="52DCC518"/>
  <w16cid:commentId w16cid:paraId="33A95ACB" w16cid:durableId="06937C97"/>
  <w16cid:commentId w16cid:paraId="261FE155" w16cid:durableId="11D0E1AF"/>
  <w16cid:commentId w16cid:paraId="2DD47DD7" w16cid:durableId="18A789E9"/>
  <w16cid:commentId w16cid:paraId="190371AF" w16cid:durableId="1F6D877C"/>
  <w16cid:commentId w16cid:paraId="20E722CB" w16cid:durableId="762E31A8"/>
  <w16cid:commentId w16cid:paraId="15CA6EF2" w16cid:durableId="4BF57C29"/>
  <w16cid:commentId w16cid:paraId="4FB7A3D3" w16cid:durableId="0E4180A5"/>
  <w16cid:commentId w16cid:paraId="0E5164F3" w16cid:durableId="146BBA9A"/>
  <w16cid:commentId w16cid:paraId="0CD16611" w16cid:durableId="7F02D1BE"/>
  <w16cid:commentId w16cid:paraId="0518B53C" w16cid:durableId="50EED342"/>
  <w16cid:commentId w16cid:paraId="23D950F5" w16cid:durableId="21524AA8"/>
  <w16cid:commentId w16cid:paraId="3C0534ED" w16cid:durableId="6F4C3DCE"/>
  <w16cid:commentId w16cid:paraId="6BFB3D9D" w16cid:durableId="0C6A8669"/>
  <w16cid:commentId w16cid:paraId="4E52D110" w16cid:durableId="357ABF3E"/>
  <w16cid:commentId w16cid:paraId="7D411328" w16cid:durableId="227BA357"/>
  <w16cid:commentId w16cid:paraId="6695D3BF" w16cid:durableId="2A268AE6"/>
  <w16cid:commentId w16cid:paraId="466E4E11" w16cid:durableId="448A6891"/>
  <w16cid:commentId w16cid:paraId="51ABD32D" w16cid:durableId="6C6B7706"/>
  <w16cid:commentId w16cid:paraId="27EA344D" w16cid:durableId="0C9719C7"/>
  <w16cid:commentId w16cid:paraId="4BE283D7" w16cid:durableId="60E2E706"/>
  <w16cid:commentId w16cid:paraId="354DF415" w16cid:durableId="1C05C119"/>
  <w16cid:commentId w16cid:paraId="1E247CFA" w16cid:durableId="0EBC4D0E"/>
  <w16cid:commentId w16cid:paraId="10E87FF9" w16cid:durableId="22712A89"/>
  <w16cid:commentId w16cid:paraId="6A005F81" w16cid:durableId="2BF86947"/>
  <w16cid:commentId w16cid:paraId="7F6B3A4E" w16cid:durableId="3DEF16E2"/>
  <w16cid:commentId w16cid:paraId="4BA3D08A" w16cid:durableId="1429ADCD"/>
  <w16cid:commentId w16cid:paraId="3C22E4E9" w16cid:durableId="75081172"/>
  <w16cid:commentId w16cid:paraId="18B52B0E" w16cid:durableId="0E918718"/>
  <w16cid:commentId w16cid:paraId="00FB608C" w16cid:durableId="2AE3B9A7"/>
  <w16cid:commentId w16cid:paraId="60DA717B" w16cid:durableId="052B13A2"/>
  <w16cid:commentId w16cid:paraId="5806D1E1" w16cid:durableId="558E309E"/>
  <w16cid:commentId w16cid:paraId="7A6DB1EE" w16cid:durableId="60446DE9"/>
  <w16cid:commentId w16cid:paraId="101B8879" w16cid:durableId="2EEB593D"/>
  <w16cid:commentId w16cid:paraId="26142825" w16cid:durableId="2A3DCBA7"/>
  <w16cid:commentId w16cid:paraId="719E8163" w16cid:durableId="1DF5DE4B"/>
  <w16cid:commentId w16cid:paraId="523C2606" w16cid:durableId="67281756"/>
  <w16cid:commentId w16cid:paraId="058B4DB8" w16cid:durableId="507D7CF0"/>
  <w16cid:commentId w16cid:paraId="0FF0E6BD" w16cid:durableId="57A3886F"/>
  <w16cid:commentId w16cid:paraId="21ADA0BB" w16cid:durableId="40F2F558"/>
  <w16cid:commentId w16cid:paraId="429F1329" w16cid:durableId="42A1C29C"/>
  <w16cid:commentId w16cid:paraId="7B160195" w16cid:durableId="64F80CEB"/>
  <w16cid:commentId w16cid:paraId="59784506" w16cid:durableId="0F5D1095"/>
  <w16cid:commentId w16cid:paraId="2D473EDD" w16cid:durableId="6C6122D9"/>
  <w16cid:commentId w16cid:paraId="34F6F528" w16cid:durableId="3D537F75"/>
  <w16cid:commentId w16cid:paraId="6D9A0432" w16cid:durableId="0F1E857C"/>
  <w16cid:commentId w16cid:paraId="30D757C8" w16cid:durableId="62D271FF"/>
  <w16cid:commentId w16cid:paraId="3F63C2DF" w16cid:durableId="7E9536D9"/>
  <w16cid:commentId w16cid:paraId="2CD7BE79" w16cid:durableId="0BD5E357"/>
  <w16cid:commentId w16cid:paraId="5D4A7949" w16cid:durableId="69337344"/>
  <w16cid:commentId w16cid:paraId="12D03941" w16cid:durableId="719B39FD"/>
  <w16cid:commentId w16cid:paraId="3576D899" w16cid:durableId="638BBB86"/>
  <w16cid:commentId w16cid:paraId="765472E8" w16cid:durableId="3FE97E09"/>
  <w16cid:commentId w16cid:paraId="4FD16A37" w16cid:durableId="14A14744"/>
  <w16cid:commentId w16cid:paraId="12C56526" w16cid:durableId="0CFD32FE"/>
  <w16cid:commentId w16cid:paraId="550DB4F5" w16cid:durableId="4635BBE7"/>
  <w16cid:commentId w16cid:paraId="72915ABF" w16cid:durableId="342708D3"/>
  <w16cid:commentId w16cid:paraId="040FA8E6" w16cid:durableId="6D9CFC81"/>
  <w16cid:commentId w16cid:paraId="751628B7" w16cid:durableId="51C09146"/>
  <w16cid:commentId w16cid:paraId="77565E7E" w16cid:durableId="4A5366FD"/>
  <w16cid:commentId w16cid:paraId="22DC7AA5" w16cid:durableId="33A9FB60"/>
  <w16cid:commentId w16cid:paraId="540CC443" w16cid:durableId="6C94BF3B"/>
  <w16cid:commentId w16cid:paraId="5E193344" w16cid:durableId="1966F5EE"/>
  <w16cid:commentId w16cid:paraId="7415F0AC" w16cid:durableId="51F10ECA"/>
  <w16cid:commentId w16cid:paraId="3B5504D2" w16cid:durableId="4737F5EB"/>
  <w16cid:commentId w16cid:paraId="08E6F9DE" w16cid:durableId="1264A23B"/>
  <w16cid:commentId w16cid:paraId="63DD5E6E" w16cid:durableId="737292B1"/>
  <w16cid:commentId w16cid:paraId="40832558" w16cid:durableId="28FE6154"/>
  <w16cid:commentId w16cid:paraId="43C3720E" w16cid:durableId="60BECAAF"/>
  <w16cid:commentId w16cid:paraId="211625CB" w16cid:durableId="4CA872E7"/>
  <w16cid:commentId w16cid:paraId="3DFD6C7B" w16cid:durableId="0C6CF4A0"/>
  <w16cid:commentId w16cid:paraId="5197BA52" w16cid:durableId="63E2A0F3"/>
  <w16cid:commentId w16cid:paraId="65DA6BEE" w16cid:durableId="55A7DE3D"/>
  <w16cid:commentId w16cid:paraId="3A2E573D" w16cid:durableId="7361D246"/>
  <w16cid:commentId w16cid:paraId="4876AC70" w16cid:durableId="44A50146"/>
  <w16cid:commentId w16cid:paraId="6A04E1E7" w16cid:durableId="69EE7BAB"/>
  <w16cid:commentId w16cid:paraId="5D11D28F" w16cid:durableId="4143A2D4"/>
  <w16cid:commentId w16cid:paraId="4D165E3D" w16cid:durableId="2471817C"/>
  <w16cid:commentId w16cid:paraId="1B0B0E68" w16cid:durableId="4FC7CCC5"/>
  <w16cid:commentId w16cid:paraId="1381E8F9" w16cid:durableId="6C02DFD5"/>
  <w16cid:commentId w16cid:paraId="6AC0DC79" w16cid:durableId="1F235E96"/>
  <w16cid:commentId w16cid:paraId="30BA7CF9" w16cid:durableId="0E5F4463"/>
  <w16cid:commentId w16cid:paraId="0F5A0E1A" w16cid:durableId="12C285B5"/>
  <w16cid:commentId w16cid:paraId="5BD12CF1" w16cid:durableId="6D4701CA"/>
  <w16cid:commentId w16cid:paraId="21EFD52C" w16cid:durableId="418F5CF2"/>
  <w16cid:commentId w16cid:paraId="063080D2" w16cid:durableId="39F1F576"/>
  <w16cid:commentId w16cid:paraId="3C023505" w16cid:durableId="5005C6B7"/>
  <w16cid:commentId w16cid:paraId="76D4367C" w16cid:durableId="27B8C9BA"/>
  <w16cid:commentId w16cid:paraId="76EC6A88" w16cid:durableId="764CAD28"/>
  <w16cid:commentId w16cid:paraId="1B4DD1FA" w16cid:durableId="30F049BE"/>
  <w16cid:commentId w16cid:paraId="2B99FA85" w16cid:durableId="00E58EE9"/>
  <w16cid:commentId w16cid:paraId="694E5C0F" w16cid:durableId="31BC7491"/>
  <w16cid:commentId w16cid:paraId="6DCDF684" w16cid:durableId="123CD455"/>
  <w16cid:commentId w16cid:paraId="07A80368" w16cid:durableId="5BF1699E"/>
  <w16cid:commentId w16cid:paraId="697BD5EB" w16cid:durableId="35EE0B69"/>
  <w16cid:commentId w16cid:paraId="727D31ED" w16cid:durableId="1E4C5204"/>
  <w16cid:commentId w16cid:paraId="444E58C6" w16cid:durableId="57B4357D"/>
  <w16cid:commentId w16cid:paraId="5D946D06" w16cid:durableId="0FF38EBE"/>
  <w16cid:commentId w16cid:paraId="4655635B" w16cid:durableId="600B6FCF"/>
  <w16cid:commentId w16cid:paraId="0B13B0CD" w16cid:durableId="286E4D88"/>
  <w16cid:commentId w16cid:paraId="606FE5D4" w16cid:durableId="0ED48CBE"/>
  <w16cid:commentId w16cid:paraId="1C32FAEF" w16cid:durableId="36BA3685"/>
  <w16cid:commentId w16cid:paraId="11BE50AA" w16cid:durableId="684615B2"/>
  <w16cid:commentId w16cid:paraId="5DDD44F3" w16cid:durableId="70573F2C"/>
  <w16cid:commentId w16cid:paraId="43D3DF0C" w16cid:durableId="130072F2"/>
  <w16cid:commentId w16cid:paraId="0F518D59" w16cid:durableId="16D11760"/>
  <w16cid:commentId w16cid:paraId="0DA58B06" w16cid:durableId="1D9E65FC"/>
  <w16cid:commentId w16cid:paraId="7A88D4C9" w16cid:durableId="502FA98C"/>
  <w16cid:commentId w16cid:paraId="13D06165" w16cid:durableId="7A0F0964"/>
  <w16cid:commentId w16cid:paraId="33A2407A" w16cid:durableId="03701861"/>
  <w16cid:commentId w16cid:paraId="17E4AC66" w16cid:durableId="292F7B4C"/>
  <w16cid:commentId w16cid:paraId="3D1F2439" w16cid:durableId="54AC0084"/>
  <w16cid:commentId w16cid:paraId="47A61B79" w16cid:durableId="7EC9BFEB"/>
  <w16cid:commentId w16cid:paraId="6B00F4E6" w16cid:durableId="41584077"/>
  <w16cid:commentId w16cid:paraId="00AFDBA3" w16cid:durableId="11285C95"/>
  <w16cid:commentId w16cid:paraId="63359473" w16cid:durableId="3713F67D"/>
  <w16cid:commentId w16cid:paraId="6A01F9BC" w16cid:durableId="19EC8FBE"/>
  <w16cid:commentId w16cid:paraId="364F1BCD" w16cid:durableId="0F7DFBEC"/>
  <w16cid:commentId w16cid:paraId="612D9BAC" w16cid:durableId="112498D3"/>
  <w16cid:commentId w16cid:paraId="78BF841D" w16cid:durableId="31319E8C"/>
  <w16cid:commentId w16cid:paraId="104DC987" w16cid:durableId="46EFA026"/>
  <w16cid:commentId w16cid:paraId="1CB96C98" w16cid:durableId="53E9B243"/>
  <w16cid:commentId w16cid:paraId="2F9823FE" w16cid:durableId="5E9B88BF"/>
  <w16cid:commentId w16cid:paraId="1372FEC7" w16cid:durableId="78AF0581"/>
  <w16cid:commentId w16cid:paraId="7A2AB9AB" w16cid:durableId="002AFAE2"/>
  <w16cid:commentId w16cid:paraId="1EF96772" w16cid:durableId="370E4819"/>
  <w16cid:commentId w16cid:paraId="3BCA9586" w16cid:durableId="236B7ECE"/>
  <w16cid:commentId w16cid:paraId="10261161" w16cid:durableId="2AC55C76"/>
  <w16cid:commentId w16cid:paraId="307C393E" w16cid:durableId="49C8B57C"/>
  <w16cid:commentId w16cid:paraId="5C56C28F" w16cid:durableId="410E0318"/>
  <w16cid:commentId w16cid:paraId="1700DBE3" w16cid:durableId="31D16370"/>
  <w16cid:commentId w16cid:paraId="26D89DD3" w16cid:durableId="0AF6A796"/>
  <w16cid:commentId w16cid:paraId="6C308064" w16cid:durableId="53A469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1EB2E1" w14:textId="77777777" w:rsidR="00B010B0" w:rsidRDefault="00B010B0">
      <w:r>
        <w:separator/>
      </w:r>
    </w:p>
  </w:endnote>
  <w:endnote w:type="continuationSeparator" w:id="0">
    <w:p w14:paraId="6AF2BE28" w14:textId="77777777" w:rsidR="00B010B0" w:rsidRDefault="00B01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96B683F-1D30-F643-8F12-41002F09F116}"/>
    <w:embedBold r:id="rId2" w:fontKey="{D7CFD521-3BD0-B84A-82B8-ED7DA0D2361B}"/>
    <w:embedItalic r:id="rId3" w:fontKey="{CB22D063-DCE1-E649-87C6-E002C7AAD299}"/>
    <w:embedBoldItalic r:id="rId4" w:fontKey="{2B198615-5314-134F-83FE-B67ACC8A919F}"/>
  </w:font>
  <w:font w:name="Arial">
    <w:panose1 w:val="020B0604020202020204"/>
    <w:charset w:val="00"/>
    <w:family w:val="swiss"/>
    <w:pitch w:val="variable"/>
    <w:sig w:usb0="E0002EFF" w:usb1="C000785B" w:usb2="00000009" w:usb3="00000000" w:csb0="000001FF" w:csb1="00000000"/>
    <w:embedRegular r:id="rId5" w:fontKey="{9FCB224B-AAB5-0E4A-9156-7416A0793F9F}"/>
    <w:embedBold r:id="rId6" w:fontKey="{C7F4F598-DC0C-BC4D-9E07-663D9EF3493B}"/>
  </w:font>
  <w:font w:name="Georgia">
    <w:panose1 w:val="02040502050405020303"/>
    <w:charset w:val="00"/>
    <w:family w:val="roman"/>
    <w:pitch w:val="variable"/>
    <w:sig w:usb0="00000287" w:usb1="00000000" w:usb2="00000000" w:usb3="00000000" w:csb0="0000009F" w:csb1="00000000"/>
    <w:embedRegular r:id="rId7" w:fontKey="{AA156CD6-4972-D749-8899-1B3A13BCD514}"/>
    <w:embedBold r:id="rId8" w:fontKey="{4895F8E6-D7DE-AD49-88AC-CB4C98DE1417}"/>
    <w:embedItalic r:id="rId9" w:fontKey="{D1A69D0A-AA25-8746-A340-31179F56E50C}"/>
    <w:embedBoldItalic r:id="rId10" w:fontKey="{8180E284-063F-B248-8BF4-12D0E63BD60B}"/>
  </w:font>
  <w:font w:name="Calibri">
    <w:panose1 w:val="020F0502020204030204"/>
    <w:charset w:val="00"/>
    <w:family w:val="swiss"/>
    <w:pitch w:val="variable"/>
    <w:sig w:usb0="E4002EFF" w:usb1="C200247B" w:usb2="00000009" w:usb3="00000000" w:csb0="000001FF" w:csb1="00000000"/>
    <w:embedRegular r:id="rId11" w:fontKey="{C8AB826B-4EA9-C144-83AE-CEF4079E7396}"/>
  </w:font>
  <w:font w:name="Segoe UI">
    <w:panose1 w:val="020B0502040204020203"/>
    <w:charset w:val="00"/>
    <w:family w:val="swiss"/>
    <w:pitch w:val="variable"/>
    <w:sig w:usb0="E4002EFF" w:usb1="C000E47F" w:usb2="00000009" w:usb3="00000000" w:csb0="000001FF" w:csb1="00000000"/>
    <w:embedRegular r:id="rId12" w:fontKey="{0B54B091-4DC8-AE43-8361-322A4C12CDFE}"/>
  </w:font>
  <w:font w:name="Cambria Math">
    <w:panose1 w:val="02040503050406030204"/>
    <w:charset w:val="00"/>
    <w:family w:val="roman"/>
    <w:pitch w:val="variable"/>
    <w:sig w:usb0="E00002FF" w:usb1="420024FF" w:usb2="00000000" w:usb3="00000000" w:csb0="0000019F" w:csb1="00000000"/>
    <w:embedRegular r:id="rId13" w:fontKey="{E14C1699-1C57-4D48-BC51-D3F0D54F5A3D}"/>
    <w:embedItalic r:id="rId14" w:fontKey="{BE3C512B-FA05-9E4C-9D22-9B1E152EBA9A}"/>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5" w:fontKey="{F7706AE3-7B78-CA44-BB15-841529896A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00633E" w14:textId="77777777" w:rsidR="00D8574C" w:rsidRDefault="00D8574C">
    <w:pPr>
      <w:pStyle w:val="Footer"/>
    </w:pPr>
  </w:p>
  <w:p w14:paraId="61EBFB8E" w14:textId="77777777" w:rsidR="00D8574C" w:rsidRDefault="00D857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0A1B58" w14:textId="77777777" w:rsidR="00D8574C" w:rsidRDefault="00D8574C">
    <w:pPr>
      <w:pStyle w:val="Footer"/>
    </w:pPr>
  </w:p>
  <w:p w14:paraId="66C7DE47" w14:textId="77777777" w:rsidR="00D8574C" w:rsidRDefault="00D8574C">
    <w:pPr>
      <w:pStyle w:val="Footer"/>
    </w:pPr>
  </w:p>
  <w:p w14:paraId="1CA7256F" w14:textId="77777777" w:rsidR="00D8574C" w:rsidRDefault="00D8574C">
    <w:pPr>
      <w:pStyle w:val="Footer"/>
    </w:pPr>
  </w:p>
  <w:p w14:paraId="5353CC6B" w14:textId="77777777" w:rsidR="00D8574C" w:rsidRDefault="00D8574C">
    <w:pPr>
      <w:pStyle w:val="Footer"/>
    </w:pPr>
  </w:p>
  <w:p w14:paraId="50D60E72" w14:textId="77777777" w:rsidR="00D8574C" w:rsidRDefault="00D8574C">
    <w:pPr>
      <w:pStyle w:val="Footer"/>
    </w:pPr>
  </w:p>
  <w:p w14:paraId="3EF502A2" w14:textId="77777777" w:rsidR="00D8574C" w:rsidRDefault="00D8574C">
    <w:pPr>
      <w:pStyle w:val="Footer"/>
    </w:pPr>
  </w:p>
  <w:p w14:paraId="5872C4CF" w14:textId="77777777" w:rsidR="00D8574C" w:rsidRDefault="00D857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406875" w14:textId="77777777" w:rsidR="004C0B06" w:rsidRDefault="004C0B06">
    <w:pPr>
      <w:pBdr>
        <w:top w:val="nil"/>
        <w:left w:val="nil"/>
        <w:bottom w:val="nil"/>
        <w:right w:val="nil"/>
        <w:between w:val="nil"/>
      </w:pBdr>
      <w:tabs>
        <w:tab w:val="center" w:pos="4320"/>
        <w:tab w:val="right" w:pos="8640"/>
      </w:tabs>
      <w:jc w:val="right"/>
      <w:rPr>
        <w:rFonts w:ascii="Georgia" w:eastAsia="Georgia" w:hAnsi="Georgia" w:cs="Georgia"/>
        <w:color w:val="000000"/>
        <w:sz w:val="20"/>
        <w:szCs w:val="20"/>
      </w:rPr>
    </w:pPr>
    <w:r w:rsidRPr="001E475D">
      <w:rPr>
        <w:rFonts w:ascii="Georgia" w:eastAsia="Georgia" w:hAnsi="Georgia" w:cs="Georgia"/>
        <w:color w:val="000000"/>
        <w:sz w:val="20"/>
        <w:szCs w:val="20"/>
      </w:rPr>
      <w:t xml:space="preserve">Page </w:t>
    </w:r>
    <w:r w:rsidRPr="001E475D">
      <w:rPr>
        <w:rFonts w:ascii="Georgia" w:eastAsia="Georgia" w:hAnsi="Georgia" w:cs="Georgia"/>
        <w:color w:val="000000"/>
        <w:sz w:val="20"/>
        <w:szCs w:val="20"/>
        <w:shd w:val="clear" w:color="auto" w:fill="E6E6E6"/>
      </w:rPr>
      <w:fldChar w:fldCharType="begin"/>
    </w:r>
    <w:r w:rsidRPr="001E475D">
      <w:rPr>
        <w:rFonts w:ascii="Georgia" w:eastAsia="Georgia" w:hAnsi="Georgia" w:cs="Georgia"/>
        <w:color w:val="000000"/>
        <w:sz w:val="20"/>
        <w:szCs w:val="20"/>
        <w:shd w:val="clear" w:color="auto" w:fill="E6E6E6"/>
      </w:rPr>
      <w:instrText>PAGE</w:instrText>
    </w:r>
    <w:r w:rsidRPr="001E475D">
      <w:rPr>
        <w:rFonts w:ascii="Georgia" w:eastAsia="Georgia" w:hAnsi="Georgia" w:cs="Georgia"/>
        <w:color w:val="000000"/>
        <w:sz w:val="20"/>
        <w:szCs w:val="20"/>
        <w:shd w:val="clear" w:color="auto" w:fill="E6E6E6"/>
      </w:rPr>
      <w:fldChar w:fldCharType="separate"/>
    </w:r>
    <w:r w:rsidR="00DE0301">
      <w:rPr>
        <w:rFonts w:ascii="Georgia" w:eastAsia="Georgia" w:hAnsi="Georgia" w:cs="Georgia"/>
        <w:noProof/>
        <w:color w:val="000000"/>
        <w:sz w:val="20"/>
        <w:szCs w:val="20"/>
        <w:shd w:val="clear" w:color="auto" w:fill="E6E6E6"/>
      </w:rPr>
      <w:t>14</w:t>
    </w:r>
    <w:r w:rsidRPr="001E475D">
      <w:rPr>
        <w:rFonts w:ascii="Georgia" w:eastAsia="Georgia" w:hAnsi="Georgia" w:cs="Georgia"/>
        <w:color w:val="000000"/>
        <w:sz w:val="20"/>
        <w:szCs w:val="20"/>
        <w:shd w:val="clear" w:color="auto" w:fill="E6E6E6"/>
      </w:rPr>
      <w:fldChar w:fldCharType="end"/>
    </w:r>
    <w:r w:rsidRPr="001E475D">
      <w:rPr>
        <w:rFonts w:ascii="Georgia" w:eastAsia="Georgia" w:hAnsi="Georgia" w:cs="Georgia"/>
        <w:color w:val="000000"/>
        <w:sz w:val="20"/>
        <w:szCs w:val="20"/>
      </w:rPr>
      <w:t xml:space="preserve"> of </w:t>
    </w:r>
    <w:r w:rsidRPr="001E475D">
      <w:rPr>
        <w:rFonts w:ascii="Georgia" w:eastAsia="Georgia" w:hAnsi="Georgia" w:cs="Georgia"/>
        <w:color w:val="000000"/>
        <w:sz w:val="20"/>
        <w:szCs w:val="20"/>
        <w:shd w:val="clear" w:color="auto" w:fill="E6E6E6"/>
      </w:rPr>
      <w:fldChar w:fldCharType="begin"/>
    </w:r>
    <w:r w:rsidRPr="001E475D">
      <w:rPr>
        <w:rFonts w:ascii="Georgia" w:eastAsia="Georgia" w:hAnsi="Georgia" w:cs="Georgia"/>
        <w:color w:val="000000"/>
        <w:sz w:val="20"/>
        <w:szCs w:val="20"/>
        <w:shd w:val="clear" w:color="auto" w:fill="E6E6E6"/>
      </w:rPr>
      <w:instrText>NUMPAGES</w:instrText>
    </w:r>
    <w:r w:rsidRPr="001E475D">
      <w:rPr>
        <w:rFonts w:ascii="Georgia" w:eastAsia="Georgia" w:hAnsi="Georgia" w:cs="Georgia"/>
        <w:color w:val="000000"/>
        <w:sz w:val="20"/>
        <w:szCs w:val="20"/>
        <w:shd w:val="clear" w:color="auto" w:fill="E6E6E6"/>
      </w:rPr>
      <w:fldChar w:fldCharType="separate"/>
    </w:r>
    <w:r w:rsidR="00DE0301">
      <w:rPr>
        <w:rFonts w:ascii="Georgia" w:eastAsia="Georgia" w:hAnsi="Georgia" w:cs="Georgia"/>
        <w:noProof/>
        <w:color w:val="000000"/>
        <w:sz w:val="20"/>
        <w:szCs w:val="20"/>
        <w:shd w:val="clear" w:color="auto" w:fill="E6E6E6"/>
      </w:rPr>
      <w:t>23</w:t>
    </w:r>
    <w:r w:rsidRPr="001E475D">
      <w:rPr>
        <w:rFonts w:ascii="Georgia" w:eastAsia="Georgia" w:hAnsi="Georgia" w:cs="Georgia"/>
        <w:color w:val="000000"/>
        <w:sz w:val="20"/>
        <w:szCs w:val="20"/>
        <w:shd w:val="clear" w:color="auto" w:fill="E6E6E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E88C7" w14:textId="77777777" w:rsidR="004C0B06" w:rsidRDefault="004C0B06">
    <w:pPr>
      <w:widowControl w:val="0"/>
      <w:pBdr>
        <w:top w:val="nil"/>
        <w:left w:val="nil"/>
        <w:bottom w:val="nil"/>
        <w:right w:val="nil"/>
        <w:between w:val="nil"/>
      </w:pBdr>
      <w:spacing w:line="276" w:lineRule="auto"/>
      <w:rPr>
        <w:rFonts w:ascii="Georgia" w:eastAsia="Georgia" w:hAnsi="Georgia" w:cs="Georgia"/>
        <w:color w:val="000000"/>
        <w:sz w:val="20"/>
        <w:szCs w:val="20"/>
      </w:rPr>
    </w:pPr>
  </w:p>
  <w:tbl>
    <w:tblPr>
      <w:tblW w:w="8640" w:type="dxa"/>
      <w:tblLayout w:type="fixed"/>
      <w:tblCellMar>
        <w:left w:w="115" w:type="dxa"/>
        <w:right w:w="115" w:type="dxa"/>
      </w:tblCellMar>
      <w:tblLook w:val="0600" w:firstRow="0" w:lastRow="0" w:firstColumn="0" w:lastColumn="0" w:noHBand="1" w:noVBand="1"/>
    </w:tblPr>
    <w:tblGrid>
      <w:gridCol w:w="2880"/>
      <w:gridCol w:w="2880"/>
      <w:gridCol w:w="2880"/>
    </w:tblGrid>
    <w:tr w:rsidR="004C0B06" w14:paraId="2392FA2F" w14:textId="77777777">
      <w:tc>
        <w:tcPr>
          <w:tcW w:w="2880" w:type="dxa"/>
        </w:tcPr>
        <w:p w14:paraId="7CB1FA47" w14:textId="77777777" w:rsidR="004C0B06" w:rsidRDefault="004C0B06">
          <w:pPr>
            <w:pBdr>
              <w:top w:val="nil"/>
              <w:left w:val="nil"/>
              <w:bottom w:val="nil"/>
              <w:right w:val="nil"/>
              <w:between w:val="nil"/>
            </w:pBdr>
            <w:tabs>
              <w:tab w:val="center" w:pos="4320"/>
              <w:tab w:val="right" w:pos="8640"/>
            </w:tabs>
            <w:ind w:left="-115"/>
            <w:rPr>
              <w:color w:val="000000"/>
            </w:rPr>
          </w:pPr>
        </w:p>
      </w:tc>
      <w:tc>
        <w:tcPr>
          <w:tcW w:w="2880" w:type="dxa"/>
        </w:tcPr>
        <w:p w14:paraId="52DB7AA4" w14:textId="77777777" w:rsidR="004C0B06" w:rsidRDefault="004C0B06">
          <w:pPr>
            <w:pBdr>
              <w:top w:val="nil"/>
              <w:left w:val="nil"/>
              <w:bottom w:val="nil"/>
              <w:right w:val="nil"/>
              <w:between w:val="nil"/>
            </w:pBdr>
            <w:tabs>
              <w:tab w:val="center" w:pos="4320"/>
              <w:tab w:val="right" w:pos="8640"/>
            </w:tabs>
            <w:jc w:val="center"/>
            <w:rPr>
              <w:color w:val="000000"/>
            </w:rPr>
          </w:pPr>
        </w:p>
      </w:tc>
      <w:tc>
        <w:tcPr>
          <w:tcW w:w="2880" w:type="dxa"/>
        </w:tcPr>
        <w:p w14:paraId="48FCC15D" w14:textId="77777777" w:rsidR="004C0B06" w:rsidRDefault="004C0B06">
          <w:pPr>
            <w:pBdr>
              <w:top w:val="nil"/>
              <w:left w:val="nil"/>
              <w:bottom w:val="nil"/>
              <w:right w:val="nil"/>
              <w:between w:val="nil"/>
            </w:pBdr>
            <w:tabs>
              <w:tab w:val="center" w:pos="4320"/>
              <w:tab w:val="right" w:pos="8640"/>
            </w:tabs>
            <w:ind w:right="-115"/>
            <w:jc w:val="right"/>
            <w:rPr>
              <w:color w:val="000000"/>
            </w:rPr>
          </w:pPr>
        </w:p>
      </w:tc>
    </w:tr>
  </w:tbl>
  <w:p w14:paraId="5894980B" w14:textId="77777777" w:rsidR="004C0B06" w:rsidRDefault="004C0B06">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9C89A0" w14:textId="77777777" w:rsidR="00B010B0" w:rsidRDefault="00B010B0">
      <w:r>
        <w:separator/>
      </w:r>
    </w:p>
  </w:footnote>
  <w:footnote w:type="continuationSeparator" w:id="0">
    <w:p w14:paraId="22F6A1A3" w14:textId="77777777" w:rsidR="00B010B0" w:rsidRDefault="00B01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5C9FBF" w14:textId="77777777" w:rsidR="00D8574C" w:rsidRPr="00276D76" w:rsidRDefault="00D8574C" w:rsidP="000376DB">
    <w:pPr>
      <w:spacing w:before="15"/>
      <w:ind w:left="27"/>
      <w:rPr>
        <w:rFonts w:ascii="Georgia" w:hAnsi="Georgia"/>
        <w:b/>
        <w:color w:val="2A2A2A"/>
        <w:spacing w:val="-4"/>
        <w:w w:val="120"/>
        <w:sz w:val="20"/>
        <w:szCs w:val="20"/>
      </w:rPr>
    </w:pPr>
    <w:r w:rsidRPr="00276D76">
      <w:rPr>
        <w:rFonts w:ascii="Georgia" w:hAnsi="Georgia"/>
        <w:b/>
        <w:color w:val="2A2A2A"/>
        <w:spacing w:val="-2"/>
        <w:w w:val="120"/>
        <w:sz w:val="20"/>
        <w:szCs w:val="20"/>
      </w:rPr>
      <w:t>ERC</w:t>
    </w:r>
    <w:r w:rsidRPr="00276D76">
      <w:rPr>
        <w:rFonts w:ascii="Georgia" w:hAnsi="Georgia"/>
        <w:b/>
        <w:color w:val="2A2A2A"/>
        <w:spacing w:val="-12"/>
        <w:w w:val="120"/>
        <w:sz w:val="20"/>
        <w:szCs w:val="20"/>
      </w:rPr>
      <w:t xml:space="preserve"> </w:t>
    </w:r>
    <w:r w:rsidRPr="00276D76">
      <w:rPr>
        <w:rFonts w:ascii="Georgia" w:hAnsi="Georgia"/>
        <w:b/>
        <w:color w:val="2A2A2A"/>
        <w:spacing w:val="-2"/>
        <w:w w:val="120"/>
        <w:sz w:val="20"/>
        <w:szCs w:val="20"/>
      </w:rPr>
      <w:t>Resolution</w:t>
    </w:r>
    <w:r w:rsidRPr="00276D76">
      <w:rPr>
        <w:rFonts w:ascii="Georgia" w:hAnsi="Georgia"/>
        <w:b/>
        <w:color w:val="2A2A2A"/>
        <w:spacing w:val="1"/>
        <w:w w:val="120"/>
        <w:sz w:val="20"/>
        <w:szCs w:val="20"/>
      </w:rPr>
      <w:t xml:space="preserve"> </w:t>
    </w:r>
    <w:r w:rsidRPr="00276D76">
      <w:rPr>
        <w:rFonts w:ascii="Georgia" w:hAnsi="Georgia"/>
        <w:b/>
        <w:color w:val="2A2A2A"/>
        <w:spacing w:val="-2"/>
        <w:w w:val="120"/>
        <w:sz w:val="20"/>
        <w:szCs w:val="20"/>
      </w:rPr>
      <w:t>No.</w:t>
    </w:r>
    <w:r w:rsidRPr="00276D76">
      <w:rPr>
        <w:rFonts w:ascii="Georgia" w:hAnsi="Georgia"/>
        <w:b/>
        <w:color w:val="2A2A2A"/>
        <w:spacing w:val="-5"/>
        <w:w w:val="120"/>
        <w:sz w:val="20"/>
        <w:szCs w:val="20"/>
      </w:rPr>
      <w:t xml:space="preserve"> </w:t>
    </w:r>
    <w:r w:rsidRPr="00276D76">
      <w:rPr>
        <w:rFonts w:ascii="Georgia" w:hAnsi="Georgia"/>
        <w:color w:val="2A2A2A"/>
        <w:spacing w:val="-2"/>
        <w:w w:val="120"/>
        <w:sz w:val="20"/>
        <w:szCs w:val="20"/>
      </w:rPr>
      <w:t>_,</w:t>
    </w:r>
    <w:r w:rsidRPr="00276D76">
      <w:rPr>
        <w:rFonts w:ascii="Georgia" w:hAnsi="Georgia"/>
        <w:color w:val="2A2A2A"/>
        <w:spacing w:val="3"/>
        <w:w w:val="120"/>
        <w:sz w:val="20"/>
        <w:szCs w:val="20"/>
      </w:rPr>
      <w:t xml:space="preserve"> </w:t>
    </w:r>
    <w:r w:rsidRPr="00276D76">
      <w:rPr>
        <w:rFonts w:ascii="Georgia" w:hAnsi="Georgia"/>
        <w:b/>
        <w:color w:val="2A2A2A"/>
        <w:spacing w:val="-2"/>
        <w:w w:val="120"/>
        <w:sz w:val="20"/>
        <w:szCs w:val="20"/>
      </w:rPr>
      <w:t>Series</w:t>
    </w:r>
    <w:r w:rsidRPr="00276D76">
      <w:rPr>
        <w:rFonts w:ascii="Georgia" w:hAnsi="Georgia"/>
        <w:b/>
        <w:color w:val="2A2A2A"/>
        <w:spacing w:val="-21"/>
        <w:w w:val="120"/>
        <w:sz w:val="20"/>
        <w:szCs w:val="20"/>
      </w:rPr>
      <w:t xml:space="preserve"> </w:t>
    </w:r>
    <w:r w:rsidRPr="00276D76">
      <w:rPr>
        <w:rFonts w:ascii="Georgia" w:hAnsi="Georgia"/>
        <w:b/>
        <w:color w:val="2A2A2A"/>
        <w:spacing w:val="-2"/>
        <w:w w:val="120"/>
        <w:sz w:val="20"/>
        <w:szCs w:val="20"/>
      </w:rPr>
      <w:t>of</w:t>
    </w:r>
    <w:r w:rsidRPr="00276D76">
      <w:rPr>
        <w:rFonts w:ascii="Georgia" w:hAnsi="Georgia"/>
        <w:b/>
        <w:color w:val="2A2A2A"/>
        <w:spacing w:val="-7"/>
        <w:w w:val="120"/>
        <w:sz w:val="20"/>
        <w:szCs w:val="20"/>
      </w:rPr>
      <w:t xml:space="preserve"> </w:t>
    </w:r>
    <w:r w:rsidRPr="00276D76">
      <w:rPr>
        <w:rFonts w:ascii="Georgia" w:hAnsi="Georgia"/>
        <w:b/>
        <w:color w:val="2A2A2A"/>
        <w:spacing w:val="-4"/>
        <w:w w:val="120"/>
        <w:sz w:val="20"/>
        <w:szCs w:val="20"/>
      </w:rPr>
      <w:t>2026</w:t>
    </w:r>
  </w:p>
  <w:p w14:paraId="3669206E" w14:textId="77777777" w:rsidR="00D8574C" w:rsidRPr="00276D76" w:rsidRDefault="00D8574C" w:rsidP="000376DB">
    <w:pPr>
      <w:spacing w:before="15"/>
      <w:ind w:left="27"/>
      <w:rPr>
        <w:rFonts w:ascii="Georgia" w:hAnsi="Georgia"/>
        <w:b/>
        <w:color w:val="2A2A2A"/>
        <w:spacing w:val="-4"/>
        <w:w w:val="120"/>
        <w:sz w:val="20"/>
        <w:szCs w:val="20"/>
      </w:rPr>
    </w:pPr>
  </w:p>
  <w:p w14:paraId="7A0DDEB9" w14:textId="77777777" w:rsidR="00D8574C" w:rsidRPr="00D8574C" w:rsidRDefault="00D8574C" w:rsidP="00D8574C">
    <w:pPr>
      <w:jc w:val="both"/>
      <w:rPr>
        <w:rFonts w:ascii="Georgia" w:eastAsia="Georgia" w:hAnsi="Georgia" w:cs="Georgia"/>
        <w:b/>
        <w:bCs/>
        <w:color w:val="D9D9D9" w:themeColor="background1" w:themeShade="D9"/>
        <w:sz w:val="16"/>
        <w:szCs w:val="16"/>
        <w:lang w:val="en-PH"/>
      </w:rPr>
    </w:pPr>
    <w:r w:rsidRPr="00D8574C">
      <w:rPr>
        <w:rFonts w:ascii="Georgia" w:eastAsia="Georgia" w:hAnsi="Georgia" w:cs="Georgia"/>
        <w:b/>
        <w:bCs/>
        <w:color w:val="D9D9D9" w:themeColor="background1" w:themeShade="D9"/>
        <w:sz w:val="16"/>
        <w:szCs w:val="16"/>
        <w:lang w:val="en-PH"/>
      </w:rPr>
      <w:t>RESOLUTION ADOPTING THE RULES ON THE GAS AUCTION THRESHOLD PRICE DETERMINATION METHODOLOGY, GAS PRICE BENCHMARK, AND SETTLEMENT MECHANISM FOR THE MID-MERIT NATURAL GAS CAPACITY AUCTION PROGRAM UNDER DEPARTMENT OF ENERGY DEPARTMENT CIRCULAR NO. DC2026-06-0013</w:t>
    </w:r>
  </w:p>
  <w:p w14:paraId="012649FC" w14:textId="77777777" w:rsidR="00D8574C" w:rsidRPr="00D8574C" w:rsidRDefault="00D8574C" w:rsidP="002B0149">
    <w:pPr>
      <w:spacing w:before="9" w:line="259" w:lineRule="auto"/>
      <w:ind w:left="27" w:right="3840" w:hanging="8"/>
      <w:jc w:val="both"/>
      <w:rPr>
        <w:rFonts w:ascii="Georgia" w:hAnsi="Georgia"/>
        <w:b/>
        <w:color w:val="2A2A2A"/>
        <w:spacing w:val="-2"/>
        <w:w w:val="105"/>
        <w:sz w:val="20"/>
        <w:szCs w:val="20"/>
      </w:rPr>
    </w:pPr>
  </w:p>
  <w:p w14:paraId="34F0F5E1" w14:textId="77777777" w:rsidR="00D8574C" w:rsidRPr="00276D76" w:rsidRDefault="00D8574C" w:rsidP="00A728A7">
    <w:pPr>
      <w:spacing w:before="9" w:line="259" w:lineRule="auto"/>
      <w:ind w:left="27" w:right="18" w:hanging="8"/>
      <w:jc w:val="right"/>
      <w:rPr>
        <w:rFonts w:ascii="Georgia" w:hAnsi="Georgia"/>
        <w:b/>
        <w:bCs/>
        <w:sz w:val="20"/>
        <w:szCs w:val="20"/>
      </w:rPr>
    </w:pPr>
    <w:r w:rsidRPr="00276D76">
      <w:rPr>
        <w:rFonts w:ascii="Georgia" w:hAnsi="Georgia"/>
        <w:b/>
        <w:sz w:val="20"/>
        <w:szCs w:val="20"/>
      </w:rPr>
      <w:t xml:space="preserve">Page </w:t>
    </w:r>
    <w:r w:rsidRPr="00276D76">
      <w:rPr>
        <w:rFonts w:ascii="Georgia" w:hAnsi="Georgia"/>
        <w:b/>
        <w:bCs/>
        <w:sz w:val="20"/>
        <w:szCs w:val="20"/>
      </w:rPr>
      <w:fldChar w:fldCharType="begin"/>
    </w:r>
    <w:r w:rsidRPr="00276D76">
      <w:rPr>
        <w:rFonts w:ascii="Georgia" w:hAnsi="Georgia"/>
        <w:b/>
        <w:bCs/>
        <w:sz w:val="20"/>
        <w:szCs w:val="20"/>
      </w:rPr>
      <w:instrText xml:space="preserve"> PAGE  \* Arabic  \* MERGEFORMAT </w:instrText>
    </w:r>
    <w:r w:rsidRPr="00276D76">
      <w:rPr>
        <w:rFonts w:ascii="Georgia" w:hAnsi="Georgia"/>
        <w:b/>
        <w:bCs/>
        <w:sz w:val="20"/>
        <w:szCs w:val="20"/>
      </w:rPr>
      <w:fldChar w:fldCharType="separate"/>
    </w:r>
    <w:r w:rsidRPr="00276D76">
      <w:rPr>
        <w:rFonts w:ascii="Georgia" w:hAnsi="Georgia"/>
        <w:b/>
        <w:bCs/>
        <w:noProof/>
        <w:sz w:val="20"/>
        <w:szCs w:val="20"/>
      </w:rPr>
      <w:t>1</w:t>
    </w:r>
    <w:r w:rsidRPr="00276D76">
      <w:rPr>
        <w:rFonts w:ascii="Georgia" w:hAnsi="Georgia"/>
        <w:b/>
        <w:bCs/>
        <w:sz w:val="20"/>
        <w:szCs w:val="20"/>
      </w:rPr>
      <w:fldChar w:fldCharType="end"/>
    </w:r>
    <w:r w:rsidRPr="00276D76">
      <w:rPr>
        <w:rFonts w:ascii="Georgia" w:hAnsi="Georgia"/>
        <w:b/>
        <w:sz w:val="20"/>
        <w:szCs w:val="20"/>
      </w:rPr>
      <w:t xml:space="preserve"> of </w:t>
    </w:r>
    <w:r w:rsidRPr="00276D76">
      <w:rPr>
        <w:rFonts w:ascii="Georgia" w:hAnsi="Georgia"/>
        <w:b/>
        <w:bCs/>
        <w:sz w:val="20"/>
        <w:szCs w:val="20"/>
      </w:rPr>
      <w:fldChar w:fldCharType="begin"/>
    </w:r>
    <w:r w:rsidRPr="00276D76">
      <w:rPr>
        <w:rFonts w:ascii="Georgia" w:hAnsi="Georgia"/>
        <w:b/>
        <w:bCs/>
        <w:sz w:val="20"/>
        <w:szCs w:val="20"/>
      </w:rPr>
      <w:instrText xml:space="preserve"> NUMPAGES  \* Arabic  \* MERGEFORMAT </w:instrText>
    </w:r>
    <w:r w:rsidRPr="00276D76">
      <w:rPr>
        <w:rFonts w:ascii="Georgia" w:hAnsi="Georgia"/>
        <w:b/>
        <w:bCs/>
        <w:sz w:val="20"/>
        <w:szCs w:val="20"/>
      </w:rPr>
      <w:fldChar w:fldCharType="separate"/>
    </w:r>
    <w:r w:rsidRPr="00276D76">
      <w:rPr>
        <w:rFonts w:ascii="Georgia" w:hAnsi="Georgia"/>
        <w:b/>
        <w:bCs/>
        <w:noProof/>
        <w:sz w:val="20"/>
        <w:szCs w:val="20"/>
      </w:rPr>
      <w:t>2</w:t>
    </w:r>
    <w:r w:rsidRPr="00276D76">
      <w:rPr>
        <w:rFonts w:ascii="Georgia" w:hAnsi="Georgia"/>
        <w:b/>
        <w:bCs/>
        <w:sz w:val="20"/>
        <w:szCs w:val="20"/>
      </w:rPr>
      <w:fldChar w:fldCharType="end"/>
    </w:r>
  </w:p>
  <w:p w14:paraId="1B158E76" w14:textId="77777777" w:rsidR="00D8574C" w:rsidRPr="002B0149" w:rsidRDefault="00D8574C" w:rsidP="002B0149">
    <w:pPr>
      <w:spacing w:before="9" w:line="259" w:lineRule="auto"/>
      <w:ind w:left="27" w:right="18" w:hanging="8"/>
      <w:jc w:val="both"/>
      <w:rPr>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3526C5" w14:textId="77777777" w:rsidR="004C0B06" w:rsidRDefault="004C0B06">
    <w:pPr>
      <w:pBdr>
        <w:top w:val="nil"/>
        <w:left w:val="nil"/>
        <w:bottom w:val="nil"/>
        <w:right w:val="nil"/>
        <w:between w:val="nil"/>
      </w:pBdr>
      <w:tabs>
        <w:tab w:val="center" w:pos="4320"/>
        <w:tab w:val="right" w:pos="8640"/>
      </w:tabs>
      <w:jc w:val="right"/>
      <w:rPr>
        <w:rFonts w:ascii="Arial" w:eastAsia="Arial" w:hAnsi="Arial" w:cs="Arial"/>
        <w:b/>
        <w:bCs/>
        <w:color w:val="000000"/>
      </w:rPr>
    </w:pPr>
    <w:r>
      <w:rPr>
        <w:rFonts w:ascii="Arial" w:eastAsia="Arial" w:hAnsi="Arial" w:cs="Arial"/>
        <w:b/>
        <w:bCs/>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04066D" w14:textId="77777777" w:rsidR="004C0B06" w:rsidRDefault="004C0B06">
    <w:pPr>
      <w:pBdr>
        <w:top w:val="nil"/>
        <w:left w:val="nil"/>
        <w:bottom w:val="nil"/>
        <w:right w:val="nil"/>
        <w:between w:val="nil"/>
      </w:pBdr>
      <w:tabs>
        <w:tab w:val="center" w:pos="4320"/>
        <w:tab w:val="right" w:pos="8640"/>
      </w:tabs>
      <w:rPr>
        <w:rFonts w:ascii="Georgia" w:eastAsia="Georgia" w:hAnsi="Georgia" w:cs="Georgia"/>
        <w:b/>
        <w:bCs/>
        <w:color w:val="00000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2B1B0B"/>
    <w:multiLevelType w:val="multilevel"/>
    <w:tmpl w:val="4C6055F6"/>
    <w:lvl w:ilvl="0">
      <w:start w:val="1"/>
      <w:numFmt w:val="lowerLetter"/>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1716CDF"/>
    <w:multiLevelType w:val="multilevel"/>
    <w:tmpl w:val="02049BA4"/>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04F5552B"/>
    <w:multiLevelType w:val="hybridMultilevel"/>
    <w:tmpl w:val="1C322C34"/>
    <w:lvl w:ilvl="0" w:tplc="D7521F6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A35755"/>
    <w:multiLevelType w:val="multilevel"/>
    <w:tmpl w:val="2B76DA0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875096"/>
    <w:multiLevelType w:val="multilevel"/>
    <w:tmpl w:val="B1B61E34"/>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1765692"/>
    <w:multiLevelType w:val="multilevel"/>
    <w:tmpl w:val="BC1C38DC"/>
    <w:lvl w:ilvl="0">
      <w:start w:val="1"/>
      <w:numFmt w:val="lowerLetter"/>
      <w:lvlText w:val="%1)"/>
      <w:lvlJc w:val="left"/>
      <w:pPr>
        <w:ind w:left="108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3D43864"/>
    <w:multiLevelType w:val="hybridMultilevel"/>
    <w:tmpl w:val="3C107CF8"/>
    <w:lvl w:ilvl="0" w:tplc="58F4E72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519674B"/>
    <w:multiLevelType w:val="hybridMultilevel"/>
    <w:tmpl w:val="E2A0D7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6F53B2"/>
    <w:multiLevelType w:val="hybridMultilevel"/>
    <w:tmpl w:val="990834D6"/>
    <w:lvl w:ilvl="0" w:tplc="BE62591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F68692A"/>
    <w:multiLevelType w:val="hybridMultilevel"/>
    <w:tmpl w:val="C506EA72"/>
    <w:lvl w:ilvl="0" w:tplc="72547DA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475188F"/>
    <w:multiLevelType w:val="hybridMultilevel"/>
    <w:tmpl w:val="9AB24326"/>
    <w:lvl w:ilvl="0" w:tplc="3E4AF1E6">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8653D33"/>
    <w:multiLevelType w:val="multilevel"/>
    <w:tmpl w:val="146CDEB8"/>
    <w:lvl w:ilvl="0">
      <w:start w:val="1"/>
      <w:numFmt w:val="lowerLetter"/>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E81222D"/>
    <w:multiLevelType w:val="hybridMultilevel"/>
    <w:tmpl w:val="476ED936"/>
    <w:lvl w:ilvl="0" w:tplc="E58E2076">
      <w:start w:val="1"/>
      <w:numFmt w:val="lowerLetter"/>
      <w:lvlText w:val="(%1)"/>
      <w:lvlJc w:val="left"/>
      <w:pPr>
        <w:ind w:left="1440" w:hanging="720"/>
      </w:pPr>
      <w:rPr>
        <w:rFonts w:hint="default"/>
      </w:rPr>
    </w:lvl>
    <w:lvl w:ilvl="1" w:tplc="8C18E48C">
      <w:start w:val="1"/>
      <w:numFmt w:val="upperRoman"/>
      <w:lvlText w:val="%2."/>
      <w:lvlJc w:val="left"/>
      <w:pPr>
        <w:ind w:left="2160" w:hanging="72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DA624C"/>
    <w:multiLevelType w:val="hybridMultilevel"/>
    <w:tmpl w:val="9B20B916"/>
    <w:lvl w:ilvl="0" w:tplc="2CBEE576">
      <w:start w:val="1"/>
      <w:numFmt w:val="lowerLetter"/>
      <w:lvlText w:val="(%1)"/>
      <w:lvlJc w:val="left"/>
      <w:pPr>
        <w:ind w:left="1460" w:hanging="7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25D348D"/>
    <w:multiLevelType w:val="multilevel"/>
    <w:tmpl w:val="698238C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46847C5E"/>
    <w:multiLevelType w:val="hybridMultilevel"/>
    <w:tmpl w:val="96A83DF6"/>
    <w:lvl w:ilvl="0" w:tplc="96A0DDDC">
      <w:start w:val="1"/>
      <w:numFmt w:val="lowerLetter"/>
      <w:lvlText w:val="(%1)"/>
      <w:lvlJc w:val="left"/>
      <w:pPr>
        <w:ind w:left="1440" w:hanging="720"/>
      </w:pPr>
      <w:rPr>
        <w:rFonts w:hint="default"/>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DC2181E"/>
    <w:multiLevelType w:val="hybridMultilevel"/>
    <w:tmpl w:val="511C2CDC"/>
    <w:lvl w:ilvl="0" w:tplc="65829C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F161E73"/>
    <w:multiLevelType w:val="hybridMultilevel"/>
    <w:tmpl w:val="298407AA"/>
    <w:lvl w:ilvl="0" w:tplc="FFFFFFFF">
      <w:start w:val="1"/>
      <w:numFmt w:val="upperRoman"/>
      <w:lvlText w:val="%1."/>
      <w:lvlJc w:val="right"/>
      <w:pPr>
        <w:ind w:left="360" w:hanging="360"/>
      </w:pPr>
      <w:rPr>
        <w:i w:val="0"/>
        <w:iCs w:val="0"/>
      </w:rPr>
    </w:lvl>
    <w:lvl w:ilvl="1" w:tplc="04090015">
      <w:start w:val="1"/>
      <w:numFmt w:val="upp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61293D09"/>
    <w:multiLevelType w:val="hybridMultilevel"/>
    <w:tmpl w:val="1E90ED78"/>
    <w:lvl w:ilvl="0" w:tplc="47F4F07A">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3C017CB"/>
    <w:multiLevelType w:val="multilevel"/>
    <w:tmpl w:val="F73E929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65430194"/>
    <w:multiLevelType w:val="multilevel"/>
    <w:tmpl w:val="7C902F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65460327"/>
    <w:multiLevelType w:val="hybridMultilevel"/>
    <w:tmpl w:val="39389AFA"/>
    <w:lvl w:ilvl="0" w:tplc="FFFFFFFF">
      <w:start w:val="1"/>
      <w:numFmt w:val="upperRoman"/>
      <w:lvlText w:val="%1."/>
      <w:lvlJc w:val="right"/>
      <w:pPr>
        <w:ind w:left="360" w:hanging="360"/>
      </w:pPr>
      <w:rPr>
        <w:i w:val="0"/>
        <w:iCs w:val="0"/>
      </w:rPr>
    </w:lvl>
    <w:lvl w:ilvl="1" w:tplc="04090015">
      <w:start w:val="1"/>
      <w:numFmt w:val="upp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2033673"/>
    <w:multiLevelType w:val="hybridMultilevel"/>
    <w:tmpl w:val="31E6C70A"/>
    <w:lvl w:ilvl="0" w:tplc="1CBE0E70">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39A3E22"/>
    <w:multiLevelType w:val="hybridMultilevel"/>
    <w:tmpl w:val="9B602CA2"/>
    <w:lvl w:ilvl="0" w:tplc="9050AF2C">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7E02CFA"/>
    <w:multiLevelType w:val="hybridMultilevel"/>
    <w:tmpl w:val="5B82EE9C"/>
    <w:lvl w:ilvl="0" w:tplc="7526C662">
      <w:start w:val="1"/>
      <w:numFmt w:val="upperRoman"/>
      <w:lvlText w:val="%1."/>
      <w:lvlJc w:val="right"/>
      <w:pPr>
        <w:ind w:left="360" w:hanging="360"/>
      </w:pPr>
      <w:rPr>
        <w:i w:val="0"/>
        <w:i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BB64FC0"/>
    <w:multiLevelType w:val="hybridMultilevel"/>
    <w:tmpl w:val="66B6C010"/>
    <w:lvl w:ilvl="0" w:tplc="4392C7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73160775">
    <w:abstractNumId w:val="20"/>
  </w:num>
  <w:num w:numId="2" w16cid:durableId="175505472">
    <w:abstractNumId w:val="11"/>
  </w:num>
  <w:num w:numId="3" w16cid:durableId="744229028">
    <w:abstractNumId w:val="4"/>
  </w:num>
  <w:num w:numId="4" w16cid:durableId="1435443718">
    <w:abstractNumId w:val="3"/>
  </w:num>
  <w:num w:numId="5" w16cid:durableId="1482844444">
    <w:abstractNumId w:val="0"/>
  </w:num>
  <w:num w:numId="6" w16cid:durableId="154536482">
    <w:abstractNumId w:val="5"/>
  </w:num>
  <w:num w:numId="7" w16cid:durableId="252054996">
    <w:abstractNumId w:val="14"/>
  </w:num>
  <w:num w:numId="8" w16cid:durableId="1795363529">
    <w:abstractNumId w:val="1"/>
  </w:num>
  <w:num w:numId="9" w16cid:durableId="669679428">
    <w:abstractNumId w:val="16"/>
  </w:num>
  <w:num w:numId="10" w16cid:durableId="522402973">
    <w:abstractNumId w:val="13"/>
  </w:num>
  <w:num w:numId="11" w16cid:durableId="1200363214">
    <w:abstractNumId w:val="22"/>
  </w:num>
  <w:num w:numId="12" w16cid:durableId="837767182">
    <w:abstractNumId w:val="15"/>
  </w:num>
  <w:num w:numId="13" w16cid:durableId="1797063763">
    <w:abstractNumId w:val="18"/>
  </w:num>
  <w:num w:numId="14" w16cid:durableId="367878381">
    <w:abstractNumId w:val="9"/>
  </w:num>
  <w:num w:numId="15" w16cid:durableId="1579558867">
    <w:abstractNumId w:val="12"/>
  </w:num>
  <w:num w:numId="16" w16cid:durableId="671876427">
    <w:abstractNumId w:val="23"/>
  </w:num>
  <w:num w:numId="17" w16cid:durableId="806238375">
    <w:abstractNumId w:val="6"/>
  </w:num>
  <w:num w:numId="18" w16cid:durableId="1772621047">
    <w:abstractNumId w:val="10"/>
  </w:num>
  <w:num w:numId="19" w16cid:durableId="1236090000">
    <w:abstractNumId w:val="25"/>
  </w:num>
  <w:num w:numId="20" w16cid:durableId="1462074308">
    <w:abstractNumId w:val="2"/>
  </w:num>
  <w:num w:numId="21" w16cid:durableId="558707697">
    <w:abstractNumId w:val="8"/>
  </w:num>
  <w:num w:numId="22" w16cid:durableId="444738502">
    <w:abstractNumId w:val="24"/>
  </w:num>
  <w:num w:numId="23" w16cid:durableId="310642108">
    <w:abstractNumId w:val="21"/>
  </w:num>
  <w:num w:numId="24" w16cid:durableId="1655374714">
    <w:abstractNumId w:val="17"/>
  </w:num>
  <w:num w:numId="25" w16cid:durableId="273483006">
    <w:abstractNumId w:val="7"/>
  </w:num>
  <w:num w:numId="26" w16cid:durableId="1214343493">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haron O. Montaner">
    <w15:presenceInfo w15:providerId="AD" w15:userId="S::somontaner@erc.ph::f5288fa3-62bb-42fb-ae5b-85308976f81c"/>
  </w15:person>
  <w15:person w15:author="Antonette M. Badillo">
    <w15:presenceInfo w15:providerId="AD" w15:userId="S::ambadillo@erc.ph::700b0562-7937-496a-bf56-00cd5db51de0"/>
  </w15:person>
  <w15:person w15:author="Franz">
    <w15:presenceInfo w15:providerId="None" w15:userId="Franz"/>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49B"/>
    <w:rsid w:val="000017D1"/>
    <w:rsid w:val="00002D60"/>
    <w:rsid w:val="00004D77"/>
    <w:rsid w:val="00006782"/>
    <w:rsid w:val="00007F3B"/>
    <w:rsid w:val="000106D0"/>
    <w:rsid w:val="00011BC0"/>
    <w:rsid w:val="00012A6B"/>
    <w:rsid w:val="000135E1"/>
    <w:rsid w:val="000137AD"/>
    <w:rsid w:val="00014409"/>
    <w:rsid w:val="00016B7D"/>
    <w:rsid w:val="00017443"/>
    <w:rsid w:val="00020B73"/>
    <w:rsid w:val="00020E15"/>
    <w:rsid w:val="00021E99"/>
    <w:rsid w:val="00022142"/>
    <w:rsid w:val="00023618"/>
    <w:rsid w:val="000248FE"/>
    <w:rsid w:val="0002529F"/>
    <w:rsid w:val="00025FFF"/>
    <w:rsid w:val="00026532"/>
    <w:rsid w:val="000308AF"/>
    <w:rsid w:val="00031B88"/>
    <w:rsid w:val="00037A19"/>
    <w:rsid w:val="00042514"/>
    <w:rsid w:val="00042F1D"/>
    <w:rsid w:val="000462ED"/>
    <w:rsid w:val="00053F44"/>
    <w:rsid w:val="0005484F"/>
    <w:rsid w:val="0005686E"/>
    <w:rsid w:val="00060537"/>
    <w:rsid w:val="000609C6"/>
    <w:rsid w:val="000609D6"/>
    <w:rsid w:val="00060D21"/>
    <w:rsid w:val="00061B73"/>
    <w:rsid w:val="00062B41"/>
    <w:rsid w:val="000630F7"/>
    <w:rsid w:val="000656C8"/>
    <w:rsid w:val="00065796"/>
    <w:rsid w:val="00066421"/>
    <w:rsid w:val="00070120"/>
    <w:rsid w:val="00072D3C"/>
    <w:rsid w:val="0007421C"/>
    <w:rsid w:val="000747EA"/>
    <w:rsid w:val="0007591A"/>
    <w:rsid w:val="00076041"/>
    <w:rsid w:val="000762B9"/>
    <w:rsid w:val="000770B7"/>
    <w:rsid w:val="00082E39"/>
    <w:rsid w:val="00083A53"/>
    <w:rsid w:val="00084BE6"/>
    <w:rsid w:val="000856AF"/>
    <w:rsid w:val="00086EB9"/>
    <w:rsid w:val="0008735A"/>
    <w:rsid w:val="000924D3"/>
    <w:rsid w:val="000924E7"/>
    <w:rsid w:val="00093EC3"/>
    <w:rsid w:val="000961AD"/>
    <w:rsid w:val="000969A1"/>
    <w:rsid w:val="000A07C8"/>
    <w:rsid w:val="000A1C70"/>
    <w:rsid w:val="000A1D29"/>
    <w:rsid w:val="000A48C2"/>
    <w:rsid w:val="000A4FED"/>
    <w:rsid w:val="000A6F81"/>
    <w:rsid w:val="000B07E5"/>
    <w:rsid w:val="000B3BDF"/>
    <w:rsid w:val="000B66CB"/>
    <w:rsid w:val="000C00DB"/>
    <w:rsid w:val="000C07F6"/>
    <w:rsid w:val="000C084A"/>
    <w:rsid w:val="000C088B"/>
    <w:rsid w:val="000C6148"/>
    <w:rsid w:val="000E2E9E"/>
    <w:rsid w:val="000E3E13"/>
    <w:rsid w:val="000E4503"/>
    <w:rsid w:val="000E506D"/>
    <w:rsid w:val="000E609A"/>
    <w:rsid w:val="000F345C"/>
    <w:rsid w:val="000F38D3"/>
    <w:rsid w:val="000F38EF"/>
    <w:rsid w:val="000F3DC0"/>
    <w:rsid w:val="000F563B"/>
    <w:rsid w:val="001007E2"/>
    <w:rsid w:val="001033B4"/>
    <w:rsid w:val="00104B16"/>
    <w:rsid w:val="001068CF"/>
    <w:rsid w:val="00106E74"/>
    <w:rsid w:val="00111BB7"/>
    <w:rsid w:val="00111DD2"/>
    <w:rsid w:val="00111DFD"/>
    <w:rsid w:val="00117895"/>
    <w:rsid w:val="001278B4"/>
    <w:rsid w:val="001310D9"/>
    <w:rsid w:val="00131978"/>
    <w:rsid w:val="00133394"/>
    <w:rsid w:val="00133AE5"/>
    <w:rsid w:val="001358E2"/>
    <w:rsid w:val="00135BD0"/>
    <w:rsid w:val="00135FB0"/>
    <w:rsid w:val="00140C3F"/>
    <w:rsid w:val="0014222F"/>
    <w:rsid w:val="001469F3"/>
    <w:rsid w:val="00147B4C"/>
    <w:rsid w:val="00151840"/>
    <w:rsid w:val="001520C0"/>
    <w:rsid w:val="00152782"/>
    <w:rsid w:val="001530F3"/>
    <w:rsid w:val="0015379A"/>
    <w:rsid w:val="00153EC6"/>
    <w:rsid w:val="001561E6"/>
    <w:rsid w:val="0016206F"/>
    <w:rsid w:val="00162B8B"/>
    <w:rsid w:val="00166519"/>
    <w:rsid w:val="00166D0D"/>
    <w:rsid w:val="00166D4A"/>
    <w:rsid w:val="00173895"/>
    <w:rsid w:val="0017538E"/>
    <w:rsid w:val="0017694F"/>
    <w:rsid w:val="0017695E"/>
    <w:rsid w:val="0017790D"/>
    <w:rsid w:val="00182731"/>
    <w:rsid w:val="00183406"/>
    <w:rsid w:val="001856F5"/>
    <w:rsid w:val="001857EB"/>
    <w:rsid w:val="00185ABD"/>
    <w:rsid w:val="001868C5"/>
    <w:rsid w:val="0018790B"/>
    <w:rsid w:val="0019126C"/>
    <w:rsid w:val="0019563E"/>
    <w:rsid w:val="00195A41"/>
    <w:rsid w:val="0019645F"/>
    <w:rsid w:val="001A0EB6"/>
    <w:rsid w:val="001A1A35"/>
    <w:rsid w:val="001B1D97"/>
    <w:rsid w:val="001B4D40"/>
    <w:rsid w:val="001B5559"/>
    <w:rsid w:val="001B6D0C"/>
    <w:rsid w:val="001C0426"/>
    <w:rsid w:val="001C1431"/>
    <w:rsid w:val="001C16D8"/>
    <w:rsid w:val="001C1977"/>
    <w:rsid w:val="001C1A49"/>
    <w:rsid w:val="001C3090"/>
    <w:rsid w:val="001C69E1"/>
    <w:rsid w:val="001D07F2"/>
    <w:rsid w:val="001D12E9"/>
    <w:rsid w:val="001D1F8D"/>
    <w:rsid w:val="001D3179"/>
    <w:rsid w:val="001D46F5"/>
    <w:rsid w:val="001D4A2D"/>
    <w:rsid w:val="001D5A5E"/>
    <w:rsid w:val="001D5AE3"/>
    <w:rsid w:val="001D6283"/>
    <w:rsid w:val="001D6831"/>
    <w:rsid w:val="001E1B5A"/>
    <w:rsid w:val="001E2727"/>
    <w:rsid w:val="001E39A8"/>
    <w:rsid w:val="001E415E"/>
    <w:rsid w:val="001E475D"/>
    <w:rsid w:val="001E749D"/>
    <w:rsid w:val="001F1889"/>
    <w:rsid w:val="001F1E05"/>
    <w:rsid w:val="001F1E75"/>
    <w:rsid w:val="001F221A"/>
    <w:rsid w:val="001F2E4C"/>
    <w:rsid w:val="001F537F"/>
    <w:rsid w:val="001F634C"/>
    <w:rsid w:val="001F69AB"/>
    <w:rsid w:val="0020371E"/>
    <w:rsid w:val="00204A98"/>
    <w:rsid w:val="0020556D"/>
    <w:rsid w:val="0020556E"/>
    <w:rsid w:val="0020608F"/>
    <w:rsid w:val="0020677C"/>
    <w:rsid w:val="002078A4"/>
    <w:rsid w:val="00207CD8"/>
    <w:rsid w:val="002105CB"/>
    <w:rsid w:val="00210632"/>
    <w:rsid w:val="002108FD"/>
    <w:rsid w:val="00210C50"/>
    <w:rsid w:val="00211BB5"/>
    <w:rsid w:val="002127CB"/>
    <w:rsid w:val="00213A16"/>
    <w:rsid w:val="00214D38"/>
    <w:rsid w:val="002156E5"/>
    <w:rsid w:val="002164A1"/>
    <w:rsid w:val="0022675F"/>
    <w:rsid w:val="00226FAC"/>
    <w:rsid w:val="00227250"/>
    <w:rsid w:val="00230F72"/>
    <w:rsid w:val="00231717"/>
    <w:rsid w:val="00231A31"/>
    <w:rsid w:val="00231D5C"/>
    <w:rsid w:val="00233700"/>
    <w:rsid w:val="002338CD"/>
    <w:rsid w:val="002345E2"/>
    <w:rsid w:val="002359EE"/>
    <w:rsid w:val="00236B4C"/>
    <w:rsid w:val="00242929"/>
    <w:rsid w:val="00242DA3"/>
    <w:rsid w:val="0024607C"/>
    <w:rsid w:val="00246574"/>
    <w:rsid w:val="00247197"/>
    <w:rsid w:val="00247B3B"/>
    <w:rsid w:val="00247C4D"/>
    <w:rsid w:val="002504AA"/>
    <w:rsid w:val="002516A7"/>
    <w:rsid w:val="00252BBA"/>
    <w:rsid w:val="00252F75"/>
    <w:rsid w:val="0025436A"/>
    <w:rsid w:val="0025508D"/>
    <w:rsid w:val="00257FEC"/>
    <w:rsid w:val="00261851"/>
    <w:rsid w:val="00262479"/>
    <w:rsid w:val="00264243"/>
    <w:rsid w:val="00264316"/>
    <w:rsid w:val="002645A3"/>
    <w:rsid w:val="00264939"/>
    <w:rsid w:val="002658FC"/>
    <w:rsid w:val="002664B2"/>
    <w:rsid w:val="00267FAA"/>
    <w:rsid w:val="002711EE"/>
    <w:rsid w:val="00274218"/>
    <w:rsid w:val="00276B0E"/>
    <w:rsid w:val="00276F82"/>
    <w:rsid w:val="002806DD"/>
    <w:rsid w:val="0028080C"/>
    <w:rsid w:val="00280A71"/>
    <w:rsid w:val="00281AEC"/>
    <w:rsid w:val="002838B7"/>
    <w:rsid w:val="00283AFD"/>
    <w:rsid w:val="002851D1"/>
    <w:rsid w:val="00287036"/>
    <w:rsid w:val="002877E9"/>
    <w:rsid w:val="00287A96"/>
    <w:rsid w:val="00290476"/>
    <w:rsid w:val="002918DE"/>
    <w:rsid w:val="002919B2"/>
    <w:rsid w:val="0029273C"/>
    <w:rsid w:val="002935CE"/>
    <w:rsid w:val="00294BB3"/>
    <w:rsid w:val="00295543"/>
    <w:rsid w:val="0029571A"/>
    <w:rsid w:val="00295C10"/>
    <w:rsid w:val="00296247"/>
    <w:rsid w:val="002977B3"/>
    <w:rsid w:val="002A0AE9"/>
    <w:rsid w:val="002A1775"/>
    <w:rsid w:val="002A340A"/>
    <w:rsid w:val="002A600A"/>
    <w:rsid w:val="002A6883"/>
    <w:rsid w:val="002A6EB5"/>
    <w:rsid w:val="002A6EE7"/>
    <w:rsid w:val="002B0133"/>
    <w:rsid w:val="002B60F3"/>
    <w:rsid w:val="002B795D"/>
    <w:rsid w:val="002C032A"/>
    <w:rsid w:val="002C44CA"/>
    <w:rsid w:val="002C48CF"/>
    <w:rsid w:val="002C49E0"/>
    <w:rsid w:val="002D57EC"/>
    <w:rsid w:val="002D6AEC"/>
    <w:rsid w:val="002D75D7"/>
    <w:rsid w:val="002E0356"/>
    <w:rsid w:val="002E0601"/>
    <w:rsid w:val="002E165F"/>
    <w:rsid w:val="002E24A9"/>
    <w:rsid w:val="002E6748"/>
    <w:rsid w:val="002E7240"/>
    <w:rsid w:val="002F159E"/>
    <w:rsid w:val="002F2995"/>
    <w:rsid w:val="002F428A"/>
    <w:rsid w:val="002F5912"/>
    <w:rsid w:val="002F6E4B"/>
    <w:rsid w:val="00304CFE"/>
    <w:rsid w:val="003057BC"/>
    <w:rsid w:val="003068CC"/>
    <w:rsid w:val="0030751E"/>
    <w:rsid w:val="0031118F"/>
    <w:rsid w:val="003116A6"/>
    <w:rsid w:val="00312668"/>
    <w:rsid w:val="00316DCE"/>
    <w:rsid w:val="00317B2B"/>
    <w:rsid w:val="003200F1"/>
    <w:rsid w:val="00323BFA"/>
    <w:rsid w:val="00325DD8"/>
    <w:rsid w:val="00326A44"/>
    <w:rsid w:val="00327599"/>
    <w:rsid w:val="00330CEE"/>
    <w:rsid w:val="00331242"/>
    <w:rsid w:val="0033138A"/>
    <w:rsid w:val="0033387A"/>
    <w:rsid w:val="0033401B"/>
    <w:rsid w:val="00336D3B"/>
    <w:rsid w:val="00337061"/>
    <w:rsid w:val="00340AB6"/>
    <w:rsid w:val="00342E5A"/>
    <w:rsid w:val="00345357"/>
    <w:rsid w:val="00346FC8"/>
    <w:rsid w:val="003479D3"/>
    <w:rsid w:val="003510F8"/>
    <w:rsid w:val="00352F7E"/>
    <w:rsid w:val="00354743"/>
    <w:rsid w:val="00356E81"/>
    <w:rsid w:val="00360615"/>
    <w:rsid w:val="00360694"/>
    <w:rsid w:val="0036273F"/>
    <w:rsid w:val="00363A63"/>
    <w:rsid w:val="00364920"/>
    <w:rsid w:val="0036600F"/>
    <w:rsid w:val="00366646"/>
    <w:rsid w:val="003671A4"/>
    <w:rsid w:val="003703F7"/>
    <w:rsid w:val="00374F9A"/>
    <w:rsid w:val="003828F5"/>
    <w:rsid w:val="00383020"/>
    <w:rsid w:val="0039066B"/>
    <w:rsid w:val="00390B31"/>
    <w:rsid w:val="00391F66"/>
    <w:rsid w:val="00393D4D"/>
    <w:rsid w:val="00395B8C"/>
    <w:rsid w:val="0039609F"/>
    <w:rsid w:val="00397FA4"/>
    <w:rsid w:val="003A3628"/>
    <w:rsid w:val="003A5BEE"/>
    <w:rsid w:val="003A7821"/>
    <w:rsid w:val="003B0F3D"/>
    <w:rsid w:val="003B10D9"/>
    <w:rsid w:val="003B20FD"/>
    <w:rsid w:val="003B394A"/>
    <w:rsid w:val="003B462F"/>
    <w:rsid w:val="003B4C13"/>
    <w:rsid w:val="003C0970"/>
    <w:rsid w:val="003C1C7F"/>
    <w:rsid w:val="003C2043"/>
    <w:rsid w:val="003C2401"/>
    <w:rsid w:val="003C6AAC"/>
    <w:rsid w:val="003C6FDF"/>
    <w:rsid w:val="003C6FEC"/>
    <w:rsid w:val="003C78D2"/>
    <w:rsid w:val="003D1B31"/>
    <w:rsid w:val="003D3560"/>
    <w:rsid w:val="003D3618"/>
    <w:rsid w:val="003D4B95"/>
    <w:rsid w:val="003D4D52"/>
    <w:rsid w:val="003E1208"/>
    <w:rsid w:val="003E1BBB"/>
    <w:rsid w:val="003E450B"/>
    <w:rsid w:val="003E484B"/>
    <w:rsid w:val="003E5455"/>
    <w:rsid w:val="003F0334"/>
    <w:rsid w:val="003F046D"/>
    <w:rsid w:val="003F068E"/>
    <w:rsid w:val="003F2C1B"/>
    <w:rsid w:val="003F591F"/>
    <w:rsid w:val="003F75D5"/>
    <w:rsid w:val="003F7BB3"/>
    <w:rsid w:val="00400CAE"/>
    <w:rsid w:val="0040127E"/>
    <w:rsid w:val="00401D2C"/>
    <w:rsid w:val="00402FD2"/>
    <w:rsid w:val="00403F79"/>
    <w:rsid w:val="00404293"/>
    <w:rsid w:val="004067B8"/>
    <w:rsid w:val="00410677"/>
    <w:rsid w:val="00410B76"/>
    <w:rsid w:val="00411423"/>
    <w:rsid w:val="00413D6D"/>
    <w:rsid w:val="00417C09"/>
    <w:rsid w:val="00417C68"/>
    <w:rsid w:val="004212C1"/>
    <w:rsid w:val="004216F5"/>
    <w:rsid w:val="00423DE5"/>
    <w:rsid w:val="0042489E"/>
    <w:rsid w:val="00424F1F"/>
    <w:rsid w:val="00427845"/>
    <w:rsid w:val="004315A4"/>
    <w:rsid w:val="004318E8"/>
    <w:rsid w:val="0043343A"/>
    <w:rsid w:val="00435214"/>
    <w:rsid w:val="00435451"/>
    <w:rsid w:val="00436E3E"/>
    <w:rsid w:val="00436F5E"/>
    <w:rsid w:val="0043714F"/>
    <w:rsid w:val="00437CD5"/>
    <w:rsid w:val="00440F6D"/>
    <w:rsid w:val="00441E55"/>
    <w:rsid w:val="004431F0"/>
    <w:rsid w:val="00444275"/>
    <w:rsid w:val="00446203"/>
    <w:rsid w:val="00446C91"/>
    <w:rsid w:val="00446EDE"/>
    <w:rsid w:val="004477EE"/>
    <w:rsid w:val="00447970"/>
    <w:rsid w:val="00447B79"/>
    <w:rsid w:val="00452085"/>
    <w:rsid w:val="00454155"/>
    <w:rsid w:val="00456082"/>
    <w:rsid w:val="00457910"/>
    <w:rsid w:val="00461D95"/>
    <w:rsid w:val="004623BF"/>
    <w:rsid w:val="00462BFE"/>
    <w:rsid w:val="00465723"/>
    <w:rsid w:val="0046762F"/>
    <w:rsid w:val="004713AB"/>
    <w:rsid w:val="00473F19"/>
    <w:rsid w:val="004751E9"/>
    <w:rsid w:val="00475BA8"/>
    <w:rsid w:val="00475CB5"/>
    <w:rsid w:val="004772AB"/>
    <w:rsid w:val="00481801"/>
    <w:rsid w:val="004820A8"/>
    <w:rsid w:val="004820CC"/>
    <w:rsid w:val="00486CF5"/>
    <w:rsid w:val="004878AB"/>
    <w:rsid w:val="00487C60"/>
    <w:rsid w:val="00487C71"/>
    <w:rsid w:val="00490506"/>
    <w:rsid w:val="004931D6"/>
    <w:rsid w:val="00494487"/>
    <w:rsid w:val="00495620"/>
    <w:rsid w:val="00496B29"/>
    <w:rsid w:val="00496DC6"/>
    <w:rsid w:val="00497D05"/>
    <w:rsid w:val="00497F89"/>
    <w:rsid w:val="004A0E8D"/>
    <w:rsid w:val="004A1889"/>
    <w:rsid w:val="004A4B9A"/>
    <w:rsid w:val="004A5B0D"/>
    <w:rsid w:val="004A6880"/>
    <w:rsid w:val="004A7E61"/>
    <w:rsid w:val="004B1871"/>
    <w:rsid w:val="004B19A2"/>
    <w:rsid w:val="004B19FD"/>
    <w:rsid w:val="004B1F44"/>
    <w:rsid w:val="004B1FE6"/>
    <w:rsid w:val="004C02BE"/>
    <w:rsid w:val="004C0B06"/>
    <w:rsid w:val="004C2BDE"/>
    <w:rsid w:val="004C4C98"/>
    <w:rsid w:val="004C76F1"/>
    <w:rsid w:val="004D0DE6"/>
    <w:rsid w:val="004D147E"/>
    <w:rsid w:val="004D35AE"/>
    <w:rsid w:val="004D64ED"/>
    <w:rsid w:val="004D64F0"/>
    <w:rsid w:val="004D68A2"/>
    <w:rsid w:val="004E142F"/>
    <w:rsid w:val="004F1A2D"/>
    <w:rsid w:val="004F24A6"/>
    <w:rsid w:val="004F45EF"/>
    <w:rsid w:val="004F5CE4"/>
    <w:rsid w:val="004F5E3F"/>
    <w:rsid w:val="004F7DF4"/>
    <w:rsid w:val="00501A4B"/>
    <w:rsid w:val="00502294"/>
    <w:rsid w:val="005040C0"/>
    <w:rsid w:val="00504111"/>
    <w:rsid w:val="00504571"/>
    <w:rsid w:val="00504FBD"/>
    <w:rsid w:val="00506390"/>
    <w:rsid w:val="005068AC"/>
    <w:rsid w:val="005069C1"/>
    <w:rsid w:val="00511F30"/>
    <w:rsid w:val="0052531A"/>
    <w:rsid w:val="005258AE"/>
    <w:rsid w:val="00525A40"/>
    <w:rsid w:val="00525EBD"/>
    <w:rsid w:val="00526C3B"/>
    <w:rsid w:val="00526F83"/>
    <w:rsid w:val="00527983"/>
    <w:rsid w:val="0053113E"/>
    <w:rsid w:val="00531BA4"/>
    <w:rsid w:val="005339DE"/>
    <w:rsid w:val="00533E39"/>
    <w:rsid w:val="00535153"/>
    <w:rsid w:val="005379E8"/>
    <w:rsid w:val="00537CB4"/>
    <w:rsid w:val="005416D1"/>
    <w:rsid w:val="00542899"/>
    <w:rsid w:val="00543952"/>
    <w:rsid w:val="00545C2D"/>
    <w:rsid w:val="005460AC"/>
    <w:rsid w:val="00546ACC"/>
    <w:rsid w:val="00551092"/>
    <w:rsid w:val="00554070"/>
    <w:rsid w:val="00557C71"/>
    <w:rsid w:val="00571B31"/>
    <w:rsid w:val="005729B6"/>
    <w:rsid w:val="0057319A"/>
    <w:rsid w:val="005737D5"/>
    <w:rsid w:val="0057384B"/>
    <w:rsid w:val="0057468A"/>
    <w:rsid w:val="00574E2A"/>
    <w:rsid w:val="00574F6E"/>
    <w:rsid w:val="005763E2"/>
    <w:rsid w:val="005770F5"/>
    <w:rsid w:val="00580233"/>
    <w:rsid w:val="00580658"/>
    <w:rsid w:val="00580FB9"/>
    <w:rsid w:val="005825A9"/>
    <w:rsid w:val="0058322E"/>
    <w:rsid w:val="0058428F"/>
    <w:rsid w:val="0058539C"/>
    <w:rsid w:val="00585AF0"/>
    <w:rsid w:val="00586539"/>
    <w:rsid w:val="005870B0"/>
    <w:rsid w:val="005871EA"/>
    <w:rsid w:val="005878A9"/>
    <w:rsid w:val="0059173D"/>
    <w:rsid w:val="00591C5A"/>
    <w:rsid w:val="00592BEB"/>
    <w:rsid w:val="0059327E"/>
    <w:rsid w:val="00593897"/>
    <w:rsid w:val="00594E35"/>
    <w:rsid w:val="0059708D"/>
    <w:rsid w:val="005975E8"/>
    <w:rsid w:val="005A0729"/>
    <w:rsid w:val="005A392C"/>
    <w:rsid w:val="005A4D56"/>
    <w:rsid w:val="005A69BB"/>
    <w:rsid w:val="005A7312"/>
    <w:rsid w:val="005B2E95"/>
    <w:rsid w:val="005B42C3"/>
    <w:rsid w:val="005B4568"/>
    <w:rsid w:val="005B506C"/>
    <w:rsid w:val="005B56AE"/>
    <w:rsid w:val="005B5B96"/>
    <w:rsid w:val="005B5F29"/>
    <w:rsid w:val="005B615D"/>
    <w:rsid w:val="005B7352"/>
    <w:rsid w:val="005B7907"/>
    <w:rsid w:val="005B7F0C"/>
    <w:rsid w:val="005C0326"/>
    <w:rsid w:val="005C0764"/>
    <w:rsid w:val="005C1AC3"/>
    <w:rsid w:val="005C2276"/>
    <w:rsid w:val="005C2E36"/>
    <w:rsid w:val="005C3AE0"/>
    <w:rsid w:val="005C4486"/>
    <w:rsid w:val="005C658A"/>
    <w:rsid w:val="005C756A"/>
    <w:rsid w:val="005D13A0"/>
    <w:rsid w:val="005D1926"/>
    <w:rsid w:val="005D1F03"/>
    <w:rsid w:val="005D79C1"/>
    <w:rsid w:val="005E0E76"/>
    <w:rsid w:val="005E10EE"/>
    <w:rsid w:val="005E1760"/>
    <w:rsid w:val="005E3E8F"/>
    <w:rsid w:val="005E451A"/>
    <w:rsid w:val="005F09B5"/>
    <w:rsid w:val="005F0E69"/>
    <w:rsid w:val="005F0F7B"/>
    <w:rsid w:val="005F0FBC"/>
    <w:rsid w:val="005F1BDA"/>
    <w:rsid w:val="005F20E1"/>
    <w:rsid w:val="005F244E"/>
    <w:rsid w:val="005F2682"/>
    <w:rsid w:val="005F395A"/>
    <w:rsid w:val="005F5400"/>
    <w:rsid w:val="005F590E"/>
    <w:rsid w:val="005F74A6"/>
    <w:rsid w:val="0060148B"/>
    <w:rsid w:val="00601EA0"/>
    <w:rsid w:val="00601EB7"/>
    <w:rsid w:val="006027BD"/>
    <w:rsid w:val="00606056"/>
    <w:rsid w:val="0060623E"/>
    <w:rsid w:val="006102E6"/>
    <w:rsid w:val="00616B5C"/>
    <w:rsid w:val="0061734C"/>
    <w:rsid w:val="00622F3F"/>
    <w:rsid w:val="00623815"/>
    <w:rsid w:val="00624732"/>
    <w:rsid w:val="00626005"/>
    <w:rsid w:val="00626A00"/>
    <w:rsid w:val="00634750"/>
    <w:rsid w:val="0063775D"/>
    <w:rsid w:val="00641FCE"/>
    <w:rsid w:val="00643531"/>
    <w:rsid w:val="00651A91"/>
    <w:rsid w:val="0065534A"/>
    <w:rsid w:val="0065542B"/>
    <w:rsid w:val="00655795"/>
    <w:rsid w:val="00656C13"/>
    <w:rsid w:val="00656E4A"/>
    <w:rsid w:val="006606E7"/>
    <w:rsid w:val="0066579E"/>
    <w:rsid w:val="00665997"/>
    <w:rsid w:val="00666CA9"/>
    <w:rsid w:val="0066721B"/>
    <w:rsid w:val="00670416"/>
    <w:rsid w:val="00670EFC"/>
    <w:rsid w:val="00672532"/>
    <w:rsid w:val="006728BA"/>
    <w:rsid w:val="006766E8"/>
    <w:rsid w:val="00677C57"/>
    <w:rsid w:val="0068488E"/>
    <w:rsid w:val="00684E99"/>
    <w:rsid w:val="0068519F"/>
    <w:rsid w:val="00685B1B"/>
    <w:rsid w:val="006868F1"/>
    <w:rsid w:val="00686984"/>
    <w:rsid w:val="006905D8"/>
    <w:rsid w:val="006909AF"/>
    <w:rsid w:val="006916F2"/>
    <w:rsid w:val="00691700"/>
    <w:rsid w:val="00692237"/>
    <w:rsid w:val="006930C6"/>
    <w:rsid w:val="00695AE1"/>
    <w:rsid w:val="00695EF7"/>
    <w:rsid w:val="006A008F"/>
    <w:rsid w:val="006A0A0B"/>
    <w:rsid w:val="006A0B77"/>
    <w:rsid w:val="006A0D9B"/>
    <w:rsid w:val="006A23FD"/>
    <w:rsid w:val="006A5014"/>
    <w:rsid w:val="006A72B0"/>
    <w:rsid w:val="006B0364"/>
    <w:rsid w:val="006B497E"/>
    <w:rsid w:val="006B50E2"/>
    <w:rsid w:val="006B58D9"/>
    <w:rsid w:val="006B6296"/>
    <w:rsid w:val="006B6719"/>
    <w:rsid w:val="006C01C7"/>
    <w:rsid w:val="006C3937"/>
    <w:rsid w:val="006C54D7"/>
    <w:rsid w:val="006C55E9"/>
    <w:rsid w:val="006C5D86"/>
    <w:rsid w:val="006C7474"/>
    <w:rsid w:val="006C74E0"/>
    <w:rsid w:val="006D32A0"/>
    <w:rsid w:val="006D3FB4"/>
    <w:rsid w:val="006D48AD"/>
    <w:rsid w:val="006D69D1"/>
    <w:rsid w:val="006D6D1D"/>
    <w:rsid w:val="006E1719"/>
    <w:rsid w:val="006E1AC0"/>
    <w:rsid w:val="006E1CEF"/>
    <w:rsid w:val="006E445F"/>
    <w:rsid w:val="006E4E07"/>
    <w:rsid w:val="006E654E"/>
    <w:rsid w:val="006E7D40"/>
    <w:rsid w:val="006F36B6"/>
    <w:rsid w:val="006F52C7"/>
    <w:rsid w:val="006F623A"/>
    <w:rsid w:val="006F721D"/>
    <w:rsid w:val="007004CC"/>
    <w:rsid w:val="00700A8E"/>
    <w:rsid w:val="00700BB8"/>
    <w:rsid w:val="007050A3"/>
    <w:rsid w:val="007063FB"/>
    <w:rsid w:val="0071271A"/>
    <w:rsid w:val="007128A5"/>
    <w:rsid w:val="0071449B"/>
    <w:rsid w:val="00715B12"/>
    <w:rsid w:val="00715E36"/>
    <w:rsid w:val="00716C88"/>
    <w:rsid w:val="00717BA8"/>
    <w:rsid w:val="007259BF"/>
    <w:rsid w:val="0072635E"/>
    <w:rsid w:val="00727D9E"/>
    <w:rsid w:val="0073037E"/>
    <w:rsid w:val="00731B71"/>
    <w:rsid w:val="00731FAB"/>
    <w:rsid w:val="00732D02"/>
    <w:rsid w:val="0073543A"/>
    <w:rsid w:val="00736516"/>
    <w:rsid w:val="007369C1"/>
    <w:rsid w:val="00737A69"/>
    <w:rsid w:val="00742E5F"/>
    <w:rsid w:val="0074327E"/>
    <w:rsid w:val="00745070"/>
    <w:rsid w:val="007467B4"/>
    <w:rsid w:val="00747B3D"/>
    <w:rsid w:val="00747FDF"/>
    <w:rsid w:val="007513FD"/>
    <w:rsid w:val="007526C3"/>
    <w:rsid w:val="007541D9"/>
    <w:rsid w:val="00754B4A"/>
    <w:rsid w:val="00755848"/>
    <w:rsid w:val="00755C1F"/>
    <w:rsid w:val="007608FD"/>
    <w:rsid w:val="00760F42"/>
    <w:rsid w:val="0076275D"/>
    <w:rsid w:val="0076530B"/>
    <w:rsid w:val="007664FA"/>
    <w:rsid w:val="00771B68"/>
    <w:rsid w:val="0077340C"/>
    <w:rsid w:val="00775469"/>
    <w:rsid w:val="00775F70"/>
    <w:rsid w:val="00777532"/>
    <w:rsid w:val="00777EAB"/>
    <w:rsid w:val="00780E69"/>
    <w:rsid w:val="0078192D"/>
    <w:rsid w:val="00783299"/>
    <w:rsid w:val="00783494"/>
    <w:rsid w:val="0078373A"/>
    <w:rsid w:val="00784CF8"/>
    <w:rsid w:val="00790D57"/>
    <w:rsid w:val="00791197"/>
    <w:rsid w:val="00793471"/>
    <w:rsid w:val="007953E6"/>
    <w:rsid w:val="007A13D2"/>
    <w:rsid w:val="007A2818"/>
    <w:rsid w:val="007A3495"/>
    <w:rsid w:val="007A4633"/>
    <w:rsid w:val="007B1467"/>
    <w:rsid w:val="007B3B3D"/>
    <w:rsid w:val="007B7385"/>
    <w:rsid w:val="007B79F4"/>
    <w:rsid w:val="007B7C0F"/>
    <w:rsid w:val="007B7CD6"/>
    <w:rsid w:val="007C0CEA"/>
    <w:rsid w:val="007C34E0"/>
    <w:rsid w:val="007C4831"/>
    <w:rsid w:val="007C6017"/>
    <w:rsid w:val="007C625E"/>
    <w:rsid w:val="007C7348"/>
    <w:rsid w:val="007D0166"/>
    <w:rsid w:val="007D11E0"/>
    <w:rsid w:val="007D23ED"/>
    <w:rsid w:val="007D2458"/>
    <w:rsid w:val="007D28A8"/>
    <w:rsid w:val="007D480B"/>
    <w:rsid w:val="007E071E"/>
    <w:rsid w:val="007E1824"/>
    <w:rsid w:val="007E7030"/>
    <w:rsid w:val="007F728F"/>
    <w:rsid w:val="007F7AD5"/>
    <w:rsid w:val="0080123B"/>
    <w:rsid w:val="00801E67"/>
    <w:rsid w:val="00807A86"/>
    <w:rsid w:val="00807D7E"/>
    <w:rsid w:val="008105D0"/>
    <w:rsid w:val="008112A2"/>
    <w:rsid w:val="008137F2"/>
    <w:rsid w:val="008155C3"/>
    <w:rsid w:val="00816A58"/>
    <w:rsid w:val="00816FB7"/>
    <w:rsid w:val="008212BA"/>
    <w:rsid w:val="00821E06"/>
    <w:rsid w:val="00822754"/>
    <w:rsid w:val="008238C2"/>
    <w:rsid w:val="00825058"/>
    <w:rsid w:val="00826A39"/>
    <w:rsid w:val="00827AF3"/>
    <w:rsid w:val="00831682"/>
    <w:rsid w:val="008321B4"/>
    <w:rsid w:val="008351CE"/>
    <w:rsid w:val="00835359"/>
    <w:rsid w:val="008358A0"/>
    <w:rsid w:val="008409AC"/>
    <w:rsid w:val="00842DD8"/>
    <w:rsid w:val="00844364"/>
    <w:rsid w:val="00846735"/>
    <w:rsid w:val="0085112E"/>
    <w:rsid w:val="008528F7"/>
    <w:rsid w:val="00852D2B"/>
    <w:rsid w:val="00855485"/>
    <w:rsid w:val="0085609F"/>
    <w:rsid w:val="0086420A"/>
    <w:rsid w:val="00864A9E"/>
    <w:rsid w:val="0086684D"/>
    <w:rsid w:val="008679CC"/>
    <w:rsid w:val="00870443"/>
    <w:rsid w:val="00870BE5"/>
    <w:rsid w:val="00870CEE"/>
    <w:rsid w:val="00872639"/>
    <w:rsid w:val="008737E8"/>
    <w:rsid w:val="00873CF4"/>
    <w:rsid w:val="0087412B"/>
    <w:rsid w:val="00874301"/>
    <w:rsid w:val="00874D56"/>
    <w:rsid w:val="008750E9"/>
    <w:rsid w:val="0087678A"/>
    <w:rsid w:val="00880612"/>
    <w:rsid w:val="008843A2"/>
    <w:rsid w:val="00884DEF"/>
    <w:rsid w:val="00885A93"/>
    <w:rsid w:val="00886BF2"/>
    <w:rsid w:val="0089088A"/>
    <w:rsid w:val="00890B9B"/>
    <w:rsid w:val="00892559"/>
    <w:rsid w:val="008931B4"/>
    <w:rsid w:val="008932C8"/>
    <w:rsid w:val="008A1A31"/>
    <w:rsid w:val="008A2B70"/>
    <w:rsid w:val="008A2DC7"/>
    <w:rsid w:val="008A3599"/>
    <w:rsid w:val="008A4436"/>
    <w:rsid w:val="008A62FA"/>
    <w:rsid w:val="008B0D71"/>
    <w:rsid w:val="008B0DE2"/>
    <w:rsid w:val="008B1A6B"/>
    <w:rsid w:val="008B1DF2"/>
    <w:rsid w:val="008B6E7B"/>
    <w:rsid w:val="008C2900"/>
    <w:rsid w:val="008C3C68"/>
    <w:rsid w:val="008C4743"/>
    <w:rsid w:val="008C4FF3"/>
    <w:rsid w:val="008C5238"/>
    <w:rsid w:val="008C5B59"/>
    <w:rsid w:val="008C6185"/>
    <w:rsid w:val="008C7971"/>
    <w:rsid w:val="008D129A"/>
    <w:rsid w:val="008D4294"/>
    <w:rsid w:val="008D4DC0"/>
    <w:rsid w:val="008D77F5"/>
    <w:rsid w:val="008E1161"/>
    <w:rsid w:val="008E1E16"/>
    <w:rsid w:val="008E2DC9"/>
    <w:rsid w:val="008E3C6D"/>
    <w:rsid w:val="008E3CB3"/>
    <w:rsid w:val="008E429F"/>
    <w:rsid w:val="008E72E1"/>
    <w:rsid w:val="008E75D7"/>
    <w:rsid w:val="008F55C1"/>
    <w:rsid w:val="008F5869"/>
    <w:rsid w:val="00900FB3"/>
    <w:rsid w:val="0090121F"/>
    <w:rsid w:val="00901D04"/>
    <w:rsid w:val="00903BEB"/>
    <w:rsid w:val="00905020"/>
    <w:rsid w:val="00906622"/>
    <w:rsid w:val="00910922"/>
    <w:rsid w:val="0091248B"/>
    <w:rsid w:val="00913569"/>
    <w:rsid w:val="00913B0F"/>
    <w:rsid w:val="00915078"/>
    <w:rsid w:val="00915304"/>
    <w:rsid w:val="00915328"/>
    <w:rsid w:val="00915A64"/>
    <w:rsid w:val="009163F0"/>
    <w:rsid w:val="00916797"/>
    <w:rsid w:val="00917338"/>
    <w:rsid w:val="00924B4D"/>
    <w:rsid w:val="00925C03"/>
    <w:rsid w:val="00926A19"/>
    <w:rsid w:val="0093005F"/>
    <w:rsid w:val="00931E2D"/>
    <w:rsid w:val="00932203"/>
    <w:rsid w:val="00933B37"/>
    <w:rsid w:val="009349C2"/>
    <w:rsid w:val="0093731A"/>
    <w:rsid w:val="00937474"/>
    <w:rsid w:val="0094129C"/>
    <w:rsid w:val="009450F0"/>
    <w:rsid w:val="00946C71"/>
    <w:rsid w:val="009472B6"/>
    <w:rsid w:val="00950753"/>
    <w:rsid w:val="0095536B"/>
    <w:rsid w:val="00955F70"/>
    <w:rsid w:val="0095627A"/>
    <w:rsid w:val="0095730E"/>
    <w:rsid w:val="009622F6"/>
    <w:rsid w:val="00962424"/>
    <w:rsid w:val="009629B8"/>
    <w:rsid w:val="009637E6"/>
    <w:rsid w:val="009640E5"/>
    <w:rsid w:val="00964418"/>
    <w:rsid w:val="009649EF"/>
    <w:rsid w:val="00965554"/>
    <w:rsid w:val="00966E66"/>
    <w:rsid w:val="00970629"/>
    <w:rsid w:val="009718F4"/>
    <w:rsid w:val="00972923"/>
    <w:rsid w:val="00972B89"/>
    <w:rsid w:val="00973639"/>
    <w:rsid w:val="0097369E"/>
    <w:rsid w:val="00973995"/>
    <w:rsid w:val="00973EBD"/>
    <w:rsid w:val="00974147"/>
    <w:rsid w:val="0097582E"/>
    <w:rsid w:val="00976481"/>
    <w:rsid w:val="00976C5F"/>
    <w:rsid w:val="0098020D"/>
    <w:rsid w:val="00983094"/>
    <w:rsid w:val="00983597"/>
    <w:rsid w:val="00983CA2"/>
    <w:rsid w:val="00984C9D"/>
    <w:rsid w:val="00994125"/>
    <w:rsid w:val="0099460E"/>
    <w:rsid w:val="009A0AB1"/>
    <w:rsid w:val="009A34D0"/>
    <w:rsid w:val="009A3625"/>
    <w:rsid w:val="009A3822"/>
    <w:rsid w:val="009A3DB1"/>
    <w:rsid w:val="009A6096"/>
    <w:rsid w:val="009A7C02"/>
    <w:rsid w:val="009B14B9"/>
    <w:rsid w:val="009B2A4F"/>
    <w:rsid w:val="009B2ADD"/>
    <w:rsid w:val="009B2BE5"/>
    <w:rsid w:val="009B2EB2"/>
    <w:rsid w:val="009B2EEA"/>
    <w:rsid w:val="009B42E1"/>
    <w:rsid w:val="009B49C1"/>
    <w:rsid w:val="009B4C85"/>
    <w:rsid w:val="009B59E3"/>
    <w:rsid w:val="009B6247"/>
    <w:rsid w:val="009B7B96"/>
    <w:rsid w:val="009C31C2"/>
    <w:rsid w:val="009C3DC3"/>
    <w:rsid w:val="009C6394"/>
    <w:rsid w:val="009C639C"/>
    <w:rsid w:val="009C7CFF"/>
    <w:rsid w:val="009D1AFF"/>
    <w:rsid w:val="009D3351"/>
    <w:rsid w:val="009D480E"/>
    <w:rsid w:val="009D4B2F"/>
    <w:rsid w:val="009D5643"/>
    <w:rsid w:val="009D6A29"/>
    <w:rsid w:val="009D6D6B"/>
    <w:rsid w:val="009D7017"/>
    <w:rsid w:val="009D7DA2"/>
    <w:rsid w:val="009E1E14"/>
    <w:rsid w:val="009E3D62"/>
    <w:rsid w:val="009E419A"/>
    <w:rsid w:val="009E4708"/>
    <w:rsid w:val="009E4FB8"/>
    <w:rsid w:val="009E788C"/>
    <w:rsid w:val="009F458B"/>
    <w:rsid w:val="009F5008"/>
    <w:rsid w:val="009F5680"/>
    <w:rsid w:val="009F586C"/>
    <w:rsid w:val="009F5BA4"/>
    <w:rsid w:val="009F66E7"/>
    <w:rsid w:val="009F7499"/>
    <w:rsid w:val="00A033B4"/>
    <w:rsid w:val="00A03BCE"/>
    <w:rsid w:val="00A041F8"/>
    <w:rsid w:val="00A04B84"/>
    <w:rsid w:val="00A05E45"/>
    <w:rsid w:val="00A100F0"/>
    <w:rsid w:val="00A11EB6"/>
    <w:rsid w:val="00A155A7"/>
    <w:rsid w:val="00A172E4"/>
    <w:rsid w:val="00A20779"/>
    <w:rsid w:val="00A22168"/>
    <w:rsid w:val="00A2239C"/>
    <w:rsid w:val="00A22DA5"/>
    <w:rsid w:val="00A23A04"/>
    <w:rsid w:val="00A25028"/>
    <w:rsid w:val="00A251A5"/>
    <w:rsid w:val="00A31DC1"/>
    <w:rsid w:val="00A32BF1"/>
    <w:rsid w:val="00A34350"/>
    <w:rsid w:val="00A362D9"/>
    <w:rsid w:val="00A36C92"/>
    <w:rsid w:val="00A36F2B"/>
    <w:rsid w:val="00A4169F"/>
    <w:rsid w:val="00A45730"/>
    <w:rsid w:val="00A462E4"/>
    <w:rsid w:val="00A54355"/>
    <w:rsid w:val="00A546B5"/>
    <w:rsid w:val="00A56A2C"/>
    <w:rsid w:val="00A61657"/>
    <w:rsid w:val="00A62431"/>
    <w:rsid w:val="00A6510C"/>
    <w:rsid w:val="00A67936"/>
    <w:rsid w:val="00A67CAC"/>
    <w:rsid w:val="00A7053A"/>
    <w:rsid w:val="00A721A6"/>
    <w:rsid w:val="00A72694"/>
    <w:rsid w:val="00A73D6F"/>
    <w:rsid w:val="00A7503A"/>
    <w:rsid w:val="00A7603C"/>
    <w:rsid w:val="00A76421"/>
    <w:rsid w:val="00A80E06"/>
    <w:rsid w:val="00A817DA"/>
    <w:rsid w:val="00A82FD9"/>
    <w:rsid w:val="00A8312E"/>
    <w:rsid w:val="00A8324B"/>
    <w:rsid w:val="00A856C1"/>
    <w:rsid w:val="00A86956"/>
    <w:rsid w:val="00A87157"/>
    <w:rsid w:val="00A93464"/>
    <w:rsid w:val="00A9422B"/>
    <w:rsid w:val="00A956DD"/>
    <w:rsid w:val="00AA3BEA"/>
    <w:rsid w:val="00AA5176"/>
    <w:rsid w:val="00AA606E"/>
    <w:rsid w:val="00AA6305"/>
    <w:rsid w:val="00AB05FB"/>
    <w:rsid w:val="00AB1A5D"/>
    <w:rsid w:val="00AB1B85"/>
    <w:rsid w:val="00AB1DF4"/>
    <w:rsid w:val="00AC1707"/>
    <w:rsid w:val="00AC1F62"/>
    <w:rsid w:val="00AC397E"/>
    <w:rsid w:val="00AC4C85"/>
    <w:rsid w:val="00AC4CF7"/>
    <w:rsid w:val="00AC4EAF"/>
    <w:rsid w:val="00AC5880"/>
    <w:rsid w:val="00AC620D"/>
    <w:rsid w:val="00AC67F8"/>
    <w:rsid w:val="00AD028A"/>
    <w:rsid w:val="00AD0D7D"/>
    <w:rsid w:val="00AD40AE"/>
    <w:rsid w:val="00AD4833"/>
    <w:rsid w:val="00AD5DA6"/>
    <w:rsid w:val="00AD74FC"/>
    <w:rsid w:val="00AD7D73"/>
    <w:rsid w:val="00AE4F38"/>
    <w:rsid w:val="00AE6E72"/>
    <w:rsid w:val="00AF1C58"/>
    <w:rsid w:val="00AF2157"/>
    <w:rsid w:val="00AF3F7A"/>
    <w:rsid w:val="00AF67F4"/>
    <w:rsid w:val="00AF71CA"/>
    <w:rsid w:val="00AF74C5"/>
    <w:rsid w:val="00AF7537"/>
    <w:rsid w:val="00AF7AC8"/>
    <w:rsid w:val="00B002DD"/>
    <w:rsid w:val="00B010B0"/>
    <w:rsid w:val="00B01394"/>
    <w:rsid w:val="00B028FB"/>
    <w:rsid w:val="00B04D20"/>
    <w:rsid w:val="00B05B78"/>
    <w:rsid w:val="00B06D16"/>
    <w:rsid w:val="00B135E0"/>
    <w:rsid w:val="00B143FC"/>
    <w:rsid w:val="00B15388"/>
    <w:rsid w:val="00B1561A"/>
    <w:rsid w:val="00B16F67"/>
    <w:rsid w:val="00B200F5"/>
    <w:rsid w:val="00B23B86"/>
    <w:rsid w:val="00B240F8"/>
    <w:rsid w:val="00B244B8"/>
    <w:rsid w:val="00B24C84"/>
    <w:rsid w:val="00B24D82"/>
    <w:rsid w:val="00B27A9B"/>
    <w:rsid w:val="00B27D96"/>
    <w:rsid w:val="00B31A11"/>
    <w:rsid w:val="00B36DE3"/>
    <w:rsid w:val="00B37E87"/>
    <w:rsid w:val="00B40B95"/>
    <w:rsid w:val="00B41947"/>
    <w:rsid w:val="00B42023"/>
    <w:rsid w:val="00B44784"/>
    <w:rsid w:val="00B44A9B"/>
    <w:rsid w:val="00B45987"/>
    <w:rsid w:val="00B52B28"/>
    <w:rsid w:val="00B52B84"/>
    <w:rsid w:val="00B536DE"/>
    <w:rsid w:val="00B550E8"/>
    <w:rsid w:val="00B56BB9"/>
    <w:rsid w:val="00B606FC"/>
    <w:rsid w:val="00B624E5"/>
    <w:rsid w:val="00B62664"/>
    <w:rsid w:val="00B62887"/>
    <w:rsid w:val="00B65091"/>
    <w:rsid w:val="00B6680E"/>
    <w:rsid w:val="00B7151B"/>
    <w:rsid w:val="00B7298B"/>
    <w:rsid w:val="00B73E55"/>
    <w:rsid w:val="00B7557E"/>
    <w:rsid w:val="00B769C0"/>
    <w:rsid w:val="00B80BF0"/>
    <w:rsid w:val="00B8116B"/>
    <w:rsid w:val="00B81B83"/>
    <w:rsid w:val="00B821D4"/>
    <w:rsid w:val="00B82AA8"/>
    <w:rsid w:val="00B864B4"/>
    <w:rsid w:val="00B87A9A"/>
    <w:rsid w:val="00B92E1A"/>
    <w:rsid w:val="00B93919"/>
    <w:rsid w:val="00B93B8B"/>
    <w:rsid w:val="00B94832"/>
    <w:rsid w:val="00B96E93"/>
    <w:rsid w:val="00B9745B"/>
    <w:rsid w:val="00BA0B86"/>
    <w:rsid w:val="00BA11B7"/>
    <w:rsid w:val="00BA2671"/>
    <w:rsid w:val="00BA280D"/>
    <w:rsid w:val="00BA68A6"/>
    <w:rsid w:val="00BA7A3C"/>
    <w:rsid w:val="00BB0D47"/>
    <w:rsid w:val="00BB3DEC"/>
    <w:rsid w:val="00BB48AA"/>
    <w:rsid w:val="00BB5C5D"/>
    <w:rsid w:val="00BB625D"/>
    <w:rsid w:val="00BB64C9"/>
    <w:rsid w:val="00BC0FAA"/>
    <w:rsid w:val="00BC1195"/>
    <w:rsid w:val="00BC3F3E"/>
    <w:rsid w:val="00BC5173"/>
    <w:rsid w:val="00BC54F4"/>
    <w:rsid w:val="00BD1924"/>
    <w:rsid w:val="00BD293B"/>
    <w:rsid w:val="00BD329E"/>
    <w:rsid w:val="00BD4BFE"/>
    <w:rsid w:val="00BD6541"/>
    <w:rsid w:val="00BD68E0"/>
    <w:rsid w:val="00BE1166"/>
    <w:rsid w:val="00BE250E"/>
    <w:rsid w:val="00BE362A"/>
    <w:rsid w:val="00BE5B96"/>
    <w:rsid w:val="00BE6491"/>
    <w:rsid w:val="00BE6D2B"/>
    <w:rsid w:val="00BE7864"/>
    <w:rsid w:val="00BE7D70"/>
    <w:rsid w:val="00BF032A"/>
    <w:rsid w:val="00BF0414"/>
    <w:rsid w:val="00BF1276"/>
    <w:rsid w:val="00BF3161"/>
    <w:rsid w:val="00BF35C2"/>
    <w:rsid w:val="00BF3B75"/>
    <w:rsid w:val="00BF41FF"/>
    <w:rsid w:val="00BF5167"/>
    <w:rsid w:val="00BF5D71"/>
    <w:rsid w:val="00BF7098"/>
    <w:rsid w:val="00BF71D2"/>
    <w:rsid w:val="00C0332E"/>
    <w:rsid w:val="00C0445A"/>
    <w:rsid w:val="00C05063"/>
    <w:rsid w:val="00C050BE"/>
    <w:rsid w:val="00C07EF0"/>
    <w:rsid w:val="00C10098"/>
    <w:rsid w:val="00C1092C"/>
    <w:rsid w:val="00C109B8"/>
    <w:rsid w:val="00C13D34"/>
    <w:rsid w:val="00C175B7"/>
    <w:rsid w:val="00C17D61"/>
    <w:rsid w:val="00C22BCE"/>
    <w:rsid w:val="00C22DF2"/>
    <w:rsid w:val="00C23A28"/>
    <w:rsid w:val="00C259C4"/>
    <w:rsid w:val="00C311C1"/>
    <w:rsid w:val="00C31343"/>
    <w:rsid w:val="00C318A0"/>
    <w:rsid w:val="00C3247D"/>
    <w:rsid w:val="00C32F09"/>
    <w:rsid w:val="00C34895"/>
    <w:rsid w:val="00C35441"/>
    <w:rsid w:val="00C360BD"/>
    <w:rsid w:val="00C3788F"/>
    <w:rsid w:val="00C40C88"/>
    <w:rsid w:val="00C417BB"/>
    <w:rsid w:val="00C4733D"/>
    <w:rsid w:val="00C50A52"/>
    <w:rsid w:val="00C523AA"/>
    <w:rsid w:val="00C53AE4"/>
    <w:rsid w:val="00C54CDF"/>
    <w:rsid w:val="00C5556F"/>
    <w:rsid w:val="00C56D4B"/>
    <w:rsid w:val="00C56F06"/>
    <w:rsid w:val="00C56F3F"/>
    <w:rsid w:val="00C57D9E"/>
    <w:rsid w:val="00C60C17"/>
    <w:rsid w:val="00C62C59"/>
    <w:rsid w:val="00C65874"/>
    <w:rsid w:val="00C6598F"/>
    <w:rsid w:val="00C70CDE"/>
    <w:rsid w:val="00C74370"/>
    <w:rsid w:val="00C75F3D"/>
    <w:rsid w:val="00C7656E"/>
    <w:rsid w:val="00C77F68"/>
    <w:rsid w:val="00C80CCA"/>
    <w:rsid w:val="00C8236E"/>
    <w:rsid w:val="00C82DE4"/>
    <w:rsid w:val="00C84472"/>
    <w:rsid w:val="00C85466"/>
    <w:rsid w:val="00C8724C"/>
    <w:rsid w:val="00C8797C"/>
    <w:rsid w:val="00C87AAD"/>
    <w:rsid w:val="00C900E0"/>
    <w:rsid w:val="00C914AD"/>
    <w:rsid w:val="00C92D2F"/>
    <w:rsid w:val="00C934E3"/>
    <w:rsid w:val="00C951D1"/>
    <w:rsid w:val="00C9568F"/>
    <w:rsid w:val="00C975BA"/>
    <w:rsid w:val="00CA2BD4"/>
    <w:rsid w:val="00CA3560"/>
    <w:rsid w:val="00CA41CC"/>
    <w:rsid w:val="00CA7C98"/>
    <w:rsid w:val="00CB0991"/>
    <w:rsid w:val="00CB3488"/>
    <w:rsid w:val="00CB38D5"/>
    <w:rsid w:val="00CB44B3"/>
    <w:rsid w:val="00CB64EB"/>
    <w:rsid w:val="00CC2CD4"/>
    <w:rsid w:val="00CC3AEA"/>
    <w:rsid w:val="00CC4CF6"/>
    <w:rsid w:val="00CC4FAD"/>
    <w:rsid w:val="00CC509E"/>
    <w:rsid w:val="00CC50D4"/>
    <w:rsid w:val="00CC60AE"/>
    <w:rsid w:val="00CD2042"/>
    <w:rsid w:val="00CD2674"/>
    <w:rsid w:val="00CD557E"/>
    <w:rsid w:val="00CD6376"/>
    <w:rsid w:val="00CD7888"/>
    <w:rsid w:val="00CE1208"/>
    <w:rsid w:val="00CE1D55"/>
    <w:rsid w:val="00CF0026"/>
    <w:rsid w:val="00CF252B"/>
    <w:rsid w:val="00CF3EAF"/>
    <w:rsid w:val="00CF624E"/>
    <w:rsid w:val="00CF7F3E"/>
    <w:rsid w:val="00D01E67"/>
    <w:rsid w:val="00D03466"/>
    <w:rsid w:val="00D053C5"/>
    <w:rsid w:val="00D10221"/>
    <w:rsid w:val="00D12CE8"/>
    <w:rsid w:val="00D13270"/>
    <w:rsid w:val="00D13484"/>
    <w:rsid w:val="00D150FC"/>
    <w:rsid w:val="00D16257"/>
    <w:rsid w:val="00D164A7"/>
    <w:rsid w:val="00D178A3"/>
    <w:rsid w:val="00D20B36"/>
    <w:rsid w:val="00D20CA5"/>
    <w:rsid w:val="00D21951"/>
    <w:rsid w:val="00D21CEB"/>
    <w:rsid w:val="00D23944"/>
    <w:rsid w:val="00D26517"/>
    <w:rsid w:val="00D3126C"/>
    <w:rsid w:val="00D32925"/>
    <w:rsid w:val="00D332B2"/>
    <w:rsid w:val="00D33B9E"/>
    <w:rsid w:val="00D356F0"/>
    <w:rsid w:val="00D357C4"/>
    <w:rsid w:val="00D40540"/>
    <w:rsid w:val="00D45232"/>
    <w:rsid w:val="00D4635C"/>
    <w:rsid w:val="00D47FDF"/>
    <w:rsid w:val="00D50E08"/>
    <w:rsid w:val="00D56868"/>
    <w:rsid w:val="00D570AA"/>
    <w:rsid w:val="00D6383C"/>
    <w:rsid w:val="00D63C93"/>
    <w:rsid w:val="00D66C22"/>
    <w:rsid w:val="00D70C18"/>
    <w:rsid w:val="00D74670"/>
    <w:rsid w:val="00D74907"/>
    <w:rsid w:val="00D74AF0"/>
    <w:rsid w:val="00D828BC"/>
    <w:rsid w:val="00D84979"/>
    <w:rsid w:val="00D8574C"/>
    <w:rsid w:val="00D871E7"/>
    <w:rsid w:val="00D87CD5"/>
    <w:rsid w:val="00D92317"/>
    <w:rsid w:val="00D936BB"/>
    <w:rsid w:val="00DA116B"/>
    <w:rsid w:val="00DA17C4"/>
    <w:rsid w:val="00DA2466"/>
    <w:rsid w:val="00DA5A9C"/>
    <w:rsid w:val="00DB20E4"/>
    <w:rsid w:val="00DB466C"/>
    <w:rsid w:val="00DB5F1D"/>
    <w:rsid w:val="00DB6641"/>
    <w:rsid w:val="00DB6BCC"/>
    <w:rsid w:val="00DB7545"/>
    <w:rsid w:val="00DC03AD"/>
    <w:rsid w:val="00DC0FD6"/>
    <w:rsid w:val="00DC1649"/>
    <w:rsid w:val="00DC6657"/>
    <w:rsid w:val="00DC6F5E"/>
    <w:rsid w:val="00DC7BBB"/>
    <w:rsid w:val="00DD0A19"/>
    <w:rsid w:val="00DD0D88"/>
    <w:rsid w:val="00DD69D1"/>
    <w:rsid w:val="00DD6C7D"/>
    <w:rsid w:val="00DD6D95"/>
    <w:rsid w:val="00DE00DC"/>
    <w:rsid w:val="00DE0301"/>
    <w:rsid w:val="00DE2460"/>
    <w:rsid w:val="00DE30CA"/>
    <w:rsid w:val="00DE3240"/>
    <w:rsid w:val="00DE502E"/>
    <w:rsid w:val="00DF0EF9"/>
    <w:rsid w:val="00DF1E19"/>
    <w:rsid w:val="00DF35D5"/>
    <w:rsid w:val="00DF3625"/>
    <w:rsid w:val="00DF581E"/>
    <w:rsid w:val="00DF5DBB"/>
    <w:rsid w:val="00E00447"/>
    <w:rsid w:val="00E0463C"/>
    <w:rsid w:val="00E05FA1"/>
    <w:rsid w:val="00E142AA"/>
    <w:rsid w:val="00E169F0"/>
    <w:rsid w:val="00E20B3F"/>
    <w:rsid w:val="00E20CC0"/>
    <w:rsid w:val="00E21158"/>
    <w:rsid w:val="00E22599"/>
    <w:rsid w:val="00E2416B"/>
    <w:rsid w:val="00E245D1"/>
    <w:rsid w:val="00E2556F"/>
    <w:rsid w:val="00E302B6"/>
    <w:rsid w:val="00E30CEF"/>
    <w:rsid w:val="00E31013"/>
    <w:rsid w:val="00E323A9"/>
    <w:rsid w:val="00E33BDD"/>
    <w:rsid w:val="00E3496F"/>
    <w:rsid w:val="00E34A7A"/>
    <w:rsid w:val="00E36B23"/>
    <w:rsid w:val="00E40D63"/>
    <w:rsid w:val="00E41205"/>
    <w:rsid w:val="00E419AF"/>
    <w:rsid w:val="00E4343C"/>
    <w:rsid w:val="00E43675"/>
    <w:rsid w:val="00E4369A"/>
    <w:rsid w:val="00E43ECD"/>
    <w:rsid w:val="00E45ADC"/>
    <w:rsid w:val="00E51068"/>
    <w:rsid w:val="00E52FAB"/>
    <w:rsid w:val="00E548B8"/>
    <w:rsid w:val="00E552A7"/>
    <w:rsid w:val="00E5718C"/>
    <w:rsid w:val="00E576D8"/>
    <w:rsid w:val="00E614AE"/>
    <w:rsid w:val="00E62D96"/>
    <w:rsid w:val="00E6388E"/>
    <w:rsid w:val="00E6391F"/>
    <w:rsid w:val="00E64EDD"/>
    <w:rsid w:val="00E7034D"/>
    <w:rsid w:val="00E7067C"/>
    <w:rsid w:val="00E7268E"/>
    <w:rsid w:val="00E7368D"/>
    <w:rsid w:val="00E751FB"/>
    <w:rsid w:val="00E7671E"/>
    <w:rsid w:val="00E76DF7"/>
    <w:rsid w:val="00E77AFE"/>
    <w:rsid w:val="00E77F49"/>
    <w:rsid w:val="00E81DEE"/>
    <w:rsid w:val="00E84F78"/>
    <w:rsid w:val="00E852AE"/>
    <w:rsid w:val="00E85C4F"/>
    <w:rsid w:val="00E85D68"/>
    <w:rsid w:val="00E929CF"/>
    <w:rsid w:val="00E940B1"/>
    <w:rsid w:val="00E94F60"/>
    <w:rsid w:val="00EA15D3"/>
    <w:rsid w:val="00EA2739"/>
    <w:rsid w:val="00EA34C5"/>
    <w:rsid w:val="00EA3E49"/>
    <w:rsid w:val="00EA48B5"/>
    <w:rsid w:val="00EA4963"/>
    <w:rsid w:val="00EA4A69"/>
    <w:rsid w:val="00EA4F69"/>
    <w:rsid w:val="00EA6409"/>
    <w:rsid w:val="00EA6CAA"/>
    <w:rsid w:val="00EB0789"/>
    <w:rsid w:val="00EB4B6C"/>
    <w:rsid w:val="00EB76B4"/>
    <w:rsid w:val="00EB76FE"/>
    <w:rsid w:val="00EC1A83"/>
    <w:rsid w:val="00EC2AB4"/>
    <w:rsid w:val="00EC4EE2"/>
    <w:rsid w:val="00ED0E2F"/>
    <w:rsid w:val="00ED0F23"/>
    <w:rsid w:val="00ED193F"/>
    <w:rsid w:val="00ED4B13"/>
    <w:rsid w:val="00ED4BA3"/>
    <w:rsid w:val="00ED676D"/>
    <w:rsid w:val="00ED777C"/>
    <w:rsid w:val="00EE12B4"/>
    <w:rsid w:val="00EE16FB"/>
    <w:rsid w:val="00EE322C"/>
    <w:rsid w:val="00EE4F78"/>
    <w:rsid w:val="00EE5FE2"/>
    <w:rsid w:val="00EE6E81"/>
    <w:rsid w:val="00EF0062"/>
    <w:rsid w:val="00EF1073"/>
    <w:rsid w:val="00EF18F2"/>
    <w:rsid w:val="00EF1DC1"/>
    <w:rsid w:val="00EF2445"/>
    <w:rsid w:val="00EF2A2B"/>
    <w:rsid w:val="00EF30CA"/>
    <w:rsid w:val="00EF359E"/>
    <w:rsid w:val="00EF3B30"/>
    <w:rsid w:val="00EF65E9"/>
    <w:rsid w:val="00EF73B4"/>
    <w:rsid w:val="00F01ADA"/>
    <w:rsid w:val="00F01EB2"/>
    <w:rsid w:val="00F02F9C"/>
    <w:rsid w:val="00F0389B"/>
    <w:rsid w:val="00F05AE4"/>
    <w:rsid w:val="00F05F62"/>
    <w:rsid w:val="00F05F8C"/>
    <w:rsid w:val="00F0647A"/>
    <w:rsid w:val="00F06A94"/>
    <w:rsid w:val="00F07748"/>
    <w:rsid w:val="00F07872"/>
    <w:rsid w:val="00F115FA"/>
    <w:rsid w:val="00F118A1"/>
    <w:rsid w:val="00F118CA"/>
    <w:rsid w:val="00F13C07"/>
    <w:rsid w:val="00F13CE6"/>
    <w:rsid w:val="00F13D95"/>
    <w:rsid w:val="00F141BA"/>
    <w:rsid w:val="00F2142A"/>
    <w:rsid w:val="00F22472"/>
    <w:rsid w:val="00F2310E"/>
    <w:rsid w:val="00F2371C"/>
    <w:rsid w:val="00F24926"/>
    <w:rsid w:val="00F2571B"/>
    <w:rsid w:val="00F26437"/>
    <w:rsid w:val="00F27580"/>
    <w:rsid w:val="00F30F58"/>
    <w:rsid w:val="00F3433E"/>
    <w:rsid w:val="00F362BE"/>
    <w:rsid w:val="00F363A2"/>
    <w:rsid w:val="00F3700A"/>
    <w:rsid w:val="00F4347D"/>
    <w:rsid w:val="00F440B6"/>
    <w:rsid w:val="00F5153C"/>
    <w:rsid w:val="00F51FF8"/>
    <w:rsid w:val="00F54787"/>
    <w:rsid w:val="00F54849"/>
    <w:rsid w:val="00F61ECB"/>
    <w:rsid w:val="00F626F9"/>
    <w:rsid w:val="00F630C7"/>
    <w:rsid w:val="00F63277"/>
    <w:rsid w:val="00F651C0"/>
    <w:rsid w:val="00F70D98"/>
    <w:rsid w:val="00F71730"/>
    <w:rsid w:val="00F77B3F"/>
    <w:rsid w:val="00F77D3F"/>
    <w:rsid w:val="00F816AD"/>
    <w:rsid w:val="00F81A2F"/>
    <w:rsid w:val="00F8379D"/>
    <w:rsid w:val="00F83B71"/>
    <w:rsid w:val="00F84E8E"/>
    <w:rsid w:val="00F85818"/>
    <w:rsid w:val="00F85E3C"/>
    <w:rsid w:val="00F9076C"/>
    <w:rsid w:val="00F919DD"/>
    <w:rsid w:val="00F91E4B"/>
    <w:rsid w:val="00F93241"/>
    <w:rsid w:val="00F93D4E"/>
    <w:rsid w:val="00F95C55"/>
    <w:rsid w:val="00F95D07"/>
    <w:rsid w:val="00FA0217"/>
    <w:rsid w:val="00FA08D9"/>
    <w:rsid w:val="00FA4D37"/>
    <w:rsid w:val="00FA622C"/>
    <w:rsid w:val="00FA7A90"/>
    <w:rsid w:val="00FB004A"/>
    <w:rsid w:val="00FB25A5"/>
    <w:rsid w:val="00FB3E7F"/>
    <w:rsid w:val="00FB4466"/>
    <w:rsid w:val="00FB44FF"/>
    <w:rsid w:val="00FB50C5"/>
    <w:rsid w:val="00FB54FD"/>
    <w:rsid w:val="00FB60CF"/>
    <w:rsid w:val="00FB7592"/>
    <w:rsid w:val="00FC701B"/>
    <w:rsid w:val="00FD17BC"/>
    <w:rsid w:val="00FD45C4"/>
    <w:rsid w:val="00FD6283"/>
    <w:rsid w:val="00FD6D3D"/>
    <w:rsid w:val="00FD768B"/>
    <w:rsid w:val="00FE02E0"/>
    <w:rsid w:val="00FE0877"/>
    <w:rsid w:val="00FE1B65"/>
    <w:rsid w:val="00FE2054"/>
    <w:rsid w:val="00FE3A93"/>
    <w:rsid w:val="00FE6E8A"/>
    <w:rsid w:val="00FE7019"/>
    <w:rsid w:val="00FF013C"/>
    <w:rsid w:val="00FF060A"/>
    <w:rsid w:val="00FF0E75"/>
    <w:rsid w:val="00FF21E3"/>
    <w:rsid w:val="00FF3CA9"/>
    <w:rsid w:val="00FF3DD0"/>
    <w:rsid w:val="00FF44BB"/>
    <w:rsid w:val="00FF712D"/>
    <w:rsid w:val="0155E976"/>
    <w:rsid w:val="01B09481"/>
    <w:rsid w:val="0253E11E"/>
    <w:rsid w:val="03B4B7C4"/>
    <w:rsid w:val="041495C1"/>
    <w:rsid w:val="044763C2"/>
    <w:rsid w:val="046066CD"/>
    <w:rsid w:val="04D18CEB"/>
    <w:rsid w:val="055DD6EE"/>
    <w:rsid w:val="06180966"/>
    <w:rsid w:val="062E1397"/>
    <w:rsid w:val="068A34DC"/>
    <w:rsid w:val="073E69E8"/>
    <w:rsid w:val="08A28022"/>
    <w:rsid w:val="08C4C979"/>
    <w:rsid w:val="0B06CC8F"/>
    <w:rsid w:val="0B61E312"/>
    <w:rsid w:val="0D627E27"/>
    <w:rsid w:val="0F163C5F"/>
    <w:rsid w:val="11FDD777"/>
    <w:rsid w:val="12A6C692"/>
    <w:rsid w:val="15B0B5F6"/>
    <w:rsid w:val="16687668"/>
    <w:rsid w:val="17F890D1"/>
    <w:rsid w:val="19BE0998"/>
    <w:rsid w:val="1AA82064"/>
    <w:rsid w:val="1ABAAA55"/>
    <w:rsid w:val="1AFB09D8"/>
    <w:rsid w:val="1F3059D7"/>
    <w:rsid w:val="1F734BA6"/>
    <w:rsid w:val="1F8D4883"/>
    <w:rsid w:val="1FD30E57"/>
    <w:rsid w:val="204C9A40"/>
    <w:rsid w:val="2078F567"/>
    <w:rsid w:val="21061AC7"/>
    <w:rsid w:val="224C5A52"/>
    <w:rsid w:val="2390A676"/>
    <w:rsid w:val="240CD0F5"/>
    <w:rsid w:val="242D9032"/>
    <w:rsid w:val="25991CAB"/>
    <w:rsid w:val="26EB91AE"/>
    <w:rsid w:val="26EE7FCE"/>
    <w:rsid w:val="273F4E1F"/>
    <w:rsid w:val="2777BEF4"/>
    <w:rsid w:val="28E267C0"/>
    <w:rsid w:val="2A07DC7F"/>
    <w:rsid w:val="2A3BC155"/>
    <w:rsid w:val="2A9D16CA"/>
    <w:rsid w:val="2B669395"/>
    <w:rsid w:val="2C9C4B3C"/>
    <w:rsid w:val="2D3093AD"/>
    <w:rsid w:val="2E5B2CF9"/>
    <w:rsid w:val="31CA3861"/>
    <w:rsid w:val="32B0ACD2"/>
    <w:rsid w:val="33C7DFAC"/>
    <w:rsid w:val="343A87D9"/>
    <w:rsid w:val="350E128B"/>
    <w:rsid w:val="358B077F"/>
    <w:rsid w:val="36104840"/>
    <w:rsid w:val="37C085C2"/>
    <w:rsid w:val="381A948F"/>
    <w:rsid w:val="398B7185"/>
    <w:rsid w:val="3A10010C"/>
    <w:rsid w:val="3C6ED611"/>
    <w:rsid w:val="3ED61DA2"/>
    <w:rsid w:val="3FB39185"/>
    <w:rsid w:val="3FED5469"/>
    <w:rsid w:val="419B2368"/>
    <w:rsid w:val="419DACD3"/>
    <w:rsid w:val="4239E7BA"/>
    <w:rsid w:val="42DEB7F6"/>
    <w:rsid w:val="439D97EB"/>
    <w:rsid w:val="440243FF"/>
    <w:rsid w:val="450FF209"/>
    <w:rsid w:val="45C3C072"/>
    <w:rsid w:val="465235B8"/>
    <w:rsid w:val="4927421A"/>
    <w:rsid w:val="49582079"/>
    <w:rsid w:val="4A0B39DF"/>
    <w:rsid w:val="4A4EEDD0"/>
    <w:rsid w:val="4A9DE04E"/>
    <w:rsid w:val="4ADC95EB"/>
    <w:rsid w:val="4B30372D"/>
    <w:rsid w:val="4C6FD4C2"/>
    <w:rsid w:val="4CC294C5"/>
    <w:rsid w:val="4CE11139"/>
    <w:rsid w:val="4DA28CA3"/>
    <w:rsid w:val="4E87BF7C"/>
    <w:rsid w:val="52E095AB"/>
    <w:rsid w:val="5470507A"/>
    <w:rsid w:val="54BE5FA5"/>
    <w:rsid w:val="55FA7033"/>
    <w:rsid w:val="573474F8"/>
    <w:rsid w:val="576026C7"/>
    <w:rsid w:val="5767DCC8"/>
    <w:rsid w:val="581A1ACA"/>
    <w:rsid w:val="5919A210"/>
    <w:rsid w:val="59DA0643"/>
    <w:rsid w:val="5B2EF78A"/>
    <w:rsid w:val="5B3B8667"/>
    <w:rsid w:val="5B761866"/>
    <w:rsid w:val="5C0C61D2"/>
    <w:rsid w:val="5C36E9B5"/>
    <w:rsid w:val="5D3A9D3E"/>
    <w:rsid w:val="5E6B8E81"/>
    <w:rsid w:val="600CD344"/>
    <w:rsid w:val="6148BC4B"/>
    <w:rsid w:val="63F57ED5"/>
    <w:rsid w:val="6642162D"/>
    <w:rsid w:val="667058B0"/>
    <w:rsid w:val="671E5D08"/>
    <w:rsid w:val="680DF80A"/>
    <w:rsid w:val="685EAE6E"/>
    <w:rsid w:val="6876C963"/>
    <w:rsid w:val="68B5C309"/>
    <w:rsid w:val="6C0F9C82"/>
    <w:rsid w:val="6C354C4D"/>
    <w:rsid w:val="6E14B597"/>
    <w:rsid w:val="71710E75"/>
    <w:rsid w:val="7268D2DD"/>
    <w:rsid w:val="733C342D"/>
    <w:rsid w:val="749FB69B"/>
    <w:rsid w:val="75A2E35B"/>
    <w:rsid w:val="7818EB68"/>
    <w:rsid w:val="7BD1117F"/>
    <w:rsid w:val="7D2928FC"/>
    <w:rsid w:val="7E61789E"/>
    <w:rsid w:val="7F6938AA"/>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1849"/>
  <w15:docId w15:val="{87F7292C-2B35-445F-A482-B5796363F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Georgia" w:eastAsia="Georgia" w:hAnsi="Georgia" w:cs="Georgia"/>
      <w:b/>
      <w:bCs/>
      <w:sz w:val="32"/>
      <w:szCs w:val="32"/>
    </w:rPr>
  </w:style>
  <w:style w:type="paragraph" w:styleId="Heading2">
    <w:name w:val="heading 2"/>
    <w:basedOn w:val="Normal"/>
    <w:next w:val="Normal"/>
    <w:uiPriority w:val="9"/>
    <w:semiHidden/>
    <w:unhideWhenUsed/>
    <w:qFormat/>
    <w:pPr>
      <w:keepNext/>
      <w:keepLines/>
      <w:spacing w:before="40"/>
      <w:outlineLvl w:val="1"/>
    </w:pPr>
    <w:rPr>
      <w:rFonts w:ascii="Georgia" w:eastAsia="Georgia" w:hAnsi="Georgia" w:cs="Georgia"/>
      <w:color w:val="0F4761"/>
      <w:sz w:val="32"/>
      <w:szCs w:val="32"/>
    </w:rPr>
  </w:style>
  <w:style w:type="paragraph" w:styleId="Heading3">
    <w:name w:val="heading 3"/>
    <w:basedOn w:val="Normal"/>
    <w:next w:val="Normal"/>
    <w:uiPriority w:val="9"/>
    <w:semiHidden/>
    <w:unhideWhenUsed/>
    <w:qFormat/>
    <w:pPr>
      <w:keepNext/>
      <w:jc w:val="center"/>
      <w:outlineLvl w:val="2"/>
    </w:pPr>
    <w:rPr>
      <w:rFonts w:ascii="Georgia" w:eastAsia="Georgia" w:hAnsi="Georgia" w:cs="Georgia"/>
      <w:b/>
      <w:bCs/>
      <w:sz w:val="28"/>
      <w:szCs w:val="28"/>
      <w:u w:val="single"/>
    </w:rPr>
  </w:style>
  <w:style w:type="paragraph" w:styleId="Heading4">
    <w:name w:val="heading 4"/>
    <w:basedOn w:val="Normal"/>
    <w:next w:val="Normal"/>
    <w:uiPriority w:val="9"/>
    <w:semiHidden/>
    <w:unhideWhenUsed/>
    <w:qFormat/>
    <w:pPr>
      <w:keepNext/>
      <w:keepLines/>
      <w:spacing w:before="40"/>
      <w:outlineLvl w:val="3"/>
    </w:pPr>
    <w:rPr>
      <w:i/>
      <w:iCs/>
      <w:color w:val="0F4761"/>
      <w:sz w:val="20"/>
      <w:szCs w:val="20"/>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keepNext/>
      <w:keepLines/>
      <w:spacing w:before="40"/>
      <w:outlineLvl w:val="5"/>
    </w:pPr>
    <w:rPr>
      <w:i/>
      <w:iCs/>
      <w:color w:val="595959"/>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2"/>
      <w:szCs w:val="32"/>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0">
    <w:basedOn w:val="TableNormal0"/>
    <w:rPr>
      <w:rFonts w:ascii="Calibri" w:eastAsia="Calibri" w:hAnsi="Calibri" w:cs="Calibri"/>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22DA5"/>
  </w:style>
  <w:style w:type="paragraph" w:styleId="CommentSubject">
    <w:name w:val="annotation subject"/>
    <w:basedOn w:val="CommentText"/>
    <w:next w:val="CommentText"/>
    <w:link w:val="CommentSubjectChar"/>
    <w:uiPriority w:val="99"/>
    <w:semiHidden/>
    <w:unhideWhenUsed/>
    <w:rsid w:val="00E81DEE"/>
    <w:rPr>
      <w:b/>
      <w:bCs/>
    </w:rPr>
  </w:style>
  <w:style w:type="character" w:customStyle="1" w:styleId="CommentSubjectChar">
    <w:name w:val="Comment Subject Char"/>
    <w:basedOn w:val="CommentTextChar"/>
    <w:link w:val="CommentSubject"/>
    <w:uiPriority w:val="99"/>
    <w:semiHidden/>
    <w:rsid w:val="00E81DEE"/>
    <w:rPr>
      <w:b/>
      <w:bCs/>
      <w:sz w:val="20"/>
      <w:szCs w:val="20"/>
    </w:rPr>
  </w:style>
  <w:style w:type="paragraph" w:styleId="ListParagraph">
    <w:name w:val="List Paragraph"/>
    <w:basedOn w:val="Normal"/>
    <w:uiPriority w:val="34"/>
    <w:qFormat/>
    <w:rsid w:val="002516A7"/>
    <w:pPr>
      <w:ind w:left="720"/>
      <w:contextualSpacing/>
    </w:pPr>
  </w:style>
  <w:style w:type="paragraph" w:styleId="BalloonText">
    <w:name w:val="Balloon Text"/>
    <w:basedOn w:val="Normal"/>
    <w:link w:val="BalloonTextChar"/>
    <w:uiPriority w:val="99"/>
    <w:semiHidden/>
    <w:unhideWhenUsed/>
    <w:rsid w:val="00B24D8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D82"/>
    <w:rPr>
      <w:rFonts w:ascii="Segoe UI" w:hAnsi="Segoe UI" w:cs="Segoe UI"/>
      <w:sz w:val="18"/>
      <w:szCs w:val="18"/>
    </w:rPr>
  </w:style>
  <w:style w:type="paragraph" w:styleId="Header">
    <w:name w:val="header"/>
    <w:basedOn w:val="Normal"/>
    <w:link w:val="HeaderChar"/>
    <w:uiPriority w:val="99"/>
    <w:unhideWhenUsed/>
    <w:rsid w:val="001E475D"/>
    <w:pPr>
      <w:tabs>
        <w:tab w:val="center" w:pos="4680"/>
        <w:tab w:val="right" w:pos="9360"/>
      </w:tabs>
    </w:pPr>
  </w:style>
  <w:style w:type="character" w:customStyle="1" w:styleId="HeaderChar">
    <w:name w:val="Header Char"/>
    <w:basedOn w:val="DefaultParagraphFont"/>
    <w:link w:val="Header"/>
    <w:uiPriority w:val="99"/>
    <w:rsid w:val="001E475D"/>
  </w:style>
  <w:style w:type="paragraph" w:styleId="Footer">
    <w:name w:val="footer"/>
    <w:basedOn w:val="Normal"/>
    <w:link w:val="FooterChar"/>
    <w:uiPriority w:val="99"/>
    <w:unhideWhenUsed/>
    <w:rsid w:val="001E475D"/>
    <w:pPr>
      <w:tabs>
        <w:tab w:val="center" w:pos="4680"/>
        <w:tab w:val="right" w:pos="9360"/>
      </w:tabs>
    </w:pPr>
  </w:style>
  <w:style w:type="character" w:customStyle="1" w:styleId="FooterChar">
    <w:name w:val="Footer Char"/>
    <w:basedOn w:val="DefaultParagraphFont"/>
    <w:link w:val="Footer"/>
    <w:uiPriority w:val="99"/>
    <w:rsid w:val="001E475D"/>
  </w:style>
  <w:style w:type="paragraph" w:styleId="FootnoteText">
    <w:name w:val="footnote text"/>
    <w:basedOn w:val="Normal"/>
    <w:link w:val="FootnoteTextChar"/>
    <w:uiPriority w:val="99"/>
    <w:semiHidden/>
    <w:unhideWhenUsed/>
    <w:rsid w:val="00210632"/>
    <w:rPr>
      <w:sz w:val="20"/>
      <w:szCs w:val="20"/>
    </w:rPr>
  </w:style>
  <w:style w:type="character" w:customStyle="1" w:styleId="FootnoteTextChar">
    <w:name w:val="Footnote Text Char"/>
    <w:basedOn w:val="DefaultParagraphFont"/>
    <w:link w:val="FootnoteText"/>
    <w:uiPriority w:val="99"/>
    <w:semiHidden/>
    <w:rsid w:val="00210632"/>
    <w:rPr>
      <w:sz w:val="20"/>
      <w:szCs w:val="20"/>
    </w:rPr>
  </w:style>
  <w:style w:type="character" w:styleId="FootnoteReference">
    <w:name w:val="footnote reference"/>
    <w:basedOn w:val="DefaultParagraphFont"/>
    <w:uiPriority w:val="99"/>
    <w:semiHidden/>
    <w:unhideWhenUsed/>
    <w:rsid w:val="00210632"/>
    <w:rPr>
      <w:vertAlign w:val="superscript"/>
    </w:rPr>
  </w:style>
  <w:style w:type="table" w:styleId="TableGrid">
    <w:name w:val="Table Grid"/>
    <w:basedOn w:val="TableNormal"/>
    <w:uiPriority w:val="39"/>
    <w:rsid w:val="00F77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3D6F"/>
    <w:rPr>
      <w:b/>
      <w:bCs/>
    </w:rPr>
  </w:style>
  <w:style w:type="character" w:styleId="LineNumber">
    <w:name w:val="line number"/>
    <w:basedOn w:val="DefaultParagraphFont"/>
    <w:uiPriority w:val="99"/>
    <w:semiHidden/>
    <w:unhideWhenUsed/>
    <w:rsid w:val="00042F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settings" Target="settings.xml"/><Relationship Id="rId15" Type="http://schemas.microsoft.com/office/2018/08/relationships/commentsExtensible" Target="commentsExtensible.xm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 Id="rId22" Type="http://schemas.openxmlformats.org/officeDocument/2006/relationships/footer" Target="footer4.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YFoBGnzC0N5YbhfTt7wNphVH4A==">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903681-9F49-1C43-A4BD-8FF57CAC3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29710</Words>
  <Characters>170244</Characters>
  <Application>Microsoft Office Word</Application>
  <DocSecurity>0</DocSecurity>
  <Lines>6547</Lines>
  <Paragraphs>2856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Xyrlo I. Tobias</dc:creator>
  <cp:keywords/>
  <cp:lastModifiedBy>Antonette M. Badillo</cp:lastModifiedBy>
  <cp:revision>2</cp:revision>
  <dcterms:created xsi:type="dcterms:W3CDTF">2026-10-19T03:04:00Z</dcterms:created>
  <dcterms:modified xsi:type="dcterms:W3CDTF">2026-10-19T03:04:00Z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cfceda92f7f2b21cb311475d64f7257301434a6f3768595b9432abfa839803fd</vt:lpwstr>
  </property>
  <property fmtid="{D5CDD505-2E9C-101B-9397-08002B2CF9AE}" pid="3" name="ContentTypeId">
    <vt:lpwstr>0x010100117522B14F670549B1A43DAC48FF1A64</vt:lpwstr>
  </property>
  <property fmtid="{D5CDD505-2E9C-101B-9397-08002B2CF9AE}" pid="4" name="MediaServiceImageTags">
    <vt:lpwstr>MediaServiceImageTags</vt:lpwstr>
  </property>
  <property fmtid="{D5CDD505-2E9C-101B-9397-08002B2CF9AE}" pid="5" name="MSIP_Label_35e3044a-0371-4511-8b67-63d21f1a0073_Enabled">
    <vt:lpwstr>true</vt:lpwstr>
  </property>
  <property fmtid="{D5CDD505-2E9C-101B-9397-08002B2CF9AE}" pid="6" name="MSIP_Label_35e3044a-0371-4511-8b67-63d21f1a0073_SetDate">
    <vt:lpwstr>2026-04-01T06:31:42Z</vt:lpwstr>
  </property>
  <property fmtid="{D5CDD505-2E9C-101B-9397-08002B2CF9AE}" pid="7" name="MSIP_Label_35e3044a-0371-4511-8b67-63d21f1a0073_Method">
    <vt:lpwstr>Privileged</vt:lpwstr>
  </property>
  <property fmtid="{D5CDD505-2E9C-101B-9397-08002B2CF9AE}" pid="8" name="MSIP_Label_35e3044a-0371-4511-8b67-63d21f1a0073_Name">
    <vt:lpwstr>Internal</vt:lpwstr>
  </property>
  <property fmtid="{D5CDD505-2E9C-101B-9397-08002B2CF9AE}" pid="9" name="MSIP_Label_35e3044a-0371-4511-8b67-63d21f1a0073_SiteId">
    <vt:lpwstr>34a3c75d-10fe-482b-9220-04df09540e89</vt:lpwstr>
  </property>
  <property fmtid="{D5CDD505-2E9C-101B-9397-08002B2CF9AE}" pid="10" name="MSIP_Label_35e3044a-0371-4511-8b67-63d21f1a0073_ActionId">
    <vt:lpwstr>f7807e6c-756f-4b84-91e2-1b7fda9d7b44</vt:lpwstr>
  </property>
  <property fmtid="{D5CDD505-2E9C-101B-9397-08002B2CF9AE}" pid="11" name="MSIP_Label_35e3044a-0371-4511-8b67-63d21f1a0073_ContentBits">
    <vt:lpwstr>0</vt:lpwstr>
  </property>
  <property fmtid="{D5CDD505-2E9C-101B-9397-08002B2CF9AE}" pid="12" name="MSIP_Label_35e3044a-0371-4511-8b67-63d21f1a0073_Tag">
    <vt:lpwstr>50, 0, 1, 1</vt:lpwstr>
  </property>
</Properties>
</file>